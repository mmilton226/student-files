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D70B5" w14:textId="77777777" w:rsidR="00373142" w:rsidRPr="008444CD" w:rsidRDefault="00373142" w:rsidP="00E61566">
      <w:pPr>
        <w:autoSpaceDE w:val="0"/>
        <w:autoSpaceDN w:val="0"/>
        <w:adjustRightInd w:val="0"/>
        <w:spacing w:line="360" w:lineRule="auto"/>
        <w:rPr>
          <w:rFonts w:ascii="Times New Roman" w:hAnsi="Times New Roman" w:cs="Times New Roman"/>
          <w:sz w:val="24"/>
          <w:szCs w:val="24"/>
          <w:lang w:val="en"/>
        </w:rPr>
      </w:pPr>
      <w:bookmarkStart w:id="0" w:name="_GoBack"/>
      <w:bookmarkEnd w:id="0"/>
    </w:p>
    <w:p w14:paraId="04D2410A" w14:textId="3039EC90" w:rsidR="00667846" w:rsidRPr="008444CD" w:rsidRDefault="00667846" w:rsidP="00CD16D3">
      <w:pPr>
        <w:autoSpaceDE w:val="0"/>
        <w:autoSpaceDN w:val="0"/>
        <w:adjustRightInd w:val="0"/>
        <w:spacing w:line="360" w:lineRule="auto"/>
        <w:jc w:val="center"/>
        <w:rPr>
          <w:rFonts w:ascii="Times New Roman" w:hAnsi="Times New Roman" w:cs="Times New Roman"/>
          <w:sz w:val="24"/>
          <w:szCs w:val="24"/>
          <w:lang w:val="en"/>
        </w:rPr>
      </w:pPr>
      <w:r w:rsidRPr="008444CD">
        <w:rPr>
          <w:rFonts w:ascii="Times New Roman" w:hAnsi="Times New Roman" w:cs="Times New Roman"/>
          <w:sz w:val="24"/>
          <w:szCs w:val="24"/>
          <w:lang w:val="en"/>
        </w:rPr>
        <w:t>D.MIN.</w:t>
      </w:r>
      <w:r w:rsidR="00CD16D3">
        <w:rPr>
          <w:rFonts w:ascii="Times New Roman" w:hAnsi="Times New Roman" w:cs="Times New Roman"/>
          <w:sz w:val="24"/>
          <w:szCs w:val="24"/>
          <w:lang w:val="en"/>
        </w:rPr>
        <w:t xml:space="preserve"> Project/Dissertation Prospectus</w:t>
      </w:r>
    </w:p>
    <w:p w14:paraId="1115E16C" w14:textId="77777777" w:rsidR="00667846" w:rsidRPr="008444CD" w:rsidRDefault="00667846" w:rsidP="00E61566">
      <w:pPr>
        <w:autoSpaceDE w:val="0"/>
        <w:autoSpaceDN w:val="0"/>
        <w:adjustRightInd w:val="0"/>
        <w:spacing w:line="360" w:lineRule="auto"/>
        <w:jc w:val="center"/>
        <w:rPr>
          <w:rFonts w:ascii="Times New Roman" w:hAnsi="Times New Roman" w:cs="Times New Roman"/>
          <w:sz w:val="24"/>
          <w:szCs w:val="24"/>
          <w:lang w:val="en"/>
        </w:rPr>
      </w:pPr>
    </w:p>
    <w:p w14:paraId="0F7595F9" w14:textId="77777777" w:rsidR="00667846" w:rsidRPr="008444CD" w:rsidRDefault="00667846" w:rsidP="00E61566">
      <w:pPr>
        <w:autoSpaceDE w:val="0"/>
        <w:autoSpaceDN w:val="0"/>
        <w:adjustRightInd w:val="0"/>
        <w:spacing w:line="360" w:lineRule="auto"/>
        <w:jc w:val="center"/>
        <w:rPr>
          <w:rFonts w:ascii="Times New Roman" w:hAnsi="Times New Roman" w:cs="Times New Roman"/>
          <w:sz w:val="24"/>
          <w:szCs w:val="24"/>
          <w:lang w:val="en"/>
        </w:rPr>
      </w:pPr>
    </w:p>
    <w:p w14:paraId="0449C266" w14:textId="66F06190" w:rsidR="00373142" w:rsidRPr="008444CD" w:rsidRDefault="00CE0D6A" w:rsidP="00E61566">
      <w:pPr>
        <w:autoSpaceDE w:val="0"/>
        <w:autoSpaceDN w:val="0"/>
        <w:adjustRightInd w:val="0"/>
        <w:spacing w:line="360" w:lineRule="auto"/>
        <w:jc w:val="center"/>
        <w:rPr>
          <w:rFonts w:ascii="Times New Roman" w:hAnsi="Times New Roman" w:cs="Times New Roman"/>
          <w:sz w:val="24"/>
          <w:szCs w:val="24"/>
          <w:lang w:val="en"/>
        </w:rPr>
      </w:pPr>
      <w:ins w:id="1" w:author="Michael Milton PhD" w:date="2019-09-17T06:19:00Z">
        <w:r>
          <w:rPr>
            <w:rFonts w:ascii="Times New Roman" w:hAnsi="Times New Roman" w:cs="Times New Roman"/>
            <w:noProof/>
            <w:sz w:val="24"/>
            <w:szCs w:val="24"/>
            <w:lang w:val="en"/>
          </w:rPr>
          <mc:AlternateContent>
            <mc:Choice Requires="wpi">
              <w:drawing>
                <wp:anchor distT="0" distB="0" distL="114300" distR="114300" simplePos="0" relativeHeight="251660288" behindDoc="0" locked="0" layoutInCell="1" allowOverlap="1" wp14:anchorId="2EDBC048" wp14:editId="3114F898">
                  <wp:simplePos x="0" y="0"/>
                  <wp:positionH relativeFrom="column">
                    <wp:posOffset>2083320</wp:posOffset>
                  </wp:positionH>
                  <wp:positionV relativeFrom="paragraph">
                    <wp:posOffset>63760</wp:posOffset>
                  </wp:positionV>
                  <wp:extent cx="356400" cy="186480"/>
                  <wp:effectExtent l="88900" t="139700" r="88265" b="144145"/>
                  <wp:wrapNone/>
                  <wp:docPr id="2"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356400" cy="186480"/>
                        </w14:xfrm>
                      </w14:contentPart>
                    </a:graphicData>
                  </a:graphic>
                </wp:anchor>
              </w:drawing>
            </mc:Choice>
            <mc:Fallback>
              <w:pict>
                <v:shapetype w14:anchorId="3EE198A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59.85pt;margin-top:-3.5pt;width:36.5pt;height:31.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">
                  <v:imagedata r:id="rId9" o:title=""/>
                </v:shape>
              </w:pict>
            </mc:Fallback>
          </mc:AlternateContent>
        </w:r>
      </w:ins>
    </w:p>
    <w:commentRangeStart w:id="2"/>
    <w:p w14:paraId="43F384AF" w14:textId="7E6BFCD3" w:rsidR="00E61566" w:rsidRPr="008444CD" w:rsidRDefault="002C22CB" w:rsidP="00CD16D3">
      <w:pPr>
        <w:autoSpaceDE w:val="0"/>
        <w:autoSpaceDN w:val="0"/>
        <w:adjustRightInd w:val="0"/>
        <w:spacing w:line="360" w:lineRule="auto"/>
        <w:jc w:val="center"/>
        <w:rPr>
          <w:rFonts w:ascii="Times New Roman" w:hAnsi="Times New Roman" w:cs="Times New Roman"/>
          <w:sz w:val="24"/>
          <w:szCs w:val="24"/>
          <w:lang w:val="en"/>
        </w:rPr>
      </w:pPr>
      <w:ins w:id="3" w:author="Michael Milton PhD" w:date="2019-09-17T06:19:00Z">
        <w:r>
          <w:rPr>
            <w:rFonts w:ascii="Times New Roman" w:hAnsi="Times New Roman" w:cs="Times New Roman"/>
            <w:noProof/>
            <w:sz w:val="24"/>
            <w:szCs w:val="24"/>
            <w:lang w:val="en"/>
          </w:rPr>
          <mc:AlternateContent>
            <mc:Choice Requires="wpi">
              <w:drawing>
                <wp:anchor distT="0" distB="0" distL="114300" distR="114300" simplePos="0" relativeHeight="251662336" behindDoc="0" locked="0" layoutInCell="1" allowOverlap="1" wp14:anchorId="0FCF2F94" wp14:editId="5BC20924">
                  <wp:simplePos x="0" y="0"/>
                  <wp:positionH relativeFrom="column">
                    <wp:posOffset>1031760</wp:posOffset>
                  </wp:positionH>
                  <wp:positionV relativeFrom="paragraph">
                    <wp:posOffset>300110</wp:posOffset>
                  </wp:positionV>
                  <wp:extent cx="509760" cy="42840"/>
                  <wp:effectExtent l="12700" t="38100" r="0" b="46355"/>
                  <wp:wrapNone/>
                  <wp:docPr id="4"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509760" cy="42840"/>
                        </w14:xfrm>
                      </w14:contentPart>
                    </a:graphicData>
                  </a:graphic>
                </wp:anchor>
              </w:drawing>
            </mc:Choice>
            <mc:Fallback>
              <w:pict>
                <v:shape w14:anchorId="7FE818D7" id="Ink 4" o:spid="_x0000_s1026" type="#_x0000_t75" style="position:absolute;margin-left:80.05pt;margin-top:22.45pt;width:42.6pt;height:5.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">
                  <v:imagedata r:id="rId11" o:title=""/>
                </v:shape>
              </w:pict>
            </mc:Fallback>
          </mc:AlternateContent>
        </w:r>
      </w:ins>
      <w:ins w:id="4" w:author="Michael Milton PhD" w:date="2019-09-17T06:18:00Z">
        <w:r w:rsidR="00CE0D6A">
          <w:rPr>
            <w:rFonts w:ascii="Times New Roman" w:hAnsi="Times New Roman" w:cs="Times New Roman"/>
            <w:noProof/>
            <w:sz w:val="24"/>
            <w:szCs w:val="24"/>
            <w:lang w:val="en"/>
          </w:rPr>
          <mc:AlternateContent>
            <mc:Choice Requires="wpi">
              <w:drawing>
                <wp:anchor distT="0" distB="0" distL="114300" distR="114300" simplePos="0" relativeHeight="251659264" behindDoc="0" locked="0" layoutInCell="1" allowOverlap="1" wp14:anchorId="4633EAF2" wp14:editId="4A0A4205">
                  <wp:simplePos x="0" y="0"/>
                  <wp:positionH relativeFrom="column">
                    <wp:posOffset>184320</wp:posOffset>
                  </wp:positionH>
                  <wp:positionV relativeFrom="paragraph">
                    <wp:posOffset>117230</wp:posOffset>
                  </wp:positionV>
                  <wp:extent cx="1344240" cy="55440"/>
                  <wp:effectExtent l="88900" t="139700" r="116840" b="135255"/>
                  <wp:wrapNone/>
                  <wp:docPr id="1"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1344240" cy="55440"/>
                        </w14:xfrm>
                      </w14:contentPart>
                    </a:graphicData>
                  </a:graphic>
                </wp:anchor>
              </w:drawing>
            </mc:Choice>
            <mc:Fallback>
              <w:pict>
                <v:shape w14:anchorId="5858584E" id="Ink 1" o:spid="_x0000_s1026" type="#_x0000_t75" style="position:absolute;margin-left:10.25pt;margin-top:.75pt;width:114.35pt;height:21.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">
                  <v:imagedata r:id="rId13" o:title=""/>
                </v:shape>
              </w:pict>
            </mc:Fallback>
          </mc:AlternateContent>
        </w:r>
      </w:ins>
      <w:r w:rsidR="00667846" w:rsidRPr="008444CD">
        <w:rPr>
          <w:rFonts w:ascii="Times New Roman" w:hAnsi="Times New Roman" w:cs="Times New Roman"/>
          <w:sz w:val="24"/>
          <w:szCs w:val="24"/>
          <w:lang w:val="en"/>
        </w:rPr>
        <w:t>Caring</w:t>
      </w:r>
      <w:commentRangeEnd w:id="2"/>
      <w:r w:rsidR="00A86643">
        <w:rPr>
          <w:rStyle w:val="CommentReference"/>
        </w:rPr>
        <w:commentReference w:id="2"/>
      </w:r>
      <w:r w:rsidR="00667846" w:rsidRPr="008444CD">
        <w:rPr>
          <w:rFonts w:ascii="Times New Roman" w:hAnsi="Times New Roman" w:cs="Times New Roman"/>
          <w:sz w:val="24"/>
          <w:szCs w:val="24"/>
          <w:lang w:val="en"/>
        </w:rPr>
        <w:t xml:space="preserve"> For The Killers: Mental Health and Chaplaincy Collaborating in Care for Veterans</w:t>
      </w:r>
    </w:p>
    <w:p w14:paraId="1CB37316" w14:textId="7F8512CB" w:rsidR="00373142" w:rsidRPr="008444CD" w:rsidRDefault="002C22CB" w:rsidP="00CD16D3">
      <w:pPr>
        <w:autoSpaceDE w:val="0"/>
        <w:autoSpaceDN w:val="0"/>
        <w:adjustRightInd w:val="0"/>
        <w:spacing w:line="360" w:lineRule="auto"/>
        <w:rPr>
          <w:rFonts w:ascii="Times New Roman" w:hAnsi="Times New Roman" w:cs="Times New Roman"/>
          <w:sz w:val="24"/>
          <w:szCs w:val="24"/>
          <w:lang w:val="en"/>
        </w:rPr>
      </w:pPr>
      <w:ins w:id="5" w:author="Michael Milton PhD" w:date="2019-09-17T06:19:00Z">
        <w:r>
          <w:rPr>
            <w:rFonts w:ascii="Times New Roman" w:hAnsi="Times New Roman" w:cs="Times New Roman"/>
            <w:noProof/>
            <w:sz w:val="24"/>
            <w:szCs w:val="24"/>
            <w:lang w:val="en"/>
          </w:rPr>
          <mc:AlternateContent>
            <mc:Choice Requires="wpi">
              <w:drawing>
                <wp:anchor distT="0" distB="0" distL="114300" distR="114300" simplePos="0" relativeHeight="251672576" behindDoc="0" locked="0" layoutInCell="1" allowOverlap="1" wp14:anchorId="5D808783" wp14:editId="1910F731">
                  <wp:simplePos x="0" y="0"/>
                  <wp:positionH relativeFrom="column">
                    <wp:posOffset>2743200</wp:posOffset>
                  </wp:positionH>
                  <wp:positionV relativeFrom="paragraph">
                    <wp:posOffset>95250</wp:posOffset>
                  </wp:positionV>
                  <wp:extent cx="1570990" cy="303530"/>
                  <wp:effectExtent l="50800" t="38100" r="29210" b="52070"/>
                  <wp:wrapNone/>
                  <wp:docPr id="14" name="Ink 14"/>
                  <wp:cNvGraphicFramePr/>
                  <a:graphic xmlns:a="http://schemas.openxmlformats.org/drawingml/2006/main">
                    <a:graphicData uri="http://schemas.microsoft.com/office/word/2010/wordprocessingInk">
                      <w14:contentPart bwMode="auto" r:id="rId17">
                        <w14:nvContentPartPr>
                          <w14:cNvContentPartPr/>
                        </w14:nvContentPartPr>
                        <w14:xfrm>
                          <a:off x="0" y="0"/>
                          <a:ext cx="1570990" cy="303530"/>
                        </w14:xfrm>
                      </w14:contentPart>
                    </a:graphicData>
                  </a:graphic>
                </wp:anchor>
              </w:drawing>
            </mc:Choice>
            <mc:Fallback>
              <w:pict>
                <v:shape w14:anchorId="05345C86" id="Ink 14" o:spid="_x0000_s1026" type="#_x0000_t75" style="position:absolute;margin-left:214.4pt;margin-top:5.9pt;width:126.9pt;height:27.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">
                  <v:imagedata r:id="rId18" o:title=""/>
                </v:shape>
              </w:pict>
            </mc:Fallback>
          </mc:AlternateContent>
        </w:r>
        <w:r>
          <w:rPr>
            <w:rFonts w:ascii="Times New Roman" w:hAnsi="Times New Roman" w:cs="Times New Roman"/>
            <w:noProof/>
            <w:sz w:val="24"/>
            <w:szCs w:val="24"/>
            <w:lang w:val="en"/>
          </w:rPr>
          <mc:AlternateContent>
            <mc:Choice Requires="wpi">
              <w:drawing>
                <wp:anchor distT="0" distB="0" distL="114300" distR="114300" simplePos="0" relativeHeight="251669504" behindDoc="0" locked="0" layoutInCell="1" allowOverlap="1" wp14:anchorId="54D881B3" wp14:editId="71EF4F88">
                  <wp:simplePos x="0" y="0"/>
                  <wp:positionH relativeFrom="column">
                    <wp:posOffset>829310</wp:posOffset>
                  </wp:positionH>
                  <wp:positionV relativeFrom="paragraph">
                    <wp:posOffset>170815</wp:posOffset>
                  </wp:positionV>
                  <wp:extent cx="1635875" cy="384810"/>
                  <wp:effectExtent l="50800" t="50800" r="66040" b="46990"/>
                  <wp:wrapNone/>
                  <wp:docPr id="11" name="Ink 11"/>
                  <wp:cNvGraphicFramePr/>
                  <a:graphic xmlns:a="http://schemas.openxmlformats.org/drawingml/2006/main">
                    <a:graphicData uri="http://schemas.microsoft.com/office/word/2010/wordprocessingInk">
                      <w14:contentPart bwMode="auto" r:id="rId19">
                        <w14:nvContentPartPr>
                          <w14:cNvContentPartPr/>
                        </w14:nvContentPartPr>
                        <w14:xfrm>
                          <a:off x="0" y="0"/>
                          <a:ext cx="1635875" cy="384810"/>
                        </w14:xfrm>
                      </w14:contentPart>
                    </a:graphicData>
                  </a:graphic>
                </wp:anchor>
              </w:drawing>
            </mc:Choice>
            <mc:Fallback>
              <w:pict>
                <v:shape w14:anchorId="407B485D" id="Ink 11" o:spid="_x0000_s1026" type="#_x0000_t75" style="position:absolute;margin-left:63.7pt;margin-top:11.85pt;width:132pt;height:3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">
                  <v:imagedata r:id="rId20" o:title=""/>
                </v:shape>
              </w:pict>
            </mc:Fallback>
          </mc:AlternateContent>
        </w:r>
        <w:r>
          <w:rPr>
            <w:rFonts w:ascii="Times New Roman" w:hAnsi="Times New Roman" w:cs="Times New Roman"/>
            <w:noProof/>
            <w:sz w:val="24"/>
            <w:szCs w:val="24"/>
            <w:lang w:val="en"/>
          </w:rPr>
          <mc:AlternateContent>
            <mc:Choice Requires="wpi">
              <w:drawing>
                <wp:anchor distT="0" distB="0" distL="114300" distR="114300" simplePos="0" relativeHeight="251665408" behindDoc="0" locked="0" layoutInCell="1" allowOverlap="1" wp14:anchorId="5DB2B92D" wp14:editId="759B2812">
                  <wp:simplePos x="0" y="0"/>
                  <wp:positionH relativeFrom="column">
                    <wp:posOffset>199390</wp:posOffset>
                  </wp:positionH>
                  <wp:positionV relativeFrom="paragraph">
                    <wp:posOffset>72390</wp:posOffset>
                  </wp:positionV>
                  <wp:extent cx="306870" cy="502920"/>
                  <wp:effectExtent l="50800" t="38100" r="36195" b="43180"/>
                  <wp:wrapNone/>
                  <wp:docPr id="7" name="Ink 7"/>
                  <wp:cNvGraphicFramePr/>
                  <a:graphic xmlns:a="http://schemas.openxmlformats.org/drawingml/2006/main">
                    <a:graphicData uri="http://schemas.microsoft.com/office/word/2010/wordprocessingInk">
                      <w14:contentPart bwMode="auto" r:id="rId21">
                        <w14:nvContentPartPr>
                          <w14:cNvContentPartPr/>
                        </w14:nvContentPartPr>
                        <w14:xfrm>
                          <a:off x="0" y="0"/>
                          <a:ext cx="306870" cy="502920"/>
                        </w14:xfrm>
                      </w14:contentPart>
                    </a:graphicData>
                  </a:graphic>
                </wp:anchor>
              </w:drawing>
            </mc:Choice>
            <mc:Fallback>
              <w:pict>
                <v:shape w14:anchorId="5593351C" id="Ink 7" o:spid="_x0000_s1026" type="#_x0000_t75" style="position:absolute;margin-left:14.1pt;margin-top:4.1pt;width:27.35pt;height:42.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">
                  <v:imagedata r:id="rId22" o:title=""/>
                </v:shape>
              </w:pict>
            </mc:Fallback>
          </mc:AlternateContent>
        </w:r>
        <w:r w:rsidR="00CE0D6A">
          <w:rPr>
            <w:rFonts w:ascii="Times New Roman" w:hAnsi="Times New Roman" w:cs="Times New Roman"/>
            <w:noProof/>
            <w:sz w:val="24"/>
            <w:szCs w:val="24"/>
            <w:lang w:val="en"/>
          </w:rPr>
          <mc:AlternateContent>
            <mc:Choice Requires="wpi">
              <w:drawing>
                <wp:anchor distT="0" distB="0" distL="114300" distR="114300" simplePos="0" relativeHeight="251661312" behindDoc="0" locked="0" layoutInCell="1" allowOverlap="1" wp14:anchorId="7D8ABCEB" wp14:editId="1DB2825A">
                  <wp:simplePos x="0" y="0"/>
                  <wp:positionH relativeFrom="column">
                    <wp:posOffset>1655640</wp:posOffset>
                  </wp:positionH>
                  <wp:positionV relativeFrom="paragraph">
                    <wp:posOffset>85740</wp:posOffset>
                  </wp:positionV>
                  <wp:extent cx="160560" cy="144000"/>
                  <wp:effectExtent l="88900" t="139700" r="81280" b="135890"/>
                  <wp:wrapNone/>
                  <wp:docPr id="3" name="Ink 3"/>
                  <wp:cNvGraphicFramePr/>
                  <a:graphic xmlns:a="http://schemas.openxmlformats.org/drawingml/2006/main">
                    <a:graphicData uri="http://schemas.microsoft.com/office/word/2010/wordprocessingInk">
                      <w14:contentPart bwMode="auto" r:id="rId23">
                        <w14:nvContentPartPr>
                          <w14:cNvContentPartPr/>
                        </w14:nvContentPartPr>
                        <w14:xfrm>
                          <a:off x="0" y="0"/>
                          <a:ext cx="160560" cy="144000"/>
                        </w14:xfrm>
                      </w14:contentPart>
                    </a:graphicData>
                  </a:graphic>
                </wp:anchor>
              </w:drawing>
            </mc:Choice>
            <mc:Fallback>
              <w:pict>
                <v:shape w14:anchorId="668C3497" id="Ink 3" o:spid="_x0000_s1026" type="#_x0000_t75" style="position:absolute;margin-left:126.15pt;margin-top:-1.7pt;width:21.15pt;height:28.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">
                  <v:imagedata r:id="rId24" o:title=""/>
                </v:shape>
              </w:pict>
            </mc:Fallback>
          </mc:AlternateContent>
        </w:r>
      </w:ins>
    </w:p>
    <w:p w14:paraId="2B52D707" w14:textId="135419DB" w:rsidR="00373142" w:rsidRPr="008444CD" w:rsidRDefault="00373142" w:rsidP="00E61566">
      <w:pPr>
        <w:autoSpaceDE w:val="0"/>
        <w:autoSpaceDN w:val="0"/>
        <w:adjustRightInd w:val="0"/>
        <w:spacing w:line="360" w:lineRule="auto"/>
        <w:jc w:val="center"/>
        <w:rPr>
          <w:rFonts w:ascii="Times New Roman" w:hAnsi="Times New Roman" w:cs="Times New Roman"/>
          <w:sz w:val="24"/>
          <w:szCs w:val="24"/>
          <w:lang w:val="en"/>
        </w:rPr>
      </w:pPr>
    </w:p>
    <w:p w14:paraId="240FFEB0" w14:textId="5BADFA85" w:rsidR="00373142" w:rsidRPr="008444CD" w:rsidRDefault="008B7356" w:rsidP="00E61566">
      <w:pPr>
        <w:autoSpaceDE w:val="0"/>
        <w:autoSpaceDN w:val="0"/>
        <w:adjustRightInd w:val="0"/>
        <w:spacing w:line="360" w:lineRule="auto"/>
        <w:jc w:val="center"/>
        <w:rPr>
          <w:rFonts w:ascii="Times New Roman" w:hAnsi="Times New Roman" w:cs="Times New Roman"/>
          <w:sz w:val="24"/>
          <w:szCs w:val="24"/>
          <w:lang w:val="en"/>
        </w:rPr>
      </w:pPr>
      <w:ins w:id="6" w:author="Michael Milton PhD" w:date="2019-09-17T06:20:00Z">
        <w:r>
          <w:rPr>
            <w:rFonts w:ascii="Times New Roman" w:hAnsi="Times New Roman" w:cs="Times New Roman"/>
            <w:noProof/>
            <w:sz w:val="24"/>
            <w:szCs w:val="24"/>
            <w:lang w:val="en"/>
          </w:rPr>
          <mc:AlternateContent>
            <mc:Choice Requires="wpi">
              <w:drawing>
                <wp:anchor distT="0" distB="0" distL="114300" distR="114300" simplePos="0" relativeHeight="251696128" behindDoc="0" locked="0" layoutInCell="1" allowOverlap="1" wp14:anchorId="2271042D" wp14:editId="487A9903">
                  <wp:simplePos x="0" y="0"/>
                  <wp:positionH relativeFrom="column">
                    <wp:posOffset>-316230</wp:posOffset>
                  </wp:positionH>
                  <wp:positionV relativeFrom="paragraph">
                    <wp:posOffset>-84615</wp:posOffset>
                  </wp:positionV>
                  <wp:extent cx="3193560" cy="492840"/>
                  <wp:effectExtent l="38100" t="38100" r="19685" b="40640"/>
                  <wp:wrapNone/>
                  <wp:docPr id="37" name="Ink 37"/>
                  <wp:cNvGraphicFramePr/>
                  <a:graphic xmlns:a="http://schemas.openxmlformats.org/drawingml/2006/main">
                    <a:graphicData uri="http://schemas.microsoft.com/office/word/2010/wordprocessingInk">
                      <w14:contentPart bwMode="auto" r:id="rId25">
                        <w14:nvContentPartPr>
                          <w14:cNvContentPartPr/>
                        </w14:nvContentPartPr>
                        <w14:xfrm>
                          <a:off x="0" y="0"/>
                          <a:ext cx="3193560" cy="492840"/>
                        </w14:xfrm>
                      </w14:contentPart>
                    </a:graphicData>
                  </a:graphic>
                  <wp14:sizeRelH relativeFrom="margin">
                    <wp14:pctWidth>0</wp14:pctWidth>
                  </wp14:sizeRelH>
                  <wp14:sizeRelV relativeFrom="margin">
                    <wp14:pctHeight>0</wp14:pctHeight>
                  </wp14:sizeRelV>
                </wp:anchor>
              </w:drawing>
            </mc:Choice>
            <mc:Fallback>
              <w:pict>
                <v:shape w14:anchorId="4AB815F4" id="Ink 37" o:spid="_x0000_s1026" type="#_x0000_t75" style="position:absolute;margin-left:-26.1pt;margin-top:-7.85pt;width:253.85pt;height:4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">
                  <v:imagedata r:id="rId26" o:title=""/>
                </v:shape>
              </w:pict>
            </mc:Fallback>
          </mc:AlternateContent>
        </w:r>
      </w:ins>
    </w:p>
    <w:p w14:paraId="629F2C80" w14:textId="28CF85C0" w:rsidR="00E61566" w:rsidRPr="008444CD" w:rsidRDefault="00326487" w:rsidP="00E61566">
      <w:pPr>
        <w:autoSpaceDE w:val="0"/>
        <w:autoSpaceDN w:val="0"/>
        <w:adjustRightInd w:val="0"/>
        <w:spacing w:line="360" w:lineRule="auto"/>
        <w:jc w:val="center"/>
        <w:rPr>
          <w:rFonts w:ascii="Times New Roman" w:hAnsi="Times New Roman" w:cs="Times New Roman"/>
          <w:sz w:val="24"/>
          <w:szCs w:val="24"/>
          <w:lang w:val="en"/>
        </w:rPr>
      </w:pPr>
      <w:ins w:id="7" w:author="Michael Milton PhD" w:date="2019-09-17T06:20:00Z">
        <w:r>
          <w:rPr>
            <w:rFonts w:ascii="Times New Roman" w:hAnsi="Times New Roman" w:cs="Times New Roman"/>
            <w:noProof/>
            <w:sz w:val="24"/>
            <w:szCs w:val="24"/>
            <w:lang w:val="en"/>
          </w:rPr>
          <mc:AlternateContent>
            <mc:Choice Requires="wpi">
              <w:drawing>
                <wp:anchor distT="0" distB="0" distL="114300" distR="114300" simplePos="0" relativeHeight="251723776" behindDoc="0" locked="0" layoutInCell="1" allowOverlap="1" wp14:anchorId="50D2F20D" wp14:editId="32D24747">
                  <wp:simplePos x="0" y="0"/>
                  <wp:positionH relativeFrom="column">
                    <wp:posOffset>-678815</wp:posOffset>
                  </wp:positionH>
                  <wp:positionV relativeFrom="paragraph">
                    <wp:posOffset>-628650</wp:posOffset>
                  </wp:positionV>
                  <wp:extent cx="5025600" cy="1829160"/>
                  <wp:effectExtent l="38100" t="38100" r="0" b="38100"/>
                  <wp:wrapNone/>
                  <wp:docPr id="64" name="Ink 64"/>
                  <wp:cNvGraphicFramePr/>
                  <a:graphic xmlns:a="http://schemas.openxmlformats.org/drawingml/2006/main">
                    <a:graphicData uri="http://schemas.microsoft.com/office/word/2010/wordprocessingInk">
                      <w14:contentPart bwMode="auto" r:id="rId27">
                        <w14:nvContentPartPr>
                          <w14:cNvContentPartPr/>
                        </w14:nvContentPartPr>
                        <w14:xfrm>
                          <a:off x="0" y="0"/>
                          <a:ext cx="5025600" cy="1829160"/>
                        </w14:xfrm>
                      </w14:contentPart>
                    </a:graphicData>
                  </a:graphic>
                </wp:anchor>
              </w:drawing>
            </mc:Choice>
            <mc:Fallback>
              <w:pict>
                <v:shape w14:anchorId="4ED62048" id="Ink 64" o:spid="_x0000_s1026" type="#_x0000_t75" style="position:absolute;margin-left:-54.65pt;margin-top:-50.7pt;width:398.1pt;height:146.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">
                  <v:imagedata r:id="rId28" o:title=""/>
                </v:shape>
              </w:pict>
            </mc:Fallback>
          </mc:AlternateContent>
        </w:r>
      </w:ins>
      <w:r w:rsidR="00475992">
        <w:rPr>
          <w:rFonts w:ascii="Times New Roman" w:hAnsi="Times New Roman" w:cs="Times New Roman"/>
          <w:sz w:val="24"/>
          <w:szCs w:val="24"/>
          <w:lang w:val="en"/>
        </w:rPr>
        <w:t xml:space="preserve">Submitted by </w:t>
      </w:r>
    </w:p>
    <w:p w14:paraId="0066EF75" w14:textId="71389900" w:rsidR="00CD16D3" w:rsidRDefault="00CD16D3" w:rsidP="00475992">
      <w:pPr>
        <w:pStyle w:val="BodyTextIndent"/>
        <w:spacing w:line="240" w:lineRule="auto"/>
        <w:ind w:firstLine="0"/>
        <w:jc w:val="center"/>
        <w:rPr>
          <w:bCs/>
          <w:sz w:val="24"/>
          <w:szCs w:val="24"/>
        </w:rPr>
      </w:pPr>
      <w:r w:rsidRPr="008444CD">
        <w:rPr>
          <w:sz w:val="24"/>
          <w:szCs w:val="24"/>
          <w:lang w:val="en"/>
        </w:rPr>
        <w:t xml:space="preserve">Joshua </w:t>
      </w:r>
      <w:r w:rsidR="004B0F33">
        <w:rPr>
          <w:sz w:val="24"/>
          <w:szCs w:val="24"/>
          <w:lang w:val="en"/>
        </w:rPr>
        <w:t>A. Ebhodaghe</w:t>
      </w:r>
      <w:r>
        <w:rPr>
          <w:bCs/>
          <w:sz w:val="24"/>
          <w:szCs w:val="24"/>
        </w:rPr>
        <w:t xml:space="preserve">, </w:t>
      </w:r>
      <w:r w:rsidRPr="001C5812">
        <w:rPr>
          <w:bCs/>
          <w:sz w:val="24"/>
          <w:szCs w:val="24"/>
        </w:rPr>
        <w:t>MDIV</w:t>
      </w:r>
    </w:p>
    <w:p w14:paraId="07FD1B92" w14:textId="37DEE296" w:rsidR="00CD16D3" w:rsidRDefault="00CD16D3" w:rsidP="00CD16D3">
      <w:pPr>
        <w:pStyle w:val="BodyTextIndent"/>
        <w:spacing w:line="240" w:lineRule="auto"/>
        <w:ind w:firstLine="0"/>
        <w:jc w:val="center"/>
        <w:rPr>
          <w:bCs/>
          <w:sz w:val="24"/>
          <w:szCs w:val="24"/>
        </w:rPr>
      </w:pPr>
    </w:p>
    <w:p w14:paraId="14176F22" w14:textId="063401A0" w:rsidR="00CD16D3" w:rsidRPr="001C5812" w:rsidRDefault="00326487" w:rsidP="00CD16D3">
      <w:pPr>
        <w:pStyle w:val="BodyTextIndent"/>
        <w:spacing w:line="240" w:lineRule="auto"/>
        <w:ind w:firstLine="0"/>
        <w:jc w:val="center"/>
        <w:rPr>
          <w:bCs/>
          <w:sz w:val="24"/>
          <w:szCs w:val="24"/>
        </w:rPr>
      </w:pPr>
      <w:ins w:id="8" w:author="Michael Milton PhD" w:date="2019-09-17T06:21:00Z">
        <w:r>
          <w:rPr>
            <w:bCs/>
            <w:noProof/>
            <w:sz w:val="24"/>
            <w:szCs w:val="24"/>
          </w:rPr>
          <mc:AlternateContent>
            <mc:Choice Requires="wpi">
              <w:drawing>
                <wp:anchor distT="0" distB="0" distL="114300" distR="114300" simplePos="0" relativeHeight="251730944" behindDoc="0" locked="0" layoutInCell="1" allowOverlap="1" wp14:anchorId="20F8F352" wp14:editId="31422CF7">
                  <wp:simplePos x="0" y="0"/>
                  <wp:positionH relativeFrom="column">
                    <wp:posOffset>-582930</wp:posOffset>
                  </wp:positionH>
                  <wp:positionV relativeFrom="paragraph">
                    <wp:posOffset>-612140</wp:posOffset>
                  </wp:positionV>
                  <wp:extent cx="2878455" cy="1604265"/>
                  <wp:effectExtent l="38100" t="38100" r="42545" b="34290"/>
                  <wp:wrapNone/>
                  <wp:docPr id="71" name="Ink 71"/>
                  <wp:cNvGraphicFramePr/>
                  <a:graphic xmlns:a="http://schemas.openxmlformats.org/drawingml/2006/main">
                    <a:graphicData uri="http://schemas.microsoft.com/office/word/2010/wordprocessingInk">
                      <w14:contentPart bwMode="auto" r:id="rId29">
                        <w14:nvContentPartPr>
                          <w14:cNvContentPartPr/>
                        </w14:nvContentPartPr>
                        <w14:xfrm>
                          <a:off x="0" y="0"/>
                          <a:ext cx="2878455" cy="1604265"/>
                        </w14:xfrm>
                      </w14:contentPart>
                    </a:graphicData>
                  </a:graphic>
                </wp:anchor>
              </w:drawing>
            </mc:Choice>
            <mc:Fallback>
              <w:pict>
                <v:shape w14:anchorId="1E008BE5" id="Ink 71" o:spid="_x0000_s1026" type="#_x0000_t75" style="position:absolute;margin-left:-47.1pt;margin-top:-49.4pt;width:229.05pt;height:128.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">
                  <v:imagedata r:id="rId30" o:title=""/>
                </v:shape>
              </w:pict>
            </mc:Fallback>
          </mc:AlternateContent>
        </w:r>
      </w:ins>
    </w:p>
    <w:p w14:paraId="620F2AF4" w14:textId="42C3FBAE" w:rsidR="00CD16D3" w:rsidRPr="001C5812" w:rsidRDefault="000C4DCD" w:rsidP="00CD16D3">
      <w:pPr>
        <w:pStyle w:val="BodyTextIndent"/>
        <w:spacing w:line="240" w:lineRule="auto"/>
        <w:ind w:firstLine="0"/>
        <w:jc w:val="center"/>
        <w:rPr>
          <w:bCs/>
          <w:sz w:val="24"/>
          <w:szCs w:val="24"/>
        </w:rPr>
      </w:pPr>
      <w:ins w:id="9" w:author="Michael Milton PhD" w:date="2019-09-17T06:21:00Z">
        <w:r>
          <w:rPr>
            <w:bCs/>
            <w:noProof/>
            <w:sz w:val="24"/>
            <w:szCs w:val="24"/>
          </w:rPr>
          <mc:AlternateContent>
            <mc:Choice Requires="wpi">
              <w:drawing>
                <wp:anchor distT="0" distB="0" distL="114300" distR="114300" simplePos="0" relativeHeight="251740160" behindDoc="0" locked="0" layoutInCell="1" allowOverlap="1" wp14:anchorId="5766E266" wp14:editId="56862EC1">
                  <wp:simplePos x="0" y="0"/>
                  <wp:positionH relativeFrom="column">
                    <wp:posOffset>198755</wp:posOffset>
                  </wp:positionH>
                  <wp:positionV relativeFrom="paragraph">
                    <wp:posOffset>-255905</wp:posOffset>
                  </wp:positionV>
                  <wp:extent cx="1933675" cy="618490"/>
                  <wp:effectExtent l="38100" t="38100" r="34925" b="41910"/>
                  <wp:wrapNone/>
                  <wp:docPr id="80" name="Ink 80"/>
                  <wp:cNvGraphicFramePr/>
                  <a:graphic xmlns:a="http://schemas.openxmlformats.org/drawingml/2006/main">
                    <a:graphicData uri="http://schemas.microsoft.com/office/word/2010/wordprocessingInk">
                      <w14:contentPart bwMode="auto" r:id="rId31">
                        <w14:nvContentPartPr>
                          <w14:cNvContentPartPr/>
                        </w14:nvContentPartPr>
                        <w14:xfrm>
                          <a:off x="0" y="0"/>
                          <a:ext cx="1933675" cy="618490"/>
                        </w14:xfrm>
                      </w14:contentPart>
                    </a:graphicData>
                  </a:graphic>
                </wp:anchor>
              </w:drawing>
            </mc:Choice>
            <mc:Fallback>
              <w:pict>
                <v:shape w14:anchorId="43C34612" id="Ink 80" o:spid="_x0000_s1026" type="#_x0000_t75" style="position:absolute;margin-left:14.45pt;margin-top:-21.35pt;width:154.65pt;height:51.1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">
                  <v:imagedata r:id="rId32" o:title=""/>
                </v:shape>
              </w:pict>
            </mc:Fallback>
          </mc:AlternateContent>
        </w:r>
      </w:ins>
    </w:p>
    <w:p w14:paraId="7AEFCBC2" w14:textId="77777777" w:rsidR="00CD16D3" w:rsidRDefault="00CD16D3" w:rsidP="00CD16D3">
      <w:pPr>
        <w:pStyle w:val="BodyTextIndent"/>
        <w:spacing w:line="240" w:lineRule="auto"/>
        <w:ind w:firstLine="0"/>
        <w:jc w:val="center"/>
        <w:rPr>
          <w:bCs/>
          <w:sz w:val="24"/>
          <w:szCs w:val="24"/>
        </w:rPr>
      </w:pPr>
    </w:p>
    <w:p w14:paraId="5C68D666" w14:textId="3C4AE128" w:rsidR="00CD16D3" w:rsidRDefault="00CD16D3" w:rsidP="00CD16D3">
      <w:pPr>
        <w:pStyle w:val="BodyTextIndent"/>
        <w:spacing w:line="240" w:lineRule="auto"/>
        <w:ind w:firstLine="0"/>
        <w:jc w:val="center"/>
        <w:rPr>
          <w:bCs/>
          <w:sz w:val="24"/>
          <w:szCs w:val="24"/>
        </w:rPr>
      </w:pPr>
    </w:p>
    <w:p w14:paraId="3CF5E9E3" w14:textId="77777777" w:rsidR="00CD16D3" w:rsidRDefault="00CD16D3" w:rsidP="00CD16D3">
      <w:pPr>
        <w:pStyle w:val="BodyTextIndent"/>
        <w:spacing w:line="240" w:lineRule="auto"/>
        <w:ind w:firstLine="0"/>
        <w:jc w:val="center"/>
        <w:rPr>
          <w:bCs/>
          <w:sz w:val="24"/>
          <w:szCs w:val="24"/>
        </w:rPr>
      </w:pPr>
    </w:p>
    <w:p w14:paraId="411A7358" w14:textId="77777777" w:rsidR="00CD16D3" w:rsidRPr="001C5812" w:rsidRDefault="00CD16D3" w:rsidP="00CD16D3">
      <w:pPr>
        <w:pStyle w:val="BodyTextIndent"/>
        <w:spacing w:line="240" w:lineRule="auto"/>
        <w:ind w:firstLine="0"/>
        <w:jc w:val="center"/>
        <w:rPr>
          <w:bCs/>
          <w:sz w:val="24"/>
          <w:szCs w:val="24"/>
        </w:rPr>
      </w:pPr>
    </w:p>
    <w:p w14:paraId="2EC7D48E" w14:textId="77777777" w:rsidR="00CD16D3" w:rsidRDefault="00CD16D3" w:rsidP="00475992">
      <w:pPr>
        <w:pStyle w:val="BodyTextIndent"/>
        <w:spacing w:line="240" w:lineRule="auto"/>
        <w:ind w:firstLine="0"/>
        <w:jc w:val="center"/>
        <w:rPr>
          <w:bCs/>
          <w:sz w:val="24"/>
          <w:szCs w:val="24"/>
        </w:rPr>
      </w:pPr>
      <w:r w:rsidRPr="001C5812">
        <w:rPr>
          <w:bCs/>
          <w:sz w:val="24"/>
          <w:szCs w:val="24"/>
        </w:rPr>
        <w:t xml:space="preserve">Doctor of Ministry </w:t>
      </w:r>
      <w:r>
        <w:rPr>
          <w:bCs/>
          <w:sz w:val="24"/>
          <w:szCs w:val="24"/>
        </w:rPr>
        <w:t xml:space="preserve">Research </w:t>
      </w:r>
      <w:r w:rsidRPr="001C5812">
        <w:rPr>
          <w:bCs/>
          <w:sz w:val="24"/>
          <w:szCs w:val="24"/>
        </w:rPr>
        <w:t>Project</w:t>
      </w:r>
    </w:p>
    <w:p w14:paraId="02546CC2" w14:textId="694A57AF" w:rsidR="00475992" w:rsidRPr="00475992" w:rsidRDefault="00475992" w:rsidP="00475992">
      <w:pPr>
        <w:autoSpaceDE w:val="0"/>
        <w:autoSpaceDN w:val="0"/>
        <w:adjustRightInd w:val="0"/>
        <w:spacing w:after="0" w:line="240" w:lineRule="auto"/>
        <w:jc w:val="center"/>
        <w:rPr>
          <w:rFonts w:ascii="Times New Roman" w:hAnsi="Times New Roman" w:cs="Times New Roman"/>
          <w:sz w:val="24"/>
          <w:szCs w:val="24"/>
          <w:lang w:val="en"/>
        </w:rPr>
      </w:pPr>
      <w:r>
        <w:rPr>
          <w:rFonts w:ascii="Times New Roman" w:hAnsi="Times New Roman" w:cs="Times New Roman"/>
          <w:sz w:val="24"/>
          <w:szCs w:val="24"/>
          <w:lang w:val="en"/>
        </w:rPr>
        <w:t>DR 090 Candidacy</w:t>
      </w:r>
    </w:p>
    <w:p w14:paraId="751200EE" w14:textId="6F602556" w:rsidR="00CD16D3" w:rsidRPr="001C5812" w:rsidRDefault="00CD16D3" w:rsidP="00475992">
      <w:pPr>
        <w:pStyle w:val="BodyTextIndent"/>
        <w:spacing w:line="240" w:lineRule="auto"/>
        <w:ind w:firstLine="0"/>
        <w:jc w:val="center"/>
        <w:rPr>
          <w:bCs/>
          <w:sz w:val="24"/>
          <w:szCs w:val="24"/>
        </w:rPr>
      </w:pPr>
      <w:r w:rsidRPr="001C5812">
        <w:rPr>
          <w:bCs/>
          <w:sz w:val="24"/>
          <w:szCs w:val="24"/>
        </w:rPr>
        <w:t xml:space="preserve">Submitted to the Faculty of </w:t>
      </w:r>
      <w:r w:rsidR="00475992">
        <w:rPr>
          <w:bCs/>
          <w:sz w:val="24"/>
          <w:szCs w:val="24"/>
        </w:rPr>
        <w:t>Erskine Theological Seminary</w:t>
      </w:r>
      <w:r w:rsidRPr="001C5812">
        <w:rPr>
          <w:bCs/>
          <w:sz w:val="24"/>
          <w:szCs w:val="24"/>
        </w:rPr>
        <w:t xml:space="preserve"> </w:t>
      </w:r>
    </w:p>
    <w:p w14:paraId="4EBAB1C8" w14:textId="77777777" w:rsidR="00CD16D3" w:rsidRPr="001C5812" w:rsidRDefault="00CD16D3" w:rsidP="00475992">
      <w:pPr>
        <w:pStyle w:val="BodyTextIndent"/>
        <w:spacing w:line="240" w:lineRule="auto"/>
        <w:ind w:firstLine="0"/>
        <w:jc w:val="center"/>
        <w:rPr>
          <w:bCs/>
          <w:sz w:val="24"/>
          <w:szCs w:val="24"/>
        </w:rPr>
      </w:pPr>
      <w:r w:rsidRPr="001C5812">
        <w:rPr>
          <w:bCs/>
          <w:sz w:val="24"/>
          <w:szCs w:val="24"/>
        </w:rPr>
        <w:t xml:space="preserve">In partial fulfillment of the requirements </w:t>
      </w:r>
      <w:r w:rsidRPr="00775F10">
        <w:rPr>
          <w:bCs/>
          <w:noProof/>
          <w:sz w:val="24"/>
          <w:szCs w:val="24"/>
        </w:rPr>
        <w:t>of</w:t>
      </w:r>
      <w:r w:rsidRPr="001C5812">
        <w:rPr>
          <w:bCs/>
          <w:sz w:val="24"/>
          <w:szCs w:val="24"/>
        </w:rPr>
        <w:t xml:space="preserve"> the degree of</w:t>
      </w:r>
    </w:p>
    <w:p w14:paraId="6B43214B" w14:textId="77777777" w:rsidR="00CD16D3" w:rsidRPr="001C5812" w:rsidRDefault="00CD16D3" w:rsidP="00475992">
      <w:pPr>
        <w:pStyle w:val="BodyTextIndent"/>
        <w:spacing w:line="240" w:lineRule="auto"/>
        <w:ind w:firstLine="0"/>
        <w:jc w:val="center"/>
        <w:rPr>
          <w:bCs/>
          <w:sz w:val="24"/>
          <w:szCs w:val="24"/>
        </w:rPr>
      </w:pPr>
      <w:r w:rsidRPr="001C5812">
        <w:rPr>
          <w:bCs/>
          <w:sz w:val="24"/>
          <w:szCs w:val="24"/>
        </w:rPr>
        <w:t>Doctor of Ministry</w:t>
      </w:r>
    </w:p>
    <w:p w14:paraId="6D23F81D" w14:textId="50D7ECC3" w:rsidR="001D7DE7" w:rsidRDefault="00475992" w:rsidP="00475992">
      <w:pPr>
        <w:pStyle w:val="BodyTextIndent"/>
        <w:spacing w:line="240" w:lineRule="auto"/>
        <w:ind w:firstLine="0"/>
        <w:jc w:val="center"/>
        <w:rPr>
          <w:bCs/>
          <w:sz w:val="24"/>
          <w:szCs w:val="24"/>
        </w:rPr>
      </w:pPr>
      <w:r>
        <w:rPr>
          <w:bCs/>
          <w:sz w:val="24"/>
          <w:szCs w:val="24"/>
        </w:rPr>
        <w:t>Fall 2019</w:t>
      </w:r>
    </w:p>
    <w:p w14:paraId="1C944970" w14:textId="77777777" w:rsidR="001D7DE7" w:rsidRPr="001D7DE7" w:rsidRDefault="001D7DE7" w:rsidP="001D7DE7"/>
    <w:p w14:paraId="3B6021EF" w14:textId="77777777" w:rsidR="001D7DE7" w:rsidRPr="001D7DE7" w:rsidRDefault="001D7DE7" w:rsidP="001D7DE7"/>
    <w:p w14:paraId="06A2DF2B" w14:textId="72029394" w:rsidR="001D7DE7" w:rsidRDefault="001D7DE7" w:rsidP="001D7DE7"/>
    <w:p w14:paraId="67E49916" w14:textId="3D2A0D31" w:rsidR="001D7DE7" w:rsidRDefault="001D7DE7">
      <w:r>
        <w:br w:type="page"/>
      </w:r>
    </w:p>
    <w:p w14:paraId="1148E2C7" w14:textId="77777777" w:rsidR="001D7DE7" w:rsidRDefault="001D7DE7" w:rsidP="001D7DE7">
      <w:pPr>
        <w:jc w:val="center"/>
      </w:pPr>
    </w:p>
    <w:p w14:paraId="58771B52" w14:textId="6C5FF360" w:rsidR="001D7DE7" w:rsidRDefault="001D7DE7" w:rsidP="001D7DE7"/>
    <w:p w14:paraId="3A803FCF" w14:textId="53A4F51D" w:rsidR="00CD16D3" w:rsidRPr="001D7DE7" w:rsidRDefault="001D7DE7" w:rsidP="001D7DE7">
      <w:pPr>
        <w:sectPr w:rsidR="00CD16D3" w:rsidRPr="001D7DE7" w:rsidSect="00430FF8">
          <w:headerReference w:type="default" r:id="rId33"/>
          <w:footerReference w:type="even" r:id="rId34"/>
          <w:footerReference w:type="default" r:id="rId35"/>
          <w:footerReference w:type="first" r:id="rId36"/>
          <w:endnotePr>
            <w:numFmt w:val="decimal"/>
          </w:endnotePr>
          <w:pgSz w:w="12240" w:h="15840"/>
          <w:pgMar w:top="1440" w:right="1440" w:bottom="1440" w:left="1800" w:header="720" w:footer="720" w:gutter="0"/>
          <w:pgNumType w:fmt="lowerRoman" w:start="1"/>
          <w:cols w:space="720"/>
          <w:titlePg/>
          <w:docGrid w:linePitch="360"/>
        </w:sectPr>
      </w:pPr>
      <w:r>
        <w:br w:type="page"/>
      </w:r>
    </w:p>
    <w:p w14:paraId="7DE4E9CE" w14:textId="72E6A166" w:rsidR="00121874" w:rsidRPr="008444CD" w:rsidRDefault="00F23B45" w:rsidP="00EA5DBC">
      <w:pPr>
        <w:spacing w:line="360" w:lineRule="auto"/>
        <w:jc w:val="center"/>
        <w:rPr>
          <w:rFonts w:ascii="Times New Roman" w:hAnsi="Times New Roman" w:cs="Times New Roman"/>
          <w:b/>
          <w:bCs/>
          <w:sz w:val="24"/>
          <w:szCs w:val="24"/>
        </w:rPr>
      </w:pPr>
      <w:r w:rsidRPr="008444CD">
        <w:rPr>
          <w:rFonts w:ascii="Times New Roman" w:hAnsi="Times New Roman" w:cs="Times New Roman"/>
          <w:b/>
          <w:bCs/>
          <w:sz w:val="24"/>
          <w:szCs w:val="24"/>
        </w:rPr>
        <w:lastRenderedPageBreak/>
        <w:t>A Concise Statement of the Problem/Issue/Need/Research Questio</w:t>
      </w:r>
      <w:r w:rsidR="00912277" w:rsidRPr="008444CD">
        <w:rPr>
          <w:rFonts w:ascii="Times New Roman" w:hAnsi="Times New Roman" w:cs="Times New Roman"/>
          <w:b/>
          <w:bCs/>
          <w:sz w:val="24"/>
          <w:szCs w:val="24"/>
        </w:rPr>
        <w:t>n</w:t>
      </w:r>
    </w:p>
    <w:p w14:paraId="034C9803" w14:textId="6AEC14C0" w:rsidR="00121874" w:rsidRPr="00121874" w:rsidRDefault="00121874" w:rsidP="00C77BFE">
      <w:pPr>
        <w:spacing w:line="480" w:lineRule="auto"/>
        <w:jc w:val="both"/>
        <w:rPr>
          <w:rFonts w:ascii="Times New Roman" w:hAnsi="Times New Roman" w:cs="Times New Roman"/>
          <w:b/>
          <w:bCs/>
          <w:sz w:val="24"/>
          <w:szCs w:val="24"/>
        </w:rPr>
      </w:pPr>
      <w:r w:rsidRPr="00121874">
        <w:rPr>
          <w:rFonts w:ascii="Times New Roman" w:hAnsi="Times New Roman" w:cs="Times New Roman"/>
          <w:b/>
          <w:bCs/>
          <w:sz w:val="24"/>
          <w:szCs w:val="24"/>
        </w:rPr>
        <w:t>Concept-based Dissertation</w:t>
      </w:r>
      <w:r w:rsidR="00667846" w:rsidRPr="00121874">
        <w:rPr>
          <w:rFonts w:ascii="Times New Roman" w:hAnsi="Times New Roman" w:cs="Times New Roman"/>
          <w:b/>
          <w:bCs/>
          <w:sz w:val="24"/>
          <w:szCs w:val="24"/>
        </w:rPr>
        <w:tab/>
      </w:r>
    </w:p>
    <w:p w14:paraId="51EA7EF1" w14:textId="77777777" w:rsidR="00121874" w:rsidRDefault="00373142" w:rsidP="00121874">
      <w:pPr>
        <w:spacing w:line="480" w:lineRule="auto"/>
        <w:ind w:firstLine="720"/>
        <w:jc w:val="both"/>
        <w:rPr>
          <w:rFonts w:ascii="Times New Roman" w:hAnsi="Times New Roman" w:cs="Times New Roman"/>
          <w:bCs/>
          <w:sz w:val="24"/>
          <w:szCs w:val="24"/>
        </w:rPr>
      </w:pPr>
      <w:r w:rsidRPr="008444CD">
        <w:rPr>
          <w:rFonts w:ascii="Times New Roman" w:hAnsi="Times New Roman" w:cs="Times New Roman"/>
          <w:bCs/>
          <w:sz w:val="24"/>
          <w:szCs w:val="24"/>
        </w:rPr>
        <w:t>In this concept-based dissertation</w:t>
      </w:r>
      <w:r w:rsidR="00D02AF1" w:rsidRPr="008444CD">
        <w:rPr>
          <w:rFonts w:ascii="Times New Roman" w:hAnsi="Times New Roman" w:cs="Times New Roman"/>
          <w:bCs/>
          <w:sz w:val="24"/>
          <w:szCs w:val="24"/>
        </w:rPr>
        <w:t>,</w:t>
      </w:r>
      <w:r w:rsidRPr="008444CD">
        <w:rPr>
          <w:rFonts w:ascii="Times New Roman" w:hAnsi="Times New Roman" w:cs="Times New Roman"/>
          <w:bCs/>
          <w:sz w:val="24"/>
          <w:szCs w:val="24"/>
        </w:rPr>
        <w:t xml:space="preserve"> the research question that will guide this study is, how </w:t>
      </w:r>
      <w:r w:rsidR="008444CD" w:rsidRPr="008444CD">
        <w:rPr>
          <w:rFonts w:ascii="Times New Roman" w:hAnsi="Times New Roman" w:cs="Times New Roman"/>
          <w:bCs/>
          <w:sz w:val="24"/>
          <w:szCs w:val="24"/>
        </w:rPr>
        <w:t>chaplains can</w:t>
      </w:r>
      <w:r w:rsidR="00121874">
        <w:rPr>
          <w:rFonts w:ascii="Times New Roman" w:hAnsi="Times New Roman" w:cs="Times New Roman"/>
          <w:bCs/>
          <w:sz w:val="24"/>
          <w:szCs w:val="24"/>
        </w:rPr>
        <w:t xml:space="preserve"> become advocates for military v</w:t>
      </w:r>
      <w:r w:rsidRPr="008444CD">
        <w:rPr>
          <w:rFonts w:ascii="Times New Roman" w:hAnsi="Times New Roman" w:cs="Times New Roman"/>
          <w:bCs/>
          <w:sz w:val="24"/>
          <w:szCs w:val="24"/>
        </w:rPr>
        <w:t xml:space="preserve">eterans experiencing mental illness.   This area of pastoral care needs to be studied because </w:t>
      </w:r>
      <w:r w:rsidR="00121874">
        <w:rPr>
          <w:rFonts w:ascii="Times New Roman" w:hAnsi="Times New Roman" w:cs="Times New Roman"/>
          <w:bCs/>
          <w:sz w:val="24"/>
          <w:szCs w:val="24"/>
        </w:rPr>
        <w:t>v</w:t>
      </w:r>
      <w:r w:rsidR="00667846" w:rsidRPr="008444CD">
        <w:rPr>
          <w:rFonts w:ascii="Times New Roman" w:hAnsi="Times New Roman" w:cs="Times New Roman"/>
          <w:bCs/>
          <w:sz w:val="24"/>
          <w:szCs w:val="24"/>
        </w:rPr>
        <w:t>eterans and those serving in the armed forces are experiencing mental i</w:t>
      </w:r>
      <w:r w:rsidRPr="008444CD">
        <w:rPr>
          <w:rFonts w:ascii="Times New Roman" w:hAnsi="Times New Roman" w:cs="Times New Roman"/>
          <w:bCs/>
          <w:sz w:val="24"/>
          <w:szCs w:val="24"/>
        </w:rPr>
        <w:t xml:space="preserve">llness in great numbers.  </w:t>
      </w:r>
      <w:commentRangeStart w:id="10"/>
      <w:commentRangeStart w:id="11"/>
      <w:r w:rsidRPr="008444CD">
        <w:rPr>
          <w:rFonts w:ascii="Times New Roman" w:hAnsi="Times New Roman" w:cs="Times New Roman"/>
          <w:bCs/>
          <w:sz w:val="24"/>
          <w:szCs w:val="24"/>
        </w:rPr>
        <w:t>Moral</w:t>
      </w:r>
      <w:r w:rsidR="00667846" w:rsidRPr="008444CD">
        <w:rPr>
          <w:rFonts w:ascii="Times New Roman" w:hAnsi="Times New Roman" w:cs="Times New Roman"/>
          <w:bCs/>
          <w:sz w:val="24"/>
          <w:szCs w:val="24"/>
        </w:rPr>
        <w:t xml:space="preserve"> injury i</w:t>
      </w:r>
      <w:commentRangeEnd w:id="10"/>
      <w:commentRangeEnd w:id="11"/>
      <w:r w:rsidR="00FE7169">
        <w:rPr>
          <w:rStyle w:val="CommentReference"/>
        </w:rPr>
        <w:commentReference w:id="10"/>
      </w:r>
      <w:r w:rsidR="00866F48">
        <w:rPr>
          <w:rStyle w:val="CommentReference"/>
        </w:rPr>
        <w:commentReference w:id="11"/>
      </w:r>
      <w:r w:rsidR="00667846" w:rsidRPr="008444CD">
        <w:rPr>
          <w:rFonts w:ascii="Times New Roman" w:hAnsi="Times New Roman" w:cs="Times New Roman"/>
          <w:bCs/>
          <w:sz w:val="24"/>
          <w:szCs w:val="24"/>
        </w:rPr>
        <w:t xml:space="preserve">s an issue that plagues the mental health of </w:t>
      </w:r>
      <w:r w:rsidR="00B54C7D">
        <w:rPr>
          <w:rFonts w:ascii="Times New Roman" w:hAnsi="Times New Roman" w:cs="Times New Roman"/>
          <w:bCs/>
          <w:sz w:val="24"/>
          <w:szCs w:val="24"/>
        </w:rPr>
        <w:t>v</w:t>
      </w:r>
      <w:r w:rsidR="00667846" w:rsidRPr="008444CD">
        <w:rPr>
          <w:rFonts w:ascii="Times New Roman" w:hAnsi="Times New Roman" w:cs="Times New Roman"/>
          <w:bCs/>
          <w:sz w:val="24"/>
          <w:szCs w:val="24"/>
        </w:rPr>
        <w:t>eterans</w:t>
      </w:r>
      <w:r w:rsidR="00D02AF1" w:rsidRPr="008444CD">
        <w:rPr>
          <w:rFonts w:ascii="Times New Roman" w:hAnsi="Times New Roman" w:cs="Times New Roman"/>
          <w:bCs/>
          <w:sz w:val="24"/>
          <w:szCs w:val="24"/>
        </w:rPr>
        <w:t>,</w:t>
      </w:r>
      <w:r w:rsidR="00667846" w:rsidRPr="008444CD">
        <w:rPr>
          <w:rFonts w:ascii="Times New Roman" w:hAnsi="Times New Roman" w:cs="Times New Roman"/>
          <w:bCs/>
          <w:sz w:val="24"/>
          <w:szCs w:val="24"/>
        </w:rPr>
        <w:t xml:space="preserve"> locking them in a world of emotional instability. This researcher has confronted this topic due to experience as a chaplain and serving in the armed forces as an officer. </w:t>
      </w:r>
    </w:p>
    <w:p w14:paraId="357B5DD0" w14:textId="35365A08" w:rsidR="00373142" w:rsidRPr="00121874" w:rsidRDefault="00121874" w:rsidP="00121874">
      <w:pPr>
        <w:spacing w:line="480" w:lineRule="auto"/>
        <w:jc w:val="both"/>
        <w:rPr>
          <w:rFonts w:ascii="Times New Roman" w:hAnsi="Times New Roman" w:cs="Times New Roman"/>
          <w:b/>
          <w:bCs/>
          <w:sz w:val="24"/>
          <w:szCs w:val="24"/>
        </w:rPr>
      </w:pPr>
      <w:r w:rsidRPr="00121874">
        <w:rPr>
          <w:rFonts w:ascii="Times New Roman" w:hAnsi="Times New Roman" w:cs="Times New Roman"/>
          <w:b/>
          <w:bCs/>
          <w:sz w:val="24"/>
          <w:szCs w:val="24"/>
        </w:rPr>
        <w:t>Goal for Study</w:t>
      </w:r>
      <w:r w:rsidR="00667846" w:rsidRPr="00121874">
        <w:rPr>
          <w:rFonts w:ascii="Times New Roman" w:hAnsi="Times New Roman" w:cs="Times New Roman"/>
          <w:b/>
          <w:bCs/>
          <w:sz w:val="24"/>
          <w:szCs w:val="24"/>
        </w:rPr>
        <w:t xml:space="preserve"> </w:t>
      </w:r>
    </w:p>
    <w:p w14:paraId="78DDBCD4" w14:textId="5DCDF69F" w:rsidR="00667846" w:rsidRPr="008444CD" w:rsidRDefault="00667846" w:rsidP="00373142">
      <w:pPr>
        <w:spacing w:line="480" w:lineRule="auto"/>
        <w:ind w:firstLine="720"/>
        <w:jc w:val="both"/>
        <w:rPr>
          <w:rFonts w:ascii="Times New Roman" w:hAnsi="Times New Roman" w:cs="Times New Roman"/>
          <w:sz w:val="24"/>
          <w:szCs w:val="24"/>
        </w:rPr>
      </w:pPr>
      <w:r w:rsidRPr="008444CD">
        <w:rPr>
          <w:rFonts w:ascii="Times New Roman" w:hAnsi="Times New Roman" w:cs="Times New Roman"/>
          <w:bCs/>
          <w:sz w:val="24"/>
          <w:szCs w:val="24"/>
        </w:rPr>
        <w:t>The goal for this s</w:t>
      </w:r>
      <w:r w:rsidR="00B54C7D">
        <w:rPr>
          <w:rFonts w:ascii="Times New Roman" w:hAnsi="Times New Roman" w:cs="Times New Roman"/>
          <w:bCs/>
          <w:sz w:val="24"/>
          <w:szCs w:val="24"/>
        </w:rPr>
        <w:t>tudy is to find a way to bring v</w:t>
      </w:r>
      <w:r w:rsidRPr="008444CD">
        <w:rPr>
          <w:rFonts w:ascii="Times New Roman" w:hAnsi="Times New Roman" w:cs="Times New Roman"/>
          <w:bCs/>
          <w:sz w:val="24"/>
          <w:szCs w:val="24"/>
        </w:rPr>
        <w:t xml:space="preserve">eterans out of the </w:t>
      </w:r>
      <w:r w:rsidR="000573AA">
        <w:rPr>
          <w:rFonts w:ascii="Times New Roman" w:hAnsi="Times New Roman" w:cs="Times New Roman"/>
          <w:bCs/>
          <w:sz w:val="24"/>
          <w:szCs w:val="24"/>
        </w:rPr>
        <w:t>Post Traumatic Stress Disorder</w:t>
      </w:r>
      <w:r w:rsidRPr="008444CD">
        <w:rPr>
          <w:rFonts w:ascii="Times New Roman" w:hAnsi="Times New Roman" w:cs="Times New Roman"/>
          <w:bCs/>
          <w:sz w:val="24"/>
          <w:szCs w:val="24"/>
        </w:rPr>
        <w:t xml:space="preserve"> </w:t>
      </w:r>
      <w:r w:rsidR="000573AA">
        <w:rPr>
          <w:rFonts w:ascii="Times New Roman" w:hAnsi="Times New Roman" w:cs="Times New Roman"/>
          <w:bCs/>
          <w:sz w:val="24"/>
          <w:szCs w:val="24"/>
        </w:rPr>
        <w:t xml:space="preserve">(PTSD) </w:t>
      </w:r>
      <w:r w:rsidRPr="008444CD">
        <w:rPr>
          <w:rFonts w:ascii="Times New Roman" w:hAnsi="Times New Roman" w:cs="Times New Roman"/>
          <w:bCs/>
          <w:sz w:val="24"/>
          <w:szCs w:val="24"/>
        </w:rPr>
        <w:t xml:space="preserve">that </w:t>
      </w:r>
      <w:r w:rsidR="000573AA">
        <w:rPr>
          <w:rFonts w:ascii="Times New Roman" w:hAnsi="Times New Roman" w:cs="Times New Roman"/>
          <w:bCs/>
          <w:sz w:val="24"/>
          <w:szCs w:val="24"/>
        </w:rPr>
        <w:t>is</w:t>
      </w:r>
      <w:r w:rsidRPr="008444CD">
        <w:rPr>
          <w:rFonts w:ascii="Times New Roman" w:hAnsi="Times New Roman" w:cs="Times New Roman"/>
          <w:bCs/>
          <w:sz w:val="24"/>
          <w:szCs w:val="24"/>
        </w:rPr>
        <w:t xml:space="preserve"> leading them to suicide, murder-suicide</w:t>
      </w:r>
      <w:r w:rsidR="00D02AF1" w:rsidRPr="008444CD">
        <w:rPr>
          <w:rFonts w:ascii="Times New Roman" w:hAnsi="Times New Roman" w:cs="Times New Roman"/>
          <w:bCs/>
          <w:sz w:val="24"/>
          <w:szCs w:val="24"/>
        </w:rPr>
        <w:t>,</w:t>
      </w:r>
      <w:r w:rsidRPr="008444CD">
        <w:rPr>
          <w:rFonts w:ascii="Times New Roman" w:hAnsi="Times New Roman" w:cs="Times New Roman"/>
          <w:bCs/>
          <w:sz w:val="24"/>
          <w:szCs w:val="24"/>
        </w:rPr>
        <w:t xml:space="preserve"> and loss of hope by better preparing ministers/chaplains with the skill</w:t>
      </w:r>
      <w:r w:rsidR="00D02AF1" w:rsidRPr="008444CD">
        <w:rPr>
          <w:rFonts w:ascii="Times New Roman" w:hAnsi="Times New Roman" w:cs="Times New Roman"/>
          <w:bCs/>
          <w:sz w:val="24"/>
          <w:szCs w:val="24"/>
        </w:rPr>
        <w:t xml:space="preserve"> </w:t>
      </w:r>
      <w:r w:rsidRPr="008444CD">
        <w:rPr>
          <w:rFonts w:ascii="Times New Roman" w:hAnsi="Times New Roman" w:cs="Times New Roman"/>
          <w:bCs/>
          <w:sz w:val="24"/>
          <w:szCs w:val="24"/>
        </w:rPr>
        <w:t>set to recognize and address their specific needs.  This issue needs to be studied because</w:t>
      </w:r>
      <w:r w:rsidR="001C7229" w:rsidRPr="008444CD">
        <w:rPr>
          <w:rFonts w:ascii="Times New Roman" w:hAnsi="Times New Roman" w:cs="Times New Roman"/>
          <w:bCs/>
          <w:sz w:val="24"/>
          <w:szCs w:val="24"/>
        </w:rPr>
        <w:t xml:space="preserve"> as of 2018, the Army reported that 138 soldiers die as the result of </w:t>
      </w:r>
      <w:r w:rsidR="007443A8" w:rsidRPr="008444CD">
        <w:rPr>
          <w:rFonts w:ascii="Times New Roman" w:hAnsi="Times New Roman" w:cs="Times New Roman"/>
          <w:bCs/>
          <w:sz w:val="24"/>
          <w:szCs w:val="24"/>
        </w:rPr>
        <w:t>suicide, which</w:t>
      </w:r>
      <w:r w:rsidR="001C7229" w:rsidRPr="008444CD">
        <w:rPr>
          <w:rFonts w:ascii="Times New Roman" w:hAnsi="Times New Roman" w:cs="Times New Roman"/>
          <w:bCs/>
          <w:sz w:val="24"/>
          <w:szCs w:val="24"/>
        </w:rPr>
        <w:t xml:space="preserve"> mark</w:t>
      </w:r>
      <w:r w:rsidR="00D02AF1" w:rsidRPr="008444CD">
        <w:rPr>
          <w:rFonts w:ascii="Times New Roman" w:hAnsi="Times New Roman" w:cs="Times New Roman"/>
          <w:bCs/>
          <w:sz w:val="24"/>
          <w:szCs w:val="24"/>
        </w:rPr>
        <w:t>s</w:t>
      </w:r>
      <w:r w:rsidR="001C7229" w:rsidRPr="008444CD">
        <w:rPr>
          <w:rFonts w:ascii="Times New Roman" w:hAnsi="Times New Roman" w:cs="Times New Roman"/>
          <w:bCs/>
          <w:sz w:val="24"/>
          <w:szCs w:val="24"/>
        </w:rPr>
        <w:t xml:space="preserve"> the highest number of suicides of active-duty since 2012 when the total was 165.</w:t>
      </w:r>
      <w:r w:rsidR="00866293" w:rsidRPr="008444CD">
        <w:rPr>
          <w:rStyle w:val="FootnoteReference"/>
          <w:rFonts w:ascii="Times New Roman" w:hAnsi="Times New Roman" w:cs="Times New Roman"/>
          <w:bCs/>
          <w:sz w:val="24"/>
          <w:szCs w:val="24"/>
        </w:rPr>
        <w:footnoteReference w:id="1"/>
      </w:r>
      <w:r w:rsidR="00866293" w:rsidRPr="008444CD">
        <w:rPr>
          <w:rFonts w:ascii="Times New Roman" w:hAnsi="Times New Roman" w:cs="Times New Roman"/>
          <w:sz w:val="24"/>
          <w:szCs w:val="24"/>
        </w:rPr>
        <w:t xml:space="preserve"> </w:t>
      </w:r>
      <w:r w:rsidR="001C7229" w:rsidRPr="008444CD">
        <w:rPr>
          <w:rFonts w:ascii="Times New Roman" w:hAnsi="Times New Roman" w:cs="Times New Roman"/>
          <w:sz w:val="24"/>
          <w:szCs w:val="24"/>
        </w:rPr>
        <w:t>This researcher believes that spiritual care is crucial in the lives of military personnel.  By training trauma</w:t>
      </w:r>
      <w:r w:rsidR="00D02AF1" w:rsidRPr="008444CD">
        <w:rPr>
          <w:rFonts w:ascii="Times New Roman" w:hAnsi="Times New Roman" w:cs="Times New Roman"/>
          <w:sz w:val="24"/>
          <w:szCs w:val="24"/>
        </w:rPr>
        <w:t>-</w:t>
      </w:r>
      <w:r w:rsidR="001C7229" w:rsidRPr="008444CD">
        <w:rPr>
          <w:rFonts w:ascii="Times New Roman" w:hAnsi="Times New Roman" w:cs="Times New Roman"/>
          <w:sz w:val="24"/>
          <w:szCs w:val="24"/>
        </w:rPr>
        <w:t>informed chaplain</w:t>
      </w:r>
      <w:r w:rsidR="00373142" w:rsidRPr="008444CD">
        <w:rPr>
          <w:rFonts w:ascii="Times New Roman" w:hAnsi="Times New Roman" w:cs="Times New Roman"/>
          <w:sz w:val="24"/>
          <w:szCs w:val="24"/>
        </w:rPr>
        <w:t>’</w:t>
      </w:r>
      <w:r w:rsidR="001C7229" w:rsidRPr="008444CD">
        <w:rPr>
          <w:rFonts w:ascii="Times New Roman" w:hAnsi="Times New Roman" w:cs="Times New Roman"/>
          <w:sz w:val="24"/>
          <w:szCs w:val="24"/>
        </w:rPr>
        <w:t xml:space="preserve">s moral injuries can be addressed </w:t>
      </w:r>
      <w:r w:rsidR="00D02AF1" w:rsidRPr="008444CD">
        <w:rPr>
          <w:rFonts w:ascii="Times New Roman" w:hAnsi="Times New Roman" w:cs="Times New Roman"/>
          <w:sz w:val="24"/>
          <w:szCs w:val="24"/>
        </w:rPr>
        <w:t>promptly</w:t>
      </w:r>
      <w:r w:rsidR="00C77BFE" w:rsidRPr="008444CD">
        <w:rPr>
          <w:rFonts w:ascii="Times New Roman" w:hAnsi="Times New Roman" w:cs="Times New Roman"/>
          <w:sz w:val="24"/>
          <w:szCs w:val="24"/>
        </w:rPr>
        <w:t>,</w:t>
      </w:r>
      <w:r w:rsidR="001C7229" w:rsidRPr="008444CD">
        <w:rPr>
          <w:rFonts w:ascii="Times New Roman" w:hAnsi="Times New Roman" w:cs="Times New Roman"/>
          <w:sz w:val="24"/>
          <w:szCs w:val="24"/>
        </w:rPr>
        <w:t xml:space="preserve"> preparing soldiers to return home in good mental health.  </w:t>
      </w:r>
    </w:p>
    <w:p w14:paraId="7F08423C" w14:textId="0E60DDE1" w:rsidR="00FB2D88" w:rsidRPr="00FB2D88" w:rsidRDefault="00B3136A" w:rsidP="00430FF8">
      <w:pPr>
        <w:autoSpaceDE w:val="0"/>
        <w:autoSpaceDN w:val="0"/>
        <w:adjustRightInd w:val="0"/>
        <w:spacing w:after="0" w:line="480" w:lineRule="auto"/>
        <w:ind w:firstLine="720"/>
        <w:jc w:val="both"/>
        <w:rPr>
          <w:rFonts w:ascii="Times New Roman" w:hAnsi="Times New Roman" w:cs="Times New Roman"/>
          <w:sz w:val="24"/>
          <w:szCs w:val="24"/>
          <w:lang w:val="en"/>
        </w:rPr>
      </w:pPr>
      <w:ins w:id="12" w:author="Michael Milton PhD" w:date="2019-09-17T06:38:00Z">
        <w:r>
          <w:rPr>
            <w:rFonts w:ascii="Times New Roman" w:hAnsi="Times New Roman" w:cs="Times New Roman"/>
            <w:noProof/>
            <w:sz w:val="24"/>
            <w:szCs w:val="24"/>
            <w:lang w:val="en"/>
          </w:rPr>
          <w:lastRenderedPageBreak/>
          <mc:AlternateContent>
            <mc:Choice Requires="wpi">
              <w:drawing>
                <wp:anchor distT="0" distB="0" distL="114300" distR="114300" simplePos="0" relativeHeight="251776000" behindDoc="0" locked="0" layoutInCell="1" allowOverlap="1" wp14:anchorId="06401AD8" wp14:editId="23F30980">
                  <wp:simplePos x="0" y="0"/>
                  <wp:positionH relativeFrom="column">
                    <wp:posOffset>5525135</wp:posOffset>
                  </wp:positionH>
                  <wp:positionV relativeFrom="paragraph">
                    <wp:posOffset>1222375</wp:posOffset>
                  </wp:positionV>
                  <wp:extent cx="878695" cy="543960"/>
                  <wp:effectExtent l="38100" t="38100" r="36195" b="40640"/>
                  <wp:wrapNone/>
                  <wp:docPr id="115" name="Ink 115"/>
                  <wp:cNvGraphicFramePr/>
                  <a:graphic xmlns:a="http://schemas.openxmlformats.org/drawingml/2006/main">
                    <a:graphicData uri="http://schemas.microsoft.com/office/word/2010/wordprocessingInk">
                      <w14:contentPart bwMode="auto" r:id="rId37">
                        <w14:nvContentPartPr>
                          <w14:cNvContentPartPr/>
                        </w14:nvContentPartPr>
                        <w14:xfrm>
                          <a:off x="0" y="0"/>
                          <a:ext cx="878695" cy="543960"/>
                        </w14:xfrm>
                      </w14:contentPart>
                    </a:graphicData>
                  </a:graphic>
                </wp:anchor>
              </w:drawing>
            </mc:Choice>
            <mc:Fallback>
              <w:pict>
                <v:shape w14:anchorId="454EF218" id="Ink 115" o:spid="_x0000_s1026" type="#_x0000_t75" style="position:absolute;margin-left:433.85pt;margin-top:95.05pt;width:71.65pt;height:45.2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">
                  <v:imagedata r:id="rId38" o:title=""/>
                </v:shape>
              </w:pict>
            </mc:Fallback>
          </mc:AlternateContent>
        </w:r>
      </w:ins>
      <w:ins w:id="13" w:author="Michael Milton PhD" w:date="2019-09-17T06:37:00Z">
        <w:r w:rsidR="00FC3569">
          <w:rPr>
            <w:rFonts w:ascii="Times New Roman" w:hAnsi="Times New Roman" w:cs="Times New Roman"/>
            <w:noProof/>
            <w:sz w:val="24"/>
            <w:szCs w:val="24"/>
            <w:lang w:val="en"/>
          </w:rPr>
          <mc:AlternateContent>
            <mc:Choice Requires="wpi">
              <w:drawing>
                <wp:anchor distT="0" distB="0" distL="114300" distR="114300" simplePos="0" relativeHeight="251760640" behindDoc="0" locked="0" layoutInCell="1" allowOverlap="1" wp14:anchorId="53B2614D" wp14:editId="67BD4B78">
                  <wp:simplePos x="0" y="0"/>
                  <wp:positionH relativeFrom="column">
                    <wp:posOffset>3777615</wp:posOffset>
                  </wp:positionH>
                  <wp:positionV relativeFrom="paragraph">
                    <wp:posOffset>832485</wp:posOffset>
                  </wp:positionV>
                  <wp:extent cx="2534900" cy="320400"/>
                  <wp:effectExtent l="50800" t="50800" r="56515" b="35560"/>
                  <wp:wrapNone/>
                  <wp:docPr id="100" name="Ink 100"/>
                  <wp:cNvGraphicFramePr/>
                  <a:graphic xmlns:a="http://schemas.openxmlformats.org/drawingml/2006/main">
                    <a:graphicData uri="http://schemas.microsoft.com/office/word/2010/wordprocessingInk">
                      <w14:contentPart bwMode="auto" r:id="rId39">
                        <w14:nvContentPartPr>
                          <w14:cNvContentPartPr/>
                        </w14:nvContentPartPr>
                        <w14:xfrm>
                          <a:off x="0" y="0"/>
                          <a:ext cx="2534900" cy="320400"/>
                        </w14:xfrm>
                      </w14:contentPart>
                    </a:graphicData>
                  </a:graphic>
                </wp:anchor>
              </w:drawing>
            </mc:Choice>
            <mc:Fallback>
              <w:pict>
                <v:shape w14:anchorId="0815D66D" id="Ink 100" o:spid="_x0000_s1026" type="#_x0000_t75" style="position:absolute;margin-left:295.85pt;margin-top:63.95pt;width:202.45pt;height:28.1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">
                  <v:imagedata r:id="rId40" o:title=""/>
                </v:shape>
              </w:pict>
            </mc:Fallback>
          </mc:AlternateContent>
        </w:r>
        <w:r w:rsidR="00FC3569">
          <w:rPr>
            <w:rFonts w:ascii="Times New Roman" w:hAnsi="Times New Roman" w:cs="Times New Roman"/>
            <w:noProof/>
            <w:sz w:val="24"/>
            <w:szCs w:val="24"/>
            <w:lang w:val="en"/>
          </w:rPr>
          <mc:AlternateContent>
            <mc:Choice Requires="wpi">
              <w:drawing>
                <wp:anchor distT="0" distB="0" distL="114300" distR="114300" simplePos="0" relativeHeight="251744256" behindDoc="0" locked="0" layoutInCell="1" allowOverlap="1" wp14:anchorId="48CE957E" wp14:editId="4B7B420F">
                  <wp:simplePos x="0" y="0"/>
                  <wp:positionH relativeFrom="column">
                    <wp:posOffset>4457417</wp:posOffset>
                  </wp:positionH>
                  <wp:positionV relativeFrom="paragraph">
                    <wp:posOffset>734451</wp:posOffset>
                  </wp:positionV>
                  <wp:extent cx="349200" cy="131040"/>
                  <wp:effectExtent l="38100" t="38100" r="45085" b="34290"/>
                  <wp:wrapNone/>
                  <wp:docPr id="84" name="Ink 84"/>
                  <wp:cNvGraphicFramePr/>
                  <a:graphic xmlns:a="http://schemas.openxmlformats.org/drawingml/2006/main">
                    <a:graphicData uri="http://schemas.microsoft.com/office/word/2010/wordprocessingInk">
                      <w14:contentPart bwMode="auto" r:id="rId41">
                        <w14:nvContentPartPr>
                          <w14:cNvContentPartPr/>
                        </w14:nvContentPartPr>
                        <w14:xfrm>
                          <a:off x="0" y="0"/>
                          <a:ext cx="349200" cy="131040"/>
                        </w14:xfrm>
                      </w14:contentPart>
                    </a:graphicData>
                  </a:graphic>
                </wp:anchor>
              </w:drawing>
            </mc:Choice>
            <mc:Fallback>
              <w:pict>
                <v:shape w14:anchorId="5B421B6F" id="Ink 84" o:spid="_x0000_s1026" type="#_x0000_t75" style="position:absolute;margin-left:349.8pt;margin-top:56.65pt;width:29.95pt;height:12.7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">
                  <v:imagedata r:id="rId42" o:title=""/>
                </v:shape>
              </w:pict>
            </mc:Fallback>
          </mc:AlternateContent>
        </w:r>
        <w:r w:rsidR="00FC3569">
          <w:rPr>
            <w:rFonts w:ascii="Times New Roman" w:hAnsi="Times New Roman" w:cs="Times New Roman"/>
            <w:noProof/>
            <w:sz w:val="24"/>
            <w:szCs w:val="24"/>
            <w:lang w:val="en"/>
          </w:rPr>
          <mc:AlternateContent>
            <mc:Choice Requires="wpi">
              <w:drawing>
                <wp:anchor distT="0" distB="0" distL="114300" distR="114300" simplePos="0" relativeHeight="251743232" behindDoc="0" locked="0" layoutInCell="1" allowOverlap="1" wp14:anchorId="0874E059" wp14:editId="18014F31">
                  <wp:simplePos x="0" y="0"/>
                  <wp:positionH relativeFrom="column">
                    <wp:posOffset>4457417</wp:posOffset>
                  </wp:positionH>
                  <wp:positionV relativeFrom="paragraph">
                    <wp:posOffset>751011</wp:posOffset>
                  </wp:positionV>
                  <wp:extent cx="346680" cy="111240"/>
                  <wp:effectExtent l="88900" t="139700" r="85725" b="142875"/>
                  <wp:wrapNone/>
                  <wp:docPr id="83" name="Ink 83"/>
                  <wp:cNvGraphicFramePr/>
                  <a:graphic xmlns:a="http://schemas.openxmlformats.org/drawingml/2006/main">
                    <a:graphicData uri="http://schemas.microsoft.com/office/word/2010/wordprocessingInk">
                      <w14:contentPart bwMode="auto" r:id="rId43">
                        <w14:nvContentPartPr>
                          <w14:cNvContentPartPr/>
                        </w14:nvContentPartPr>
                        <w14:xfrm>
                          <a:off x="0" y="0"/>
                          <a:ext cx="346680" cy="111240"/>
                        </w14:xfrm>
                      </w14:contentPart>
                    </a:graphicData>
                  </a:graphic>
                </wp:anchor>
              </w:drawing>
            </mc:Choice>
            <mc:Fallback>
              <w:pict>
                <v:shape w14:anchorId="4E04B619" id="Ink 83" o:spid="_x0000_s1026" type="#_x0000_t75" style="position:absolute;margin-left:346.8pt;margin-top:50.65pt;width:35.8pt;height:25.7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">
                  <v:imagedata r:id="rId44" o:title=""/>
                </v:shape>
              </w:pict>
            </mc:Fallback>
          </mc:AlternateContent>
        </w:r>
        <w:r w:rsidR="005A42F0">
          <w:rPr>
            <w:rFonts w:ascii="Times New Roman" w:hAnsi="Times New Roman" w:cs="Times New Roman"/>
            <w:noProof/>
            <w:sz w:val="24"/>
            <w:szCs w:val="24"/>
            <w:lang w:val="en"/>
          </w:rPr>
          <mc:AlternateContent>
            <mc:Choice Requires="wpi">
              <w:drawing>
                <wp:anchor distT="0" distB="0" distL="114300" distR="114300" simplePos="0" relativeHeight="251742208" behindDoc="0" locked="0" layoutInCell="1" allowOverlap="1" wp14:anchorId="3DB73E8F" wp14:editId="6CA64D48">
                  <wp:simplePos x="0" y="0"/>
                  <wp:positionH relativeFrom="column">
                    <wp:posOffset>-34766</wp:posOffset>
                  </wp:positionH>
                  <wp:positionV relativeFrom="paragraph">
                    <wp:posOffset>1163931</wp:posOffset>
                  </wp:positionV>
                  <wp:extent cx="906840" cy="90360"/>
                  <wp:effectExtent l="88900" t="139700" r="83820" b="138430"/>
                  <wp:wrapNone/>
                  <wp:docPr id="82" name="Ink 82"/>
                  <wp:cNvGraphicFramePr/>
                  <a:graphic xmlns:a="http://schemas.openxmlformats.org/drawingml/2006/main">
                    <a:graphicData uri="http://schemas.microsoft.com/office/word/2010/wordprocessingInk">
                      <w14:contentPart bwMode="auto" r:id="rId45">
                        <w14:nvContentPartPr>
                          <w14:cNvContentPartPr/>
                        </w14:nvContentPartPr>
                        <w14:xfrm>
                          <a:off x="0" y="0"/>
                          <a:ext cx="906840" cy="90360"/>
                        </w14:xfrm>
                      </w14:contentPart>
                    </a:graphicData>
                  </a:graphic>
                </wp:anchor>
              </w:drawing>
            </mc:Choice>
            <mc:Fallback>
              <w:pict>
                <v:shape w14:anchorId="5B4CE376" id="Ink 82" o:spid="_x0000_s1026" type="#_x0000_t75" style="position:absolute;margin-left:-6.95pt;margin-top:83.15pt;width:79.85pt;height:24.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">
                  <v:imagedata r:id="rId46" o:title=""/>
                </v:shape>
              </w:pict>
            </mc:Fallback>
          </mc:AlternateContent>
        </w:r>
      </w:ins>
      <w:ins w:id="14" w:author="Michael Milton PhD" w:date="2019-09-17T06:36:00Z">
        <w:r w:rsidR="005A42F0">
          <w:rPr>
            <w:rFonts w:ascii="Times New Roman" w:hAnsi="Times New Roman" w:cs="Times New Roman"/>
            <w:noProof/>
            <w:sz w:val="24"/>
            <w:szCs w:val="24"/>
            <w:lang w:val="en"/>
          </w:rPr>
          <mc:AlternateContent>
            <mc:Choice Requires="wpi">
              <w:drawing>
                <wp:anchor distT="0" distB="0" distL="114300" distR="114300" simplePos="0" relativeHeight="251741184" behindDoc="0" locked="0" layoutInCell="1" allowOverlap="1" wp14:anchorId="4DA23CEA" wp14:editId="1F7EE471">
                  <wp:simplePos x="0" y="0"/>
                  <wp:positionH relativeFrom="column">
                    <wp:posOffset>5055120</wp:posOffset>
                  </wp:positionH>
                  <wp:positionV relativeFrom="paragraph">
                    <wp:posOffset>763971</wp:posOffset>
                  </wp:positionV>
                  <wp:extent cx="869040" cy="52560"/>
                  <wp:effectExtent l="88900" t="139700" r="83820" b="138430"/>
                  <wp:wrapNone/>
                  <wp:docPr id="81" name="Ink 81"/>
                  <wp:cNvGraphicFramePr/>
                  <a:graphic xmlns:a="http://schemas.openxmlformats.org/drawingml/2006/main">
                    <a:graphicData uri="http://schemas.microsoft.com/office/word/2010/wordprocessingInk">
                      <w14:contentPart bwMode="auto" r:id="rId47">
                        <w14:nvContentPartPr>
                          <w14:cNvContentPartPr/>
                        </w14:nvContentPartPr>
                        <w14:xfrm>
                          <a:off x="0" y="0"/>
                          <a:ext cx="869040" cy="52560"/>
                        </w14:xfrm>
                      </w14:contentPart>
                    </a:graphicData>
                  </a:graphic>
                </wp:anchor>
              </w:drawing>
            </mc:Choice>
            <mc:Fallback>
              <w:pict>
                <v:shape w14:anchorId="68E71DEF" id="Ink 81" o:spid="_x0000_s1026" type="#_x0000_t75" style="position:absolute;margin-left:393.85pt;margin-top:51.65pt;width:76.95pt;height:21.1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">
                  <v:imagedata r:id="rId48" o:title=""/>
                </v:shape>
              </w:pict>
            </mc:Fallback>
          </mc:AlternateContent>
        </w:r>
      </w:ins>
      <w:r w:rsidR="008A2DAF">
        <w:rPr>
          <w:rFonts w:ascii="Times New Roman" w:hAnsi="Times New Roman" w:cs="Times New Roman"/>
          <w:sz w:val="24"/>
          <w:szCs w:val="24"/>
          <w:lang w:val="en"/>
        </w:rPr>
        <w:t>V</w:t>
      </w:r>
      <w:r w:rsidR="001B63F0" w:rsidRPr="008444CD">
        <w:rPr>
          <w:rFonts w:ascii="Times New Roman" w:hAnsi="Times New Roman" w:cs="Times New Roman"/>
          <w:sz w:val="24"/>
          <w:szCs w:val="24"/>
          <w:lang w:val="en"/>
        </w:rPr>
        <w:t xml:space="preserve">eterans and </w:t>
      </w:r>
      <w:commentRangeStart w:id="15"/>
      <w:r w:rsidR="001B63F0" w:rsidRPr="008444CD">
        <w:rPr>
          <w:rFonts w:ascii="Times New Roman" w:hAnsi="Times New Roman" w:cs="Times New Roman"/>
          <w:sz w:val="24"/>
          <w:szCs w:val="24"/>
          <w:lang w:val="en"/>
        </w:rPr>
        <w:t xml:space="preserve">serving women and men </w:t>
      </w:r>
      <w:commentRangeEnd w:id="15"/>
      <w:r w:rsidR="002A0801">
        <w:rPr>
          <w:rStyle w:val="CommentReference"/>
        </w:rPr>
        <w:commentReference w:id="15"/>
      </w:r>
      <w:r w:rsidR="001B63F0" w:rsidRPr="008444CD">
        <w:rPr>
          <w:rFonts w:ascii="Times New Roman" w:hAnsi="Times New Roman" w:cs="Times New Roman"/>
          <w:sz w:val="24"/>
          <w:szCs w:val="24"/>
          <w:lang w:val="en"/>
        </w:rPr>
        <w:t xml:space="preserve">need </w:t>
      </w:r>
      <w:del w:id="16" w:author="Michael Milton PhD" w:date="2019-09-17T06:35:00Z">
        <w:r w:rsidR="001B63F0" w:rsidRPr="008444CD" w:rsidDel="00F76120">
          <w:rPr>
            <w:rFonts w:ascii="Times New Roman" w:hAnsi="Times New Roman" w:cs="Times New Roman"/>
            <w:sz w:val="24"/>
            <w:szCs w:val="24"/>
            <w:lang w:val="en"/>
          </w:rPr>
          <w:delText xml:space="preserve">the </w:delText>
        </w:r>
      </w:del>
      <w:del w:id="17" w:author="Michael Milton PhD" w:date="2019-09-17T06:34:00Z">
        <w:r w:rsidR="001B63F0" w:rsidRPr="008444CD" w:rsidDel="00E85583">
          <w:rPr>
            <w:rFonts w:ascii="Times New Roman" w:hAnsi="Times New Roman" w:cs="Times New Roman"/>
            <w:sz w:val="24"/>
            <w:szCs w:val="24"/>
            <w:lang w:val="en"/>
          </w:rPr>
          <w:delText xml:space="preserve">show of continued </w:delText>
        </w:r>
      </w:del>
      <w:ins w:id="18" w:author="Michael Milton PhD" w:date="2019-09-17T06:34:00Z">
        <w:r w:rsidR="00F76120">
          <w:rPr>
            <w:rFonts w:ascii="Times New Roman" w:hAnsi="Times New Roman" w:cs="Times New Roman"/>
            <w:sz w:val="24"/>
            <w:szCs w:val="24"/>
            <w:lang w:val="en"/>
          </w:rPr>
          <w:t xml:space="preserve">continued </w:t>
        </w:r>
      </w:ins>
      <w:r w:rsidR="001B63F0" w:rsidRPr="008444CD">
        <w:rPr>
          <w:rFonts w:ascii="Times New Roman" w:hAnsi="Times New Roman" w:cs="Times New Roman"/>
          <w:sz w:val="24"/>
          <w:szCs w:val="24"/>
          <w:lang w:val="en"/>
        </w:rPr>
        <w:t xml:space="preserve">support </w:t>
      </w:r>
      <w:proofErr w:type="spellStart"/>
      <w:r w:rsidR="001B63F0" w:rsidRPr="008444CD">
        <w:rPr>
          <w:rFonts w:ascii="Times New Roman" w:hAnsi="Times New Roman" w:cs="Times New Roman"/>
          <w:sz w:val="24"/>
          <w:szCs w:val="24"/>
          <w:lang w:val="en"/>
        </w:rPr>
        <w:t>for</w:t>
      </w:r>
      <w:del w:id="19" w:author="Michael Milton PhD" w:date="2019-09-17T06:35:00Z">
        <w:r w:rsidR="001B63F0" w:rsidRPr="008444CD" w:rsidDel="00C940D4">
          <w:rPr>
            <w:rFonts w:ascii="Times New Roman" w:hAnsi="Times New Roman" w:cs="Times New Roman"/>
            <w:sz w:val="24"/>
            <w:szCs w:val="24"/>
            <w:lang w:val="en"/>
          </w:rPr>
          <w:delText xml:space="preserve"> them and for the work that they have</w:delText>
        </w:r>
        <w:r w:rsidR="00D02AF1" w:rsidRPr="008444CD" w:rsidDel="00C940D4">
          <w:rPr>
            <w:rFonts w:ascii="Times New Roman" w:hAnsi="Times New Roman" w:cs="Times New Roman"/>
            <w:sz w:val="24"/>
            <w:szCs w:val="24"/>
            <w:lang w:val="en"/>
          </w:rPr>
          <w:delText xml:space="preserve"> to</w:delText>
        </w:r>
        <w:r w:rsidR="001B63F0" w:rsidRPr="008444CD" w:rsidDel="00C940D4">
          <w:rPr>
            <w:rFonts w:ascii="Times New Roman" w:hAnsi="Times New Roman" w:cs="Times New Roman"/>
            <w:sz w:val="24"/>
            <w:szCs w:val="24"/>
            <w:lang w:val="en"/>
          </w:rPr>
          <w:delText xml:space="preserve"> do or are doing</w:delText>
        </w:r>
      </w:del>
      <w:ins w:id="20" w:author="Michael Milton PhD" w:date="2019-09-17T06:35:00Z">
        <w:r w:rsidR="00C940D4">
          <w:rPr>
            <w:rFonts w:ascii="Times New Roman" w:hAnsi="Times New Roman" w:cs="Times New Roman"/>
            <w:sz w:val="24"/>
            <w:szCs w:val="24"/>
            <w:lang w:val="en"/>
          </w:rPr>
          <w:t>their</w:t>
        </w:r>
        <w:proofErr w:type="spellEnd"/>
        <w:r w:rsidR="00C940D4">
          <w:rPr>
            <w:rFonts w:ascii="Times New Roman" w:hAnsi="Times New Roman" w:cs="Times New Roman"/>
            <w:sz w:val="24"/>
            <w:szCs w:val="24"/>
            <w:lang w:val="en"/>
          </w:rPr>
          <w:t xml:space="preserve"> service</w:t>
        </w:r>
      </w:ins>
      <w:r w:rsidR="001B63F0" w:rsidRPr="008444CD">
        <w:rPr>
          <w:rFonts w:ascii="Times New Roman" w:hAnsi="Times New Roman" w:cs="Times New Roman"/>
          <w:sz w:val="24"/>
          <w:szCs w:val="24"/>
          <w:lang w:val="en"/>
        </w:rPr>
        <w:t xml:space="preserve">. There </w:t>
      </w:r>
      <w:del w:id="21" w:author="Michael Milton PhD" w:date="2019-09-17T06:35:00Z">
        <w:r w:rsidR="001B63F0" w:rsidRPr="008444CD" w:rsidDel="00C940D4">
          <w:rPr>
            <w:rFonts w:ascii="Times New Roman" w:hAnsi="Times New Roman" w:cs="Times New Roman"/>
            <w:sz w:val="24"/>
            <w:szCs w:val="24"/>
            <w:lang w:val="en"/>
          </w:rPr>
          <w:delText xml:space="preserve">could </w:delText>
        </w:r>
      </w:del>
      <w:ins w:id="22" w:author="Michael Milton PhD" w:date="2019-09-17T06:35:00Z">
        <w:r w:rsidR="00C940D4">
          <w:rPr>
            <w:rFonts w:ascii="Times New Roman" w:hAnsi="Times New Roman" w:cs="Times New Roman"/>
            <w:sz w:val="24"/>
            <w:szCs w:val="24"/>
            <w:lang w:val="en"/>
          </w:rPr>
          <w:t xml:space="preserve">will </w:t>
        </w:r>
      </w:ins>
      <w:r w:rsidR="001B63F0" w:rsidRPr="008444CD">
        <w:rPr>
          <w:rFonts w:ascii="Times New Roman" w:hAnsi="Times New Roman" w:cs="Times New Roman"/>
          <w:sz w:val="24"/>
          <w:szCs w:val="24"/>
          <w:lang w:val="en"/>
        </w:rPr>
        <w:t xml:space="preserve">be no surplus in the care that we give to the individuals who protect us all from harm. Thus, </w:t>
      </w:r>
      <w:r w:rsidR="008A2DAF">
        <w:rPr>
          <w:rFonts w:ascii="Times New Roman" w:hAnsi="Times New Roman" w:cs="Times New Roman"/>
          <w:sz w:val="24"/>
          <w:szCs w:val="24"/>
          <w:lang w:val="en"/>
        </w:rPr>
        <w:t xml:space="preserve">Dr. Edward </w:t>
      </w:r>
      <w:r w:rsidR="001B63F0" w:rsidRPr="008444CD">
        <w:rPr>
          <w:rFonts w:ascii="Times New Roman" w:hAnsi="Times New Roman" w:cs="Times New Roman"/>
          <w:sz w:val="24"/>
          <w:szCs w:val="24"/>
          <w:lang w:val="en"/>
        </w:rPr>
        <w:t>Tick’s commentaries on the care and support that should be commensurate to their services are, at best, minimal, considering the permanence of the damages that they bear for us all.</w:t>
      </w:r>
      <w:r w:rsidR="00B54C7D">
        <w:rPr>
          <w:rStyle w:val="FootnoteReference"/>
          <w:rFonts w:ascii="Times New Roman" w:hAnsi="Times New Roman" w:cs="Times New Roman"/>
          <w:sz w:val="24"/>
          <w:szCs w:val="24"/>
          <w:lang w:val="en"/>
        </w:rPr>
        <w:footnoteReference w:id="2"/>
      </w:r>
      <w:r w:rsidR="001B63F0" w:rsidRPr="008444CD">
        <w:rPr>
          <w:rFonts w:ascii="Times New Roman" w:hAnsi="Times New Roman" w:cs="Times New Roman"/>
          <w:sz w:val="24"/>
          <w:szCs w:val="24"/>
          <w:lang w:val="en"/>
        </w:rPr>
        <w:t xml:space="preserve"> </w:t>
      </w:r>
    </w:p>
    <w:p w14:paraId="7EB0C751" w14:textId="0CFE5F8A" w:rsidR="00F23B45" w:rsidRDefault="00F23B45" w:rsidP="00EA5DBC">
      <w:pPr>
        <w:spacing w:line="360" w:lineRule="auto"/>
        <w:jc w:val="center"/>
        <w:rPr>
          <w:rFonts w:ascii="Times New Roman" w:hAnsi="Times New Roman" w:cs="Times New Roman"/>
          <w:b/>
          <w:bCs/>
          <w:sz w:val="24"/>
          <w:szCs w:val="24"/>
        </w:rPr>
      </w:pPr>
      <w:r w:rsidRPr="008444CD">
        <w:rPr>
          <w:rFonts w:ascii="Times New Roman" w:hAnsi="Times New Roman" w:cs="Times New Roman"/>
          <w:b/>
          <w:bCs/>
          <w:sz w:val="24"/>
          <w:szCs w:val="24"/>
        </w:rPr>
        <w:t>The Biblical/Theological Basis for the Project (Study)</w:t>
      </w:r>
    </w:p>
    <w:p w14:paraId="0128BBE7" w14:textId="69F98B2A" w:rsidR="00121874" w:rsidRPr="008444CD" w:rsidRDefault="00B3136A" w:rsidP="00121874">
      <w:pPr>
        <w:spacing w:line="480" w:lineRule="auto"/>
        <w:jc w:val="both"/>
        <w:rPr>
          <w:rFonts w:ascii="Times New Roman" w:hAnsi="Times New Roman" w:cs="Times New Roman"/>
          <w:b/>
          <w:bCs/>
          <w:sz w:val="24"/>
          <w:szCs w:val="24"/>
        </w:rPr>
      </w:pPr>
      <w:ins w:id="23" w:author="Michael Milton PhD" w:date="2019-09-17T06:38:00Z">
        <w:r>
          <w:rPr>
            <w:rFonts w:ascii="Times New Roman" w:hAnsi="Times New Roman" w:cs="Times New Roman"/>
            <w:b/>
            <w:bCs/>
            <w:noProof/>
            <w:sz w:val="24"/>
            <w:szCs w:val="24"/>
          </w:rPr>
          <mc:AlternateContent>
            <mc:Choice Requires="wpi">
              <w:drawing>
                <wp:anchor distT="0" distB="0" distL="114300" distR="114300" simplePos="0" relativeHeight="251774976" behindDoc="0" locked="0" layoutInCell="1" allowOverlap="1" wp14:anchorId="6659C792" wp14:editId="3E96381A">
                  <wp:simplePos x="0" y="0"/>
                  <wp:positionH relativeFrom="column">
                    <wp:posOffset>5075555</wp:posOffset>
                  </wp:positionH>
                  <wp:positionV relativeFrom="paragraph">
                    <wp:posOffset>-203835</wp:posOffset>
                  </wp:positionV>
                  <wp:extent cx="1246325" cy="532800"/>
                  <wp:effectExtent l="38100" t="38100" r="36830" b="38735"/>
                  <wp:wrapNone/>
                  <wp:docPr id="114" name="Ink 114"/>
                  <wp:cNvGraphicFramePr/>
                  <a:graphic xmlns:a="http://schemas.openxmlformats.org/drawingml/2006/main">
                    <a:graphicData uri="http://schemas.microsoft.com/office/word/2010/wordprocessingInk">
                      <w14:contentPart bwMode="auto" r:id="rId49">
                        <w14:nvContentPartPr>
                          <w14:cNvContentPartPr/>
                        </w14:nvContentPartPr>
                        <w14:xfrm>
                          <a:off x="0" y="0"/>
                          <a:ext cx="1246325" cy="532800"/>
                        </w14:xfrm>
                      </w14:contentPart>
                    </a:graphicData>
                  </a:graphic>
                </wp:anchor>
              </w:drawing>
            </mc:Choice>
            <mc:Fallback>
              <w:pict>
                <v:shape w14:anchorId="7BA8CC35" id="Ink 114" o:spid="_x0000_s1026" type="#_x0000_t75" style="position:absolute;margin-left:398.45pt;margin-top:-17.25pt;width:100.6pt;height:44.3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">
                  <v:imagedata r:id="rId50" o:title=""/>
                </v:shape>
              </w:pict>
            </mc:Fallback>
          </mc:AlternateContent>
        </w:r>
      </w:ins>
      <w:r w:rsidR="00121874">
        <w:rPr>
          <w:rFonts w:ascii="Times New Roman" w:hAnsi="Times New Roman" w:cs="Times New Roman"/>
          <w:b/>
          <w:bCs/>
          <w:sz w:val="24"/>
          <w:szCs w:val="24"/>
        </w:rPr>
        <w:t>Mental Health</w:t>
      </w:r>
    </w:p>
    <w:p w14:paraId="56EA4B7A" w14:textId="41CC1C9A" w:rsidR="004B29D2" w:rsidRPr="008444CD" w:rsidRDefault="00E52049" w:rsidP="00373142">
      <w:pPr>
        <w:autoSpaceDE w:val="0"/>
        <w:autoSpaceDN w:val="0"/>
        <w:adjustRightInd w:val="0"/>
        <w:spacing w:line="480" w:lineRule="auto"/>
        <w:ind w:firstLine="720"/>
        <w:jc w:val="both"/>
        <w:rPr>
          <w:rFonts w:ascii="Times New Roman" w:hAnsi="Times New Roman" w:cs="Times New Roman"/>
          <w:sz w:val="24"/>
          <w:szCs w:val="24"/>
          <w:lang w:val="en"/>
        </w:rPr>
      </w:pPr>
      <w:ins w:id="24" w:author="Michael Milton PhD" w:date="2019-09-17T06:40:00Z">
        <w:r>
          <w:rPr>
            <w:rFonts w:ascii="Times New Roman" w:hAnsi="Times New Roman" w:cs="Times New Roman"/>
            <w:noProof/>
            <w:sz w:val="24"/>
            <w:szCs w:val="24"/>
            <w:lang w:val="en"/>
          </w:rPr>
          <mc:AlternateContent>
            <mc:Choice Requires="wpi">
              <w:drawing>
                <wp:anchor distT="0" distB="0" distL="114300" distR="114300" simplePos="0" relativeHeight="251810816" behindDoc="0" locked="0" layoutInCell="1" allowOverlap="1" wp14:anchorId="4E7221BA" wp14:editId="4814680F">
                  <wp:simplePos x="0" y="0"/>
                  <wp:positionH relativeFrom="column">
                    <wp:posOffset>1936337</wp:posOffset>
                  </wp:positionH>
                  <wp:positionV relativeFrom="paragraph">
                    <wp:posOffset>2378219</wp:posOffset>
                  </wp:positionV>
                  <wp:extent cx="29880" cy="29880"/>
                  <wp:effectExtent l="38100" t="38100" r="33655" b="46355"/>
                  <wp:wrapNone/>
                  <wp:docPr id="149" name="Ink 149"/>
                  <wp:cNvGraphicFramePr/>
                  <a:graphic xmlns:a="http://schemas.openxmlformats.org/drawingml/2006/main">
                    <a:graphicData uri="http://schemas.microsoft.com/office/word/2010/wordprocessingInk">
                      <w14:contentPart bwMode="auto" r:id="rId51">
                        <w14:nvContentPartPr>
                          <w14:cNvContentPartPr/>
                        </w14:nvContentPartPr>
                        <w14:xfrm>
                          <a:off x="0" y="0"/>
                          <a:ext cx="29880" cy="29880"/>
                        </w14:xfrm>
                      </w14:contentPart>
                    </a:graphicData>
                  </a:graphic>
                </wp:anchor>
              </w:drawing>
            </mc:Choice>
            <mc:Fallback>
              <w:pict>
                <v:shape w14:anchorId="5E323121" id="Ink 149" o:spid="_x0000_s1026" type="#_x0000_t75" style="position:absolute;margin-left:151.25pt;margin-top:186.05pt;width:4.75pt;height:4.7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">
                  <v:imagedata r:id="rId52" o:title=""/>
                </v:shape>
              </w:pict>
            </mc:Fallback>
          </mc:AlternateContent>
        </w:r>
        <w:r w:rsidR="00482175">
          <w:rPr>
            <w:rFonts w:ascii="Times New Roman" w:hAnsi="Times New Roman" w:cs="Times New Roman"/>
            <w:noProof/>
            <w:sz w:val="24"/>
            <w:szCs w:val="24"/>
            <w:lang w:val="en"/>
          </w:rPr>
          <mc:AlternateContent>
            <mc:Choice Requires="wpi">
              <w:drawing>
                <wp:anchor distT="0" distB="0" distL="114300" distR="114300" simplePos="0" relativeHeight="251808768" behindDoc="0" locked="0" layoutInCell="1" allowOverlap="1" wp14:anchorId="75470B7B" wp14:editId="14A0E04F">
                  <wp:simplePos x="0" y="0"/>
                  <wp:positionH relativeFrom="column">
                    <wp:posOffset>4202430</wp:posOffset>
                  </wp:positionH>
                  <wp:positionV relativeFrom="paragraph">
                    <wp:posOffset>2308860</wp:posOffset>
                  </wp:positionV>
                  <wp:extent cx="1767205" cy="327025"/>
                  <wp:effectExtent l="38100" t="38100" r="48895" b="41275"/>
                  <wp:wrapNone/>
                  <wp:docPr id="147" name="Ink 147"/>
                  <wp:cNvGraphicFramePr/>
                  <a:graphic xmlns:a="http://schemas.openxmlformats.org/drawingml/2006/main">
                    <a:graphicData uri="http://schemas.microsoft.com/office/word/2010/wordprocessingInk">
                      <w14:contentPart bwMode="auto" r:id="rId53">
                        <w14:nvContentPartPr>
                          <w14:cNvContentPartPr/>
                        </w14:nvContentPartPr>
                        <w14:xfrm>
                          <a:off x="0" y="0"/>
                          <a:ext cx="1767205" cy="327025"/>
                        </w14:xfrm>
                      </w14:contentPart>
                    </a:graphicData>
                  </a:graphic>
                </wp:anchor>
              </w:drawing>
            </mc:Choice>
            <mc:Fallback>
              <w:pict>
                <v:shape w14:anchorId="06DDB92D" id="Ink 147" o:spid="_x0000_s1026" type="#_x0000_t75" style="position:absolute;margin-left:329.7pt;margin-top:180.6pt;width:141.55pt;height:28.1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">
                  <v:imagedata r:id="rId54" o:title=""/>
                </v:shape>
              </w:pict>
            </mc:Fallback>
          </mc:AlternateContent>
        </w:r>
        <w:r w:rsidR="00482175">
          <w:rPr>
            <w:rFonts w:ascii="Times New Roman" w:hAnsi="Times New Roman" w:cs="Times New Roman"/>
            <w:noProof/>
            <w:sz w:val="24"/>
            <w:szCs w:val="24"/>
            <w:lang w:val="en"/>
          </w:rPr>
          <mc:AlternateContent>
            <mc:Choice Requires="wpi">
              <w:drawing>
                <wp:anchor distT="0" distB="0" distL="114300" distR="114300" simplePos="0" relativeHeight="251809792" behindDoc="0" locked="0" layoutInCell="1" allowOverlap="1" wp14:anchorId="3D56C456" wp14:editId="7AC9F9FB">
                  <wp:simplePos x="0" y="0"/>
                  <wp:positionH relativeFrom="column">
                    <wp:posOffset>2004695</wp:posOffset>
                  </wp:positionH>
                  <wp:positionV relativeFrom="paragraph">
                    <wp:posOffset>2337435</wp:posOffset>
                  </wp:positionV>
                  <wp:extent cx="1874505" cy="399960"/>
                  <wp:effectExtent l="50800" t="38100" r="43815" b="45085"/>
                  <wp:wrapNone/>
                  <wp:docPr id="148" name="Ink 148"/>
                  <wp:cNvGraphicFramePr/>
                  <a:graphic xmlns:a="http://schemas.openxmlformats.org/drawingml/2006/main">
                    <a:graphicData uri="http://schemas.microsoft.com/office/word/2010/wordprocessingInk">
                      <w14:contentPart bwMode="auto" r:id="rId55">
                        <w14:nvContentPartPr>
                          <w14:cNvContentPartPr/>
                        </w14:nvContentPartPr>
                        <w14:xfrm>
                          <a:off x="0" y="0"/>
                          <a:ext cx="1874505" cy="399960"/>
                        </w14:xfrm>
                      </w14:contentPart>
                    </a:graphicData>
                  </a:graphic>
                </wp:anchor>
              </w:drawing>
            </mc:Choice>
            <mc:Fallback>
              <w:pict>
                <v:shape w14:anchorId="3D0DE965" id="Ink 148" o:spid="_x0000_s1026" type="#_x0000_t75" style="position:absolute;margin-left:156.25pt;margin-top:182.85pt;width:150.45pt;height:33.9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">
                  <v:imagedata r:id="rId56" o:title=""/>
                </v:shape>
              </w:pict>
            </mc:Fallback>
          </mc:AlternateContent>
        </w:r>
      </w:ins>
      <w:ins w:id="25" w:author="Michael Milton PhD" w:date="2019-09-17T06:39:00Z">
        <w:r w:rsidR="00C326A0">
          <w:rPr>
            <w:rFonts w:ascii="Times New Roman" w:hAnsi="Times New Roman" w:cs="Times New Roman"/>
            <w:noProof/>
            <w:sz w:val="24"/>
            <w:szCs w:val="24"/>
            <w:lang w:val="en"/>
          </w:rPr>
          <mc:AlternateContent>
            <mc:Choice Requires="wpi">
              <w:drawing>
                <wp:anchor distT="0" distB="0" distL="114300" distR="114300" simplePos="0" relativeHeight="251797504" behindDoc="0" locked="0" layoutInCell="1" allowOverlap="1" wp14:anchorId="482413C4" wp14:editId="4F32AB50">
                  <wp:simplePos x="0" y="0"/>
                  <wp:positionH relativeFrom="column">
                    <wp:posOffset>4244975</wp:posOffset>
                  </wp:positionH>
                  <wp:positionV relativeFrom="paragraph">
                    <wp:posOffset>1558290</wp:posOffset>
                  </wp:positionV>
                  <wp:extent cx="741535" cy="332740"/>
                  <wp:effectExtent l="38100" t="38100" r="59055" b="35560"/>
                  <wp:wrapNone/>
                  <wp:docPr id="136" name="Ink 136"/>
                  <wp:cNvGraphicFramePr/>
                  <a:graphic xmlns:a="http://schemas.openxmlformats.org/drawingml/2006/main">
                    <a:graphicData uri="http://schemas.microsoft.com/office/word/2010/wordprocessingInk">
                      <w14:contentPart bwMode="auto" r:id="rId57">
                        <w14:nvContentPartPr>
                          <w14:cNvContentPartPr/>
                        </w14:nvContentPartPr>
                        <w14:xfrm>
                          <a:off x="0" y="0"/>
                          <a:ext cx="741535" cy="332740"/>
                        </w14:xfrm>
                      </w14:contentPart>
                    </a:graphicData>
                  </a:graphic>
                </wp:anchor>
              </w:drawing>
            </mc:Choice>
            <mc:Fallback>
              <w:pict>
                <v:shape w14:anchorId="261E862E" id="Ink 136" o:spid="_x0000_s1026" type="#_x0000_t75" style="position:absolute;margin-left:333.05pt;margin-top:121.5pt;width:60.85pt;height:28.6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">
                  <v:imagedata r:id="rId58" o:title=""/>
                </v:shape>
              </w:pict>
            </mc:Fallback>
          </mc:AlternateContent>
        </w:r>
      </w:ins>
      <w:ins w:id="26" w:author="Michael Milton PhD" w:date="2019-09-17T06:38:00Z">
        <w:r w:rsidR="00637DDE">
          <w:rPr>
            <w:rFonts w:ascii="Times New Roman" w:hAnsi="Times New Roman" w:cs="Times New Roman"/>
            <w:noProof/>
            <w:sz w:val="24"/>
            <w:szCs w:val="24"/>
            <w:lang w:val="en"/>
          </w:rPr>
          <mc:AlternateContent>
            <mc:Choice Requires="wpi">
              <w:drawing>
                <wp:anchor distT="0" distB="0" distL="114300" distR="114300" simplePos="0" relativeHeight="251790336" behindDoc="0" locked="0" layoutInCell="1" allowOverlap="1" wp14:anchorId="13C55F82" wp14:editId="2B15CFC4">
                  <wp:simplePos x="0" y="0"/>
                  <wp:positionH relativeFrom="column">
                    <wp:posOffset>1250315</wp:posOffset>
                  </wp:positionH>
                  <wp:positionV relativeFrom="paragraph">
                    <wp:posOffset>114935</wp:posOffset>
                  </wp:positionV>
                  <wp:extent cx="3230475" cy="287510"/>
                  <wp:effectExtent l="38100" t="38100" r="46355" b="43180"/>
                  <wp:wrapNone/>
                  <wp:docPr id="129" name="Ink 129"/>
                  <wp:cNvGraphicFramePr/>
                  <a:graphic xmlns:a="http://schemas.openxmlformats.org/drawingml/2006/main">
                    <a:graphicData uri="http://schemas.microsoft.com/office/word/2010/wordprocessingInk">
                      <w14:contentPart bwMode="auto" r:id="rId59">
                        <w14:nvContentPartPr>
                          <w14:cNvContentPartPr/>
                        </w14:nvContentPartPr>
                        <w14:xfrm>
                          <a:off x="0" y="0"/>
                          <a:ext cx="3230475" cy="287510"/>
                        </w14:xfrm>
                      </w14:contentPart>
                    </a:graphicData>
                  </a:graphic>
                </wp:anchor>
              </w:drawing>
            </mc:Choice>
            <mc:Fallback>
              <w:pict>
                <v:shape w14:anchorId="7FA3A3DA" id="Ink 129" o:spid="_x0000_s1026" type="#_x0000_t75" style="position:absolute;margin-left:97.25pt;margin-top:7.85pt;width:256.75pt;height:25.1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">
                  <v:imagedata r:id="rId60" o:title=""/>
                </v:shape>
              </w:pict>
            </mc:Fallback>
          </mc:AlternateContent>
        </w:r>
        <w:r w:rsidR="00B3136A">
          <w:rPr>
            <w:rFonts w:ascii="Times New Roman" w:hAnsi="Times New Roman" w:cs="Times New Roman"/>
            <w:noProof/>
            <w:sz w:val="24"/>
            <w:szCs w:val="24"/>
            <w:lang w:val="en"/>
          </w:rPr>
          <mc:AlternateContent>
            <mc:Choice Requires="wpi">
              <w:drawing>
                <wp:anchor distT="0" distB="0" distL="114300" distR="114300" simplePos="0" relativeHeight="251777024" behindDoc="0" locked="0" layoutInCell="1" allowOverlap="1" wp14:anchorId="326F12B8" wp14:editId="334C539E">
                  <wp:simplePos x="0" y="0"/>
                  <wp:positionH relativeFrom="column">
                    <wp:posOffset>1250691</wp:posOffset>
                  </wp:positionH>
                  <wp:positionV relativeFrom="paragraph">
                    <wp:posOffset>398990</wp:posOffset>
                  </wp:positionV>
                  <wp:extent cx="1613520" cy="118080"/>
                  <wp:effectExtent l="88900" t="139700" r="101600" b="136525"/>
                  <wp:wrapNone/>
                  <wp:docPr id="116" name="Ink 116"/>
                  <wp:cNvGraphicFramePr/>
                  <a:graphic xmlns:a="http://schemas.openxmlformats.org/drawingml/2006/main">
                    <a:graphicData uri="http://schemas.microsoft.com/office/word/2010/wordprocessingInk">
                      <w14:contentPart bwMode="auto" r:id="rId61">
                        <w14:nvContentPartPr>
                          <w14:cNvContentPartPr/>
                        </w14:nvContentPartPr>
                        <w14:xfrm>
                          <a:off x="0" y="0"/>
                          <a:ext cx="1613520" cy="118080"/>
                        </w14:xfrm>
                      </w14:contentPart>
                    </a:graphicData>
                  </a:graphic>
                </wp:anchor>
              </w:drawing>
            </mc:Choice>
            <mc:Fallback>
              <w:pict>
                <v:shape w14:anchorId="26F5B069" id="Ink 116" o:spid="_x0000_s1026" type="#_x0000_t75" style="position:absolute;margin-left:94.3pt;margin-top:22.95pt;width:135.55pt;height:26.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">
                  <v:imagedata r:id="rId62" o:title=""/>
                </v:shape>
              </w:pict>
            </mc:Fallback>
          </mc:AlternateContent>
        </w:r>
      </w:ins>
      <w:r w:rsidR="00D02AF1" w:rsidRPr="008444CD">
        <w:rPr>
          <w:rFonts w:ascii="Times New Roman" w:hAnsi="Times New Roman" w:cs="Times New Roman"/>
          <w:sz w:val="24"/>
          <w:szCs w:val="24"/>
          <w:lang w:val="en"/>
        </w:rPr>
        <w:t>E</w:t>
      </w:r>
      <w:r w:rsidR="004B29D2" w:rsidRPr="008444CD">
        <w:rPr>
          <w:rFonts w:ascii="Times New Roman" w:hAnsi="Times New Roman" w:cs="Times New Roman"/>
          <w:sz w:val="24"/>
          <w:szCs w:val="24"/>
          <w:lang w:val="en"/>
        </w:rPr>
        <w:t>mphasis must be placed on the effects of mental illness</w:t>
      </w:r>
      <w:r w:rsidR="00D02AF1" w:rsidRPr="008444CD">
        <w:rPr>
          <w:rFonts w:ascii="Times New Roman" w:hAnsi="Times New Roman" w:cs="Times New Roman"/>
          <w:sz w:val="24"/>
          <w:szCs w:val="24"/>
          <w:lang w:val="en"/>
        </w:rPr>
        <w:t xml:space="preserve"> to bridge the gap between chaplaincy and the mental health of veterans.</w:t>
      </w:r>
      <w:r w:rsidR="004B29D2" w:rsidRPr="008444CD">
        <w:rPr>
          <w:rFonts w:ascii="Times New Roman" w:hAnsi="Times New Roman" w:cs="Times New Roman"/>
          <w:sz w:val="24"/>
          <w:szCs w:val="24"/>
          <w:lang w:val="en"/>
        </w:rPr>
        <w:t xml:space="preserve"> Why does the mental health of veterans matter?  Military persons are asked to stand and fight for those citizens in fore</w:t>
      </w:r>
      <w:r w:rsidR="00D02AF1" w:rsidRPr="008444CD">
        <w:rPr>
          <w:rFonts w:ascii="Times New Roman" w:hAnsi="Times New Roman" w:cs="Times New Roman"/>
          <w:sz w:val="24"/>
          <w:szCs w:val="24"/>
          <w:lang w:val="en"/>
        </w:rPr>
        <w:t>ig</w:t>
      </w:r>
      <w:r w:rsidR="004B29D2" w:rsidRPr="008444CD">
        <w:rPr>
          <w:rFonts w:ascii="Times New Roman" w:hAnsi="Times New Roman" w:cs="Times New Roman"/>
          <w:sz w:val="24"/>
          <w:szCs w:val="24"/>
          <w:lang w:val="en"/>
        </w:rPr>
        <w:t>n and domestic lands who can not fight for themselves.  As the military pe</w:t>
      </w:r>
      <w:r w:rsidR="00D02AF1" w:rsidRPr="008444CD">
        <w:rPr>
          <w:rFonts w:ascii="Times New Roman" w:hAnsi="Times New Roman" w:cs="Times New Roman"/>
          <w:sz w:val="24"/>
          <w:szCs w:val="24"/>
          <w:lang w:val="en"/>
        </w:rPr>
        <w:t>r</w:t>
      </w:r>
      <w:r w:rsidR="004B29D2" w:rsidRPr="008444CD">
        <w:rPr>
          <w:rFonts w:ascii="Times New Roman" w:hAnsi="Times New Roman" w:cs="Times New Roman"/>
          <w:sz w:val="24"/>
          <w:szCs w:val="24"/>
          <w:lang w:val="en"/>
        </w:rPr>
        <w:t xml:space="preserve">sonnel carries out their duties while in combat, many lives are lost.  There are military chaplains made available </w:t>
      </w:r>
      <w:r w:rsidR="002E63FE" w:rsidRPr="008444CD">
        <w:rPr>
          <w:rFonts w:ascii="Times New Roman" w:hAnsi="Times New Roman" w:cs="Times New Roman"/>
          <w:sz w:val="24"/>
          <w:szCs w:val="24"/>
          <w:lang w:val="en"/>
        </w:rPr>
        <w:t xml:space="preserve">to those who serve our country, but there is a void in chaplaincy when it comes to helping the service-person come to terms with the role they may have played directly or indirectly causing the death of another.  </w:t>
      </w:r>
    </w:p>
    <w:p w14:paraId="5296B5B0" w14:textId="022A1F85" w:rsidR="00433365" w:rsidRPr="008444CD" w:rsidRDefault="00B83F90" w:rsidP="00433365">
      <w:pPr>
        <w:autoSpaceDE w:val="0"/>
        <w:autoSpaceDN w:val="0"/>
        <w:adjustRightInd w:val="0"/>
        <w:spacing w:line="480" w:lineRule="auto"/>
        <w:ind w:firstLine="720"/>
        <w:jc w:val="both"/>
        <w:rPr>
          <w:rFonts w:ascii="Times New Roman" w:hAnsi="Times New Roman" w:cs="Times New Roman"/>
          <w:sz w:val="24"/>
          <w:szCs w:val="24"/>
          <w:lang w:val="en"/>
        </w:rPr>
      </w:pPr>
      <w:ins w:id="27" w:author="Michael Milton PhD" w:date="2019-09-17T06:41:00Z">
        <w:r>
          <w:rPr>
            <w:rFonts w:ascii="Times New Roman" w:hAnsi="Times New Roman" w:cs="Times New Roman"/>
            <w:noProof/>
            <w:sz w:val="24"/>
            <w:szCs w:val="24"/>
            <w:lang w:val="en"/>
          </w:rPr>
          <mc:AlternateContent>
            <mc:Choice Requires="wpi">
              <w:drawing>
                <wp:anchor distT="0" distB="0" distL="114300" distR="114300" simplePos="0" relativeHeight="251883520" behindDoc="0" locked="0" layoutInCell="1" allowOverlap="1" wp14:anchorId="71DEB482" wp14:editId="65DCD2B4">
                  <wp:simplePos x="0" y="0"/>
                  <wp:positionH relativeFrom="column">
                    <wp:posOffset>3118485</wp:posOffset>
                  </wp:positionH>
                  <wp:positionV relativeFrom="paragraph">
                    <wp:posOffset>3056255</wp:posOffset>
                  </wp:positionV>
                  <wp:extent cx="3630930" cy="567690"/>
                  <wp:effectExtent l="50800" t="38100" r="39370" b="41910"/>
                  <wp:wrapNone/>
                  <wp:docPr id="220" name="Ink 220"/>
                  <wp:cNvGraphicFramePr/>
                  <a:graphic xmlns:a="http://schemas.openxmlformats.org/drawingml/2006/main">
                    <a:graphicData uri="http://schemas.microsoft.com/office/word/2010/wordprocessingInk">
                      <w14:contentPart bwMode="auto" r:id="rId63">
                        <w14:nvContentPartPr>
                          <w14:cNvContentPartPr/>
                        </w14:nvContentPartPr>
                        <w14:xfrm>
                          <a:off x="0" y="0"/>
                          <a:ext cx="3630930" cy="567690"/>
                        </w14:xfrm>
                      </w14:contentPart>
                    </a:graphicData>
                  </a:graphic>
                </wp:anchor>
              </w:drawing>
            </mc:Choice>
            <mc:Fallback>
              <w:pict>
                <v:shape w14:anchorId="7803B4F0" id="Ink 220" o:spid="_x0000_s1026" type="#_x0000_t75" style="position:absolute;margin-left:243.95pt;margin-top:239.45pt;width:289.1pt;height:47.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">
                  <v:imagedata r:id="rId64" o:title=""/>
                </v:shape>
              </w:pict>
            </mc:Fallback>
          </mc:AlternateContent>
        </w:r>
        <w:r w:rsidR="00276FD8">
          <w:rPr>
            <w:rFonts w:ascii="Times New Roman" w:hAnsi="Times New Roman" w:cs="Times New Roman"/>
            <w:noProof/>
            <w:sz w:val="24"/>
            <w:szCs w:val="24"/>
            <w:lang w:val="en"/>
          </w:rPr>
          <mc:AlternateContent>
            <mc:Choice Requires="wpi">
              <w:drawing>
                <wp:anchor distT="0" distB="0" distL="114300" distR="114300" simplePos="0" relativeHeight="251849728" behindDoc="0" locked="0" layoutInCell="1" allowOverlap="1" wp14:anchorId="7061F3A7" wp14:editId="043D9B50">
                  <wp:simplePos x="0" y="0"/>
                  <wp:positionH relativeFrom="column">
                    <wp:posOffset>2451735</wp:posOffset>
                  </wp:positionH>
                  <wp:positionV relativeFrom="paragraph">
                    <wp:posOffset>1273175</wp:posOffset>
                  </wp:positionV>
                  <wp:extent cx="4344120" cy="1535430"/>
                  <wp:effectExtent l="38100" t="38100" r="12065" b="39370"/>
                  <wp:wrapNone/>
                  <wp:docPr id="187" name="Ink 187"/>
                  <wp:cNvGraphicFramePr/>
                  <a:graphic xmlns:a="http://schemas.openxmlformats.org/drawingml/2006/main">
                    <a:graphicData uri="http://schemas.microsoft.com/office/word/2010/wordprocessingInk">
                      <w14:contentPart bwMode="auto" r:id="rId65">
                        <w14:nvContentPartPr>
                          <w14:cNvContentPartPr/>
                        </w14:nvContentPartPr>
                        <w14:xfrm>
                          <a:off x="0" y="0"/>
                          <a:ext cx="4344120" cy="1535430"/>
                        </w14:xfrm>
                      </w14:contentPart>
                    </a:graphicData>
                  </a:graphic>
                </wp:anchor>
              </w:drawing>
            </mc:Choice>
            <mc:Fallback>
              <w:pict>
                <v:shape w14:anchorId="25105E47" id="Ink 187" o:spid="_x0000_s1026" type="#_x0000_t75" style="position:absolute;margin-left:191.85pt;margin-top:99.05pt;width:344.45pt;height:123.3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&#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">
                  <v:imagedata r:id="rId66" o:title=""/>
                </v:shape>
              </w:pict>
            </mc:Fallback>
          </mc:AlternateContent>
        </w:r>
      </w:ins>
      <w:ins w:id="28" w:author="Michael Milton PhD" w:date="2019-09-17T06:40:00Z">
        <w:r w:rsidR="00E52049">
          <w:rPr>
            <w:rFonts w:ascii="Times New Roman" w:hAnsi="Times New Roman" w:cs="Times New Roman"/>
            <w:noProof/>
            <w:sz w:val="24"/>
            <w:szCs w:val="24"/>
            <w:lang w:val="en"/>
          </w:rPr>
          <mc:AlternateContent>
            <mc:Choice Requires="wpi">
              <w:drawing>
                <wp:anchor distT="0" distB="0" distL="114300" distR="114300" simplePos="0" relativeHeight="251829248" behindDoc="0" locked="0" layoutInCell="1" allowOverlap="1" wp14:anchorId="6D52395B" wp14:editId="41AC2292">
                  <wp:simplePos x="0" y="0"/>
                  <wp:positionH relativeFrom="column">
                    <wp:posOffset>-770255</wp:posOffset>
                  </wp:positionH>
                  <wp:positionV relativeFrom="paragraph">
                    <wp:posOffset>936625</wp:posOffset>
                  </wp:positionV>
                  <wp:extent cx="1106805" cy="2000250"/>
                  <wp:effectExtent l="50800" t="50800" r="0" b="44450"/>
                  <wp:wrapNone/>
                  <wp:docPr id="167" name="Ink 167"/>
                  <wp:cNvGraphicFramePr/>
                  <a:graphic xmlns:a="http://schemas.openxmlformats.org/drawingml/2006/main">
                    <a:graphicData uri="http://schemas.microsoft.com/office/word/2010/wordprocessingInk">
                      <w14:contentPart bwMode="auto" r:id="rId67">
                        <w14:nvContentPartPr>
                          <w14:cNvContentPartPr/>
                        </w14:nvContentPartPr>
                        <w14:xfrm>
                          <a:off x="0" y="0"/>
                          <a:ext cx="1106805" cy="2000250"/>
                        </w14:xfrm>
                      </w14:contentPart>
                    </a:graphicData>
                  </a:graphic>
                </wp:anchor>
              </w:drawing>
            </mc:Choice>
            <mc:Fallback>
              <w:pict>
                <v:shape w14:anchorId="28A63431" id="Ink 167" o:spid="_x0000_s1026" type="#_x0000_t75" style="position:absolute;margin-left:-62.25pt;margin-top:72.15pt;width:89.95pt;height:160.3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">
                  <v:imagedata r:id="rId68" o:title=""/>
                </v:shape>
              </w:pict>
            </mc:Fallback>
          </mc:AlternateContent>
        </w:r>
        <w:r w:rsidR="00E52049">
          <w:rPr>
            <w:rFonts w:ascii="Times New Roman" w:hAnsi="Times New Roman" w:cs="Times New Roman"/>
            <w:noProof/>
            <w:sz w:val="24"/>
            <w:szCs w:val="24"/>
            <w:lang w:val="en"/>
          </w:rPr>
          <mc:AlternateContent>
            <mc:Choice Requires="wpi">
              <w:drawing>
                <wp:anchor distT="0" distB="0" distL="114300" distR="114300" simplePos="0" relativeHeight="251812864" behindDoc="0" locked="0" layoutInCell="1" allowOverlap="1" wp14:anchorId="0694E931" wp14:editId="784C2C3A">
                  <wp:simplePos x="0" y="0"/>
                  <wp:positionH relativeFrom="column">
                    <wp:posOffset>4624097</wp:posOffset>
                  </wp:positionH>
                  <wp:positionV relativeFrom="paragraph">
                    <wp:posOffset>897854</wp:posOffset>
                  </wp:positionV>
                  <wp:extent cx="1535400" cy="55800"/>
                  <wp:effectExtent l="38100" t="38100" r="40005" b="46355"/>
                  <wp:wrapNone/>
                  <wp:docPr id="151" name="Ink 151"/>
                  <wp:cNvGraphicFramePr/>
                  <a:graphic xmlns:a="http://schemas.openxmlformats.org/drawingml/2006/main">
                    <a:graphicData uri="http://schemas.microsoft.com/office/word/2010/wordprocessingInk">
                      <w14:contentPart bwMode="auto" r:id="rId69">
                        <w14:nvContentPartPr>
                          <w14:cNvContentPartPr/>
                        </w14:nvContentPartPr>
                        <w14:xfrm>
                          <a:off x="0" y="0"/>
                          <a:ext cx="1535400" cy="55800"/>
                        </w14:xfrm>
                      </w14:contentPart>
                    </a:graphicData>
                  </a:graphic>
                </wp:anchor>
              </w:drawing>
            </mc:Choice>
            <mc:Fallback>
              <w:pict>
                <v:shape w14:anchorId="775C0E0D" id="Ink 151" o:spid="_x0000_s1026" type="#_x0000_t75" style="position:absolute;margin-left:362.9pt;margin-top:69.5pt;width:123.35pt;height:6.8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">
                  <v:imagedata r:id="rId70" o:title=""/>
                </v:shape>
              </w:pict>
            </mc:Fallback>
          </mc:AlternateContent>
        </w:r>
        <w:r w:rsidR="00E52049">
          <w:rPr>
            <w:rFonts w:ascii="Times New Roman" w:hAnsi="Times New Roman" w:cs="Times New Roman"/>
            <w:noProof/>
            <w:sz w:val="24"/>
            <w:szCs w:val="24"/>
            <w:lang w:val="en"/>
          </w:rPr>
          <mc:AlternateContent>
            <mc:Choice Requires="wpi">
              <w:drawing>
                <wp:anchor distT="0" distB="0" distL="114300" distR="114300" simplePos="0" relativeHeight="251811840" behindDoc="0" locked="0" layoutInCell="1" allowOverlap="1" wp14:anchorId="2FD78C26" wp14:editId="39EB2D9F">
                  <wp:simplePos x="0" y="0"/>
                  <wp:positionH relativeFrom="column">
                    <wp:posOffset>5401337</wp:posOffset>
                  </wp:positionH>
                  <wp:positionV relativeFrom="paragraph">
                    <wp:posOffset>626774</wp:posOffset>
                  </wp:positionV>
                  <wp:extent cx="650160" cy="36360"/>
                  <wp:effectExtent l="38100" t="38100" r="36195" b="40005"/>
                  <wp:wrapNone/>
                  <wp:docPr id="150" name="Ink 150"/>
                  <wp:cNvGraphicFramePr/>
                  <a:graphic xmlns:a="http://schemas.openxmlformats.org/drawingml/2006/main">
                    <a:graphicData uri="http://schemas.microsoft.com/office/word/2010/wordprocessingInk">
                      <w14:contentPart bwMode="auto" r:id="rId71">
                        <w14:nvContentPartPr>
                          <w14:cNvContentPartPr/>
                        </w14:nvContentPartPr>
                        <w14:xfrm>
                          <a:off x="0" y="0"/>
                          <a:ext cx="650160" cy="36360"/>
                        </w14:xfrm>
                      </w14:contentPart>
                    </a:graphicData>
                  </a:graphic>
                </wp:anchor>
              </w:drawing>
            </mc:Choice>
            <mc:Fallback>
              <w:pict>
                <v:shape w14:anchorId="13931774" id="Ink 150" o:spid="_x0000_s1026" type="#_x0000_t75" style="position:absolute;margin-left:424.1pt;margin-top:48.15pt;width:53.65pt;height:5.2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">
                  <v:imagedata r:id="rId72" o:title=""/>
                </v:shape>
              </w:pict>
            </mc:Fallback>
          </mc:AlternateContent>
        </w:r>
      </w:ins>
      <w:ins w:id="29" w:author="Michael Milton PhD" w:date="2019-09-17T06:39:00Z">
        <w:r w:rsidR="00482175">
          <w:rPr>
            <w:rFonts w:ascii="Times New Roman" w:hAnsi="Times New Roman" w:cs="Times New Roman"/>
            <w:noProof/>
            <w:sz w:val="24"/>
            <w:szCs w:val="24"/>
            <w:lang w:val="en"/>
          </w:rPr>
          <mc:AlternateContent>
            <mc:Choice Requires="wpi">
              <w:drawing>
                <wp:anchor distT="0" distB="0" distL="114300" distR="114300" simplePos="0" relativeHeight="251798528" behindDoc="0" locked="0" layoutInCell="1" allowOverlap="1" wp14:anchorId="351BF4DF" wp14:editId="66F30C8A">
                  <wp:simplePos x="0" y="0"/>
                  <wp:positionH relativeFrom="column">
                    <wp:posOffset>584537</wp:posOffset>
                  </wp:positionH>
                  <wp:positionV relativeFrom="paragraph">
                    <wp:posOffset>120614</wp:posOffset>
                  </wp:positionV>
                  <wp:extent cx="3349440" cy="398880"/>
                  <wp:effectExtent l="88900" t="139700" r="80010" b="134620"/>
                  <wp:wrapNone/>
                  <wp:docPr id="137" name="Ink 137"/>
                  <wp:cNvGraphicFramePr/>
                  <a:graphic xmlns:a="http://schemas.openxmlformats.org/drawingml/2006/main">
                    <a:graphicData uri="http://schemas.microsoft.com/office/word/2010/wordprocessingInk">
                      <w14:contentPart bwMode="auto" r:id="rId73">
                        <w14:nvContentPartPr>
                          <w14:cNvContentPartPr/>
                        </w14:nvContentPartPr>
                        <w14:xfrm>
                          <a:off x="0" y="0"/>
                          <a:ext cx="3349440" cy="398880"/>
                        </w14:xfrm>
                      </w14:contentPart>
                    </a:graphicData>
                  </a:graphic>
                </wp:anchor>
              </w:drawing>
            </mc:Choice>
            <mc:Fallback>
              <w:pict>
                <v:shape w14:anchorId="6A41FE72" id="Ink 137" o:spid="_x0000_s1026" type="#_x0000_t75" style="position:absolute;margin-left:41.8pt;margin-top:1.05pt;width:272.25pt;height:48.3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">
                  <v:imagedata r:id="rId74" o:title=""/>
                </v:shape>
              </w:pict>
            </mc:Fallback>
          </mc:AlternateContent>
        </w:r>
      </w:ins>
      <w:r w:rsidR="00433365" w:rsidRPr="008444CD">
        <w:rPr>
          <w:rFonts w:ascii="Times New Roman" w:hAnsi="Times New Roman" w:cs="Times New Roman"/>
          <w:sz w:val="24"/>
          <w:szCs w:val="24"/>
          <w:lang w:val="en"/>
        </w:rPr>
        <w:t>Acting in obedience to the command of their faith that “all authority comes from God, and those in positions of authority have been placed there by God” (Romans 13:1). Hence, giving allegiance to the authority of the state is an extension, as much as an expression, of belief in their God. Doing that also meant that these soldiers m</w:t>
      </w:r>
      <w:r w:rsidR="00D02AF1" w:rsidRPr="008444CD">
        <w:rPr>
          <w:rFonts w:ascii="Times New Roman" w:hAnsi="Times New Roman" w:cs="Times New Roman"/>
          <w:sz w:val="24"/>
          <w:szCs w:val="24"/>
          <w:lang w:val="en"/>
        </w:rPr>
        <w:t>ight</w:t>
      </w:r>
      <w:r w:rsidR="00433365" w:rsidRPr="008444CD">
        <w:rPr>
          <w:rFonts w:ascii="Times New Roman" w:hAnsi="Times New Roman" w:cs="Times New Roman"/>
          <w:sz w:val="24"/>
          <w:szCs w:val="24"/>
          <w:lang w:val="en"/>
        </w:rPr>
        <w:t xml:space="preserve"> be contravening detractors and critics who would condemn participation in </w:t>
      </w:r>
      <w:r w:rsidR="00D02AF1" w:rsidRPr="008444CD">
        <w:rPr>
          <w:rFonts w:ascii="Times New Roman" w:hAnsi="Times New Roman" w:cs="Times New Roman"/>
          <w:sz w:val="24"/>
          <w:szCs w:val="24"/>
          <w:lang w:val="en"/>
        </w:rPr>
        <w:t xml:space="preserve">the </w:t>
      </w:r>
      <w:r w:rsidR="00433365" w:rsidRPr="008444CD">
        <w:rPr>
          <w:rFonts w:ascii="Times New Roman" w:hAnsi="Times New Roman" w:cs="Times New Roman"/>
          <w:sz w:val="24"/>
          <w:szCs w:val="24"/>
          <w:lang w:val="en"/>
        </w:rPr>
        <w:t xml:space="preserve">war. Take the Jehovah’s Witnesses, for example, who do not participate in military services nor condemn those who do. </w:t>
      </w:r>
      <w:r w:rsidR="00D02AF1" w:rsidRPr="008444CD">
        <w:rPr>
          <w:rFonts w:ascii="Times New Roman" w:hAnsi="Times New Roman" w:cs="Times New Roman"/>
          <w:sz w:val="24"/>
          <w:szCs w:val="24"/>
          <w:lang w:val="en"/>
        </w:rPr>
        <w:t xml:space="preserve"> T</w:t>
      </w:r>
      <w:r w:rsidR="00433365" w:rsidRPr="008444CD">
        <w:rPr>
          <w:rFonts w:ascii="Times New Roman" w:hAnsi="Times New Roman" w:cs="Times New Roman"/>
          <w:sz w:val="24"/>
          <w:szCs w:val="24"/>
          <w:lang w:val="en"/>
        </w:rPr>
        <w:t xml:space="preserve">he Witnesses believe that their doctrines are patterned after the lifestyles of early Christians, who according to </w:t>
      </w:r>
      <w:r w:rsidR="00433365" w:rsidRPr="008444CD">
        <w:rPr>
          <w:rFonts w:ascii="Times New Roman" w:hAnsi="Times New Roman" w:cs="Times New Roman"/>
          <w:i/>
          <w:iCs/>
          <w:sz w:val="24"/>
          <w:szCs w:val="24"/>
          <w:lang w:val="en"/>
        </w:rPr>
        <w:t xml:space="preserve">The Encyclopedia </w:t>
      </w:r>
      <w:r w:rsidR="00433365" w:rsidRPr="008444CD">
        <w:rPr>
          <w:rFonts w:ascii="Times New Roman" w:hAnsi="Times New Roman" w:cs="Times New Roman"/>
          <w:i/>
          <w:iCs/>
          <w:sz w:val="24"/>
          <w:szCs w:val="24"/>
          <w:lang w:val="en"/>
        </w:rPr>
        <w:lastRenderedPageBreak/>
        <w:t>of Religion and War</w:t>
      </w:r>
      <w:r w:rsidR="00433365" w:rsidRPr="008444CD">
        <w:rPr>
          <w:rFonts w:ascii="Times New Roman" w:hAnsi="Times New Roman" w:cs="Times New Roman"/>
          <w:sz w:val="24"/>
          <w:szCs w:val="24"/>
          <w:lang w:val="en"/>
        </w:rPr>
        <w:t xml:space="preserve"> “re</w:t>
      </w:r>
      <w:r w:rsidR="00D02AF1" w:rsidRPr="008444CD">
        <w:rPr>
          <w:rFonts w:ascii="Times New Roman" w:hAnsi="Times New Roman" w:cs="Times New Roman"/>
          <w:sz w:val="24"/>
          <w:szCs w:val="24"/>
          <w:lang w:val="en"/>
        </w:rPr>
        <w:t>jected war and military service,</w:t>
      </w:r>
      <w:r w:rsidR="00433365" w:rsidRPr="008444CD">
        <w:rPr>
          <w:rFonts w:ascii="Times New Roman" w:hAnsi="Times New Roman" w:cs="Times New Roman"/>
          <w:sz w:val="24"/>
          <w:szCs w:val="24"/>
          <w:lang w:val="en"/>
        </w:rPr>
        <w:t>”</w:t>
      </w:r>
      <w:r w:rsidR="00D02AF1" w:rsidRPr="008444CD">
        <w:rPr>
          <w:rFonts w:ascii="Times New Roman" w:hAnsi="Times New Roman" w:cs="Times New Roman"/>
          <w:sz w:val="24"/>
          <w:szCs w:val="24"/>
          <w:lang w:val="en"/>
        </w:rPr>
        <w:t xml:space="preserve"> providing historical reference points from </w:t>
      </w:r>
      <w:ins w:id="30" w:author="Michael Milton PhD" w:date="2019-09-17T06:43:00Z">
        <w:r w:rsidR="00241348">
          <w:rPr>
            <w:rFonts w:ascii="Times New Roman" w:hAnsi="Times New Roman" w:cs="Times New Roman"/>
            <w:noProof/>
            <w:sz w:val="24"/>
            <w:szCs w:val="24"/>
            <w:lang w:val="en"/>
          </w:rPr>
          <mc:AlternateContent>
            <mc:Choice Requires="wpi">
              <w:drawing>
                <wp:anchor distT="0" distB="0" distL="114300" distR="114300" simplePos="0" relativeHeight="251908096" behindDoc="0" locked="0" layoutInCell="1" allowOverlap="1" wp14:anchorId="5096FB16" wp14:editId="39B5D716">
                  <wp:simplePos x="0" y="0"/>
                  <wp:positionH relativeFrom="column">
                    <wp:posOffset>149860</wp:posOffset>
                  </wp:positionH>
                  <wp:positionV relativeFrom="paragraph">
                    <wp:posOffset>257810</wp:posOffset>
                  </wp:positionV>
                  <wp:extent cx="3536805" cy="747395"/>
                  <wp:effectExtent l="38100" t="38100" r="0" b="40005"/>
                  <wp:wrapNone/>
                  <wp:docPr id="244" name="Ink 244"/>
                  <wp:cNvGraphicFramePr/>
                  <a:graphic xmlns:a="http://schemas.openxmlformats.org/drawingml/2006/main">
                    <a:graphicData uri="http://schemas.microsoft.com/office/word/2010/wordprocessingInk">
                      <w14:contentPart bwMode="auto" r:id="rId75">
                        <w14:nvContentPartPr>
                          <w14:cNvContentPartPr/>
                        </w14:nvContentPartPr>
                        <w14:xfrm>
                          <a:off x="0" y="0"/>
                          <a:ext cx="3536805" cy="747395"/>
                        </w14:xfrm>
                      </w14:contentPart>
                    </a:graphicData>
                  </a:graphic>
                </wp:anchor>
              </w:drawing>
            </mc:Choice>
            <mc:Fallback>
              <w:pict>
                <v:shape w14:anchorId="5EE5F1A4" id="Ink 244" o:spid="_x0000_s1026" type="#_x0000_t75" style="position:absolute;margin-left:10.6pt;margin-top:19.1pt;width:280.95pt;height:61.2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">
                  <v:imagedata r:id="rId76" o:title=""/>
                </v:shape>
              </w:pict>
            </mc:Fallback>
          </mc:AlternateContent>
        </w:r>
      </w:ins>
      <w:r w:rsidR="00D02AF1" w:rsidRPr="008444CD">
        <w:rPr>
          <w:rFonts w:ascii="Times New Roman" w:hAnsi="Times New Roman" w:cs="Times New Roman"/>
          <w:sz w:val="24"/>
          <w:szCs w:val="24"/>
          <w:lang w:val="en"/>
        </w:rPr>
        <w:t>classical times.</w:t>
      </w:r>
      <w:r w:rsidR="00673768">
        <w:rPr>
          <w:rStyle w:val="FootnoteReference"/>
          <w:rFonts w:ascii="Times New Roman" w:hAnsi="Times New Roman" w:cs="Times New Roman"/>
          <w:sz w:val="24"/>
          <w:szCs w:val="24"/>
          <w:lang w:val="en"/>
        </w:rPr>
        <w:footnoteReference w:id="3"/>
      </w:r>
    </w:p>
    <w:p w14:paraId="7EEA1D8C" w14:textId="19418AA4" w:rsidR="00F7798C" w:rsidRDefault="00B836B7" w:rsidP="00373142">
      <w:pPr>
        <w:autoSpaceDE w:val="0"/>
        <w:autoSpaceDN w:val="0"/>
        <w:adjustRightInd w:val="0"/>
        <w:spacing w:line="480" w:lineRule="auto"/>
        <w:ind w:firstLine="720"/>
        <w:jc w:val="both"/>
        <w:rPr>
          <w:rFonts w:ascii="Times New Roman" w:hAnsi="Times New Roman" w:cs="Times New Roman"/>
          <w:sz w:val="24"/>
          <w:szCs w:val="24"/>
          <w:lang w:val="en"/>
        </w:rPr>
      </w:pPr>
      <w:ins w:id="31" w:author="Michael Milton PhD" w:date="2019-09-17T06:44:00Z">
        <w:r>
          <w:rPr>
            <w:rFonts w:ascii="Times New Roman" w:hAnsi="Times New Roman" w:cs="Times New Roman"/>
            <w:noProof/>
            <w:sz w:val="24"/>
            <w:szCs w:val="24"/>
            <w:lang w:val="en"/>
          </w:rPr>
          <mc:AlternateContent>
            <mc:Choice Requires="wpi">
              <w:drawing>
                <wp:anchor distT="0" distB="0" distL="114300" distR="114300" simplePos="0" relativeHeight="251922432" behindDoc="0" locked="0" layoutInCell="1" allowOverlap="1" wp14:anchorId="419FED5D" wp14:editId="42D4F6FC">
                  <wp:simplePos x="0" y="0"/>
                  <wp:positionH relativeFrom="column">
                    <wp:posOffset>3042920</wp:posOffset>
                  </wp:positionH>
                  <wp:positionV relativeFrom="paragraph">
                    <wp:posOffset>878840</wp:posOffset>
                  </wp:positionV>
                  <wp:extent cx="2662085" cy="428415"/>
                  <wp:effectExtent l="38100" t="38100" r="5080" b="41910"/>
                  <wp:wrapNone/>
                  <wp:docPr id="266" name="Ink 266"/>
                  <wp:cNvGraphicFramePr/>
                  <a:graphic xmlns:a="http://schemas.openxmlformats.org/drawingml/2006/main">
                    <a:graphicData uri="http://schemas.microsoft.com/office/word/2010/wordprocessingInk">
                      <w14:contentPart bwMode="auto" r:id="rId77">
                        <w14:nvContentPartPr>
                          <w14:cNvContentPartPr/>
                        </w14:nvContentPartPr>
                        <w14:xfrm>
                          <a:off x="0" y="0"/>
                          <a:ext cx="2662085" cy="428415"/>
                        </w14:xfrm>
                      </w14:contentPart>
                    </a:graphicData>
                  </a:graphic>
                </wp:anchor>
              </w:drawing>
            </mc:Choice>
            <mc:Fallback>
              <w:pict>
                <v:shape w14:anchorId="5A301F91" id="Ink 266" o:spid="_x0000_s1026" type="#_x0000_t75" style="position:absolute;margin-left:238.4pt;margin-top:68pt;width:212pt;height:36.2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&#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">
                  <v:imagedata r:id="rId78" o:title=""/>
                </v:shape>
              </w:pict>
            </mc:Fallback>
          </mc:AlternateContent>
        </w:r>
        <w:r w:rsidR="00CE0C68">
          <w:rPr>
            <w:rFonts w:ascii="Times New Roman" w:hAnsi="Times New Roman" w:cs="Times New Roman"/>
            <w:noProof/>
            <w:sz w:val="24"/>
            <w:szCs w:val="24"/>
            <w:lang w:val="en"/>
          </w:rPr>
          <mc:AlternateContent>
            <mc:Choice Requires="wpi">
              <w:drawing>
                <wp:anchor distT="0" distB="0" distL="114300" distR="114300" simplePos="0" relativeHeight="251909120" behindDoc="0" locked="0" layoutInCell="1" allowOverlap="1" wp14:anchorId="746316E4" wp14:editId="21BBF08F">
                  <wp:simplePos x="0" y="0"/>
                  <wp:positionH relativeFrom="column">
                    <wp:posOffset>3099137</wp:posOffset>
                  </wp:positionH>
                  <wp:positionV relativeFrom="paragraph">
                    <wp:posOffset>995149</wp:posOffset>
                  </wp:positionV>
                  <wp:extent cx="108000" cy="432720"/>
                  <wp:effectExtent l="88900" t="139700" r="95250" b="139065"/>
                  <wp:wrapNone/>
                  <wp:docPr id="253" name="Ink 253"/>
                  <wp:cNvGraphicFramePr/>
                  <a:graphic xmlns:a="http://schemas.openxmlformats.org/drawingml/2006/main">
                    <a:graphicData uri="http://schemas.microsoft.com/office/word/2010/wordprocessingInk">
                      <w14:contentPart bwMode="auto" r:id="rId79">
                        <w14:nvContentPartPr>
                          <w14:cNvContentPartPr/>
                        </w14:nvContentPartPr>
                        <w14:xfrm>
                          <a:off x="0" y="0"/>
                          <a:ext cx="108000" cy="432720"/>
                        </w14:xfrm>
                      </w14:contentPart>
                    </a:graphicData>
                  </a:graphic>
                </wp:anchor>
              </w:drawing>
            </mc:Choice>
            <mc:Fallback>
              <w:pict>
                <v:shape w14:anchorId="1F262A60" id="Ink 253" o:spid="_x0000_s1026" type="#_x0000_t75" style="position:absolute;margin-left:239.85pt;margin-top:69.85pt;width:17pt;height:51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">
                  <v:imagedata r:id="rId80" o:title=""/>
                </v:shape>
              </w:pict>
            </mc:Fallback>
          </mc:AlternateContent>
        </w:r>
      </w:ins>
      <w:ins w:id="32" w:author="Michael Milton PhD" w:date="2019-09-17T06:43:00Z">
        <w:r w:rsidR="007E5FB1">
          <w:rPr>
            <w:rFonts w:ascii="Times New Roman" w:hAnsi="Times New Roman" w:cs="Times New Roman"/>
            <w:noProof/>
            <w:sz w:val="24"/>
            <w:szCs w:val="24"/>
            <w:lang w:val="en"/>
          </w:rPr>
          <mc:AlternateContent>
            <mc:Choice Requires="wpi">
              <w:drawing>
                <wp:anchor distT="0" distB="0" distL="114300" distR="114300" simplePos="0" relativeHeight="251896832" behindDoc="0" locked="0" layoutInCell="1" allowOverlap="1" wp14:anchorId="2E41A22E" wp14:editId="3E5A43C8">
                  <wp:simplePos x="0" y="0"/>
                  <wp:positionH relativeFrom="column">
                    <wp:posOffset>4356100</wp:posOffset>
                  </wp:positionH>
                  <wp:positionV relativeFrom="paragraph">
                    <wp:posOffset>774065</wp:posOffset>
                  </wp:positionV>
                  <wp:extent cx="149860" cy="212515"/>
                  <wp:effectExtent l="38100" t="38100" r="40640" b="41910"/>
                  <wp:wrapNone/>
                  <wp:docPr id="233" name="Ink 233"/>
                  <wp:cNvGraphicFramePr/>
                  <a:graphic xmlns:a="http://schemas.openxmlformats.org/drawingml/2006/main">
                    <a:graphicData uri="http://schemas.microsoft.com/office/word/2010/wordprocessingInk">
                      <w14:contentPart bwMode="auto" r:id="rId81">
                        <w14:nvContentPartPr>
                          <w14:cNvContentPartPr/>
                        </w14:nvContentPartPr>
                        <w14:xfrm>
                          <a:off x="0" y="0"/>
                          <a:ext cx="149860" cy="212515"/>
                        </w14:xfrm>
                      </w14:contentPart>
                    </a:graphicData>
                  </a:graphic>
                </wp:anchor>
              </w:drawing>
            </mc:Choice>
            <mc:Fallback>
              <w:pict>
                <v:shape w14:anchorId="0271ED02" id="Ink 233" o:spid="_x0000_s1026" type="#_x0000_t75" style="position:absolute;margin-left:341.8pt;margin-top:59.75pt;width:14.2pt;height:19.1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">
                  <v:imagedata r:id="rId82" o:title=""/>
                </v:shape>
              </w:pict>
            </mc:Fallback>
          </mc:AlternateContent>
        </w:r>
      </w:ins>
      <w:ins w:id="33" w:author="Michael Milton PhD" w:date="2019-09-17T06:42:00Z">
        <w:r w:rsidR="007E5FB1">
          <w:rPr>
            <w:rFonts w:ascii="Times New Roman" w:hAnsi="Times New Roman" w:cs="Times New Roman"/>
            <w:noProof/>
            <w:sz w:val="24"/>
            <w:szCs w:val="24"/>
            <w:lang w:val="en"/>
          </w:rPr>
          <mc:AlternateContent>
            <mc:Choice Requires="wpi">
              <w:drawing>
                <wp:anchor distT="0" distB="0" distL="114300" distR="114300" simplePos="0" relativeHeight="251893760" behindDoc="0" locked="0" layoutInCell="1" allowOverlap="1" wp14:anchorId="0617F266" wp14:editId="75EBBFF1">
                  <wp:simplePos x="0" y="0"/>
                  <wp:positionH relativeFrom="column">
                    <wp:posOffset>417830</wp:posOffset>
                  </wp:positionH>
                  <wp:positionV relativeFrom="paragraph">
                    <wp:posOffset>796925</wp:posOffset>
                  </wp:positionV>
                  <wp:extent cx="1904270" cy="189590"/>
                  <wp:effectExtent l="38100" t="38100" r="39370" b="39370"/>
                  <wp:wrapNone/>
                  <wp:docPr id="230" name="Ink 230"/>
                  <wp:cNvGraphicFramePr/>
                  <a:graphic xmlns:a="http://schemas.openxmlformats.org/drawingml/2006/main">
                    <a:graphicData uri="http://schemas.microsoft.com/office/word/2010/wordprocessingInk">
                      <w14:contentPart bwMode="auto" r:id="rId83">
                        <w14:nvContentPartPr>
                          <w14:cNvContentPartPr/>
                        </w14:nvContentPartPr>
                        <w14:xfrm>
                          <a:off x="0" y="0"/>
                          <a:ext cx="1904270" cy="189590"/>
                        </w14:xfrm>
                      </w14:contentPart>
                    </a:graphicData>
                  </a:graphic>
                </wp:anchor>
              </w:drawing>
            </mc:Choice>
            <mc:Fallback>
              <w:pict>
                <v:shape w14:anchorId="0C583F02" id="Ink 230" o:spid="_x0000_s1026" type="#_x0000_t75" style="position:absolute;margin-left:31.7pt;margin-top:61.55pt;width:152.35pt;height:17.4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">
                  <v:imagedata r:id="rId84" o:title=""/>
                </v:shape>
              </w:pict>
            </mc:Fallback>
          </mc:AlternateContent>
        </w:r>
        <w:r w:rsidR="007E5FB1">
          <w:rPr>
            <w:rFonts w:ascii="Times New Roman" w:hAnsi="Times New Roman" w:cs="Times New Roman"/>
            <w:noProof/>
            <w:sz w:val="24"/>
            <w:szCs w:val="24"/>
            <w:lang w:val="en"/>
          </w:rPr>
          <mc:AlternateContent>
            <mc:Choice Requires="wpi">
              <w:drawing>
                <wp:anchor distT="0" distB="0" distL="114300" distR="114300" simplePos="0" relativeHeight="251890688" behindDoc="0" locked="0" layoutInCell="1" allowOverlap="1" wp14:anchorId="3D359FF4" wp14:editId="31E303ED">
                  <wp:simplePos x="0" y="0"/>
                  <wp:positionH relativeFrom="column">
                    <wp:posOffset>-316903</wp:posOffset>
                  </wp:positionH>
                  <wp:positionV relativeFrom="paragraph">
                    <wp:posOffset>787583</wp:posOffset>
                  </wp:positionV>
                  <wp:extent cx="813600" cy="91800"/>
                  <wp:effectExtent l="25400" t="38100" r="62865" b="48260"/>
                  <wp:wrapNone/>
                  <wp:docPr id="227" name="Ink 227"/>
                  <wp:cNvGraphicFramePr/>
                  <a:graphic xmlns:a="http://schemas.openxmlformats.org/drawingml/2006/main">
                    <a:graphicData uri="http://schemas.microsoft.com/office/word/2010/wordprocessingInk">
                      <w14:contentPart bwMode="auto" r:id="rId85">
                        <w14:nvContentPartPr>
                          <w14:cNvContentPartPr/>
                        </w14:nvContentPartPr>
                        <w14:xfrm>
                          <a:off x="0" y="0"/>
                          <a:ext cx="813600" cy="91800"/>
                        </w14:xfrm>
                      </w14:contentPart>
                    </a:graphicData>
                  </a:graphic>
                </wp:anchor>
              </w:drawing>
            </mc:Choice>
            <mc:Fallback>
              <w:pict>
                <v:shape w14:anchorId="48C7ECC6" id="Ink 227" o:spid="_x0000_s1026" type="#_x0000_t75" style="position:absolute;margin-left:-26.55pt;margin-top:60.4pt;width:67.25pt;height:10.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">
                  <v:imagedata r:id="rId86" o:title=""/>
                </v:shape>
              </w:pict>
            </mc:Fallback>
          </mc:AlternateContent>
        </w:r>
        <w:r w:rsidR="007E5FB1">
          <w:rPr>
            <w:rFonts w:ascii="Times New Roman" w:hAnsi="Times New Roman" w:cs="Times New Roman"/>
            <w:noProof/>
            <w:sz w:val="24"/>
            <w:szCs w:val="24"/>
            <w:lang w:val="en"/>
          </w:rPr>
          <mc:AlternateContent>
            <mc:Choice Requires="wpi">
              <w:drawing>
                <wp:anchor distT="0" distB="0" distL="114300" distR="114300" simplePos="0" relativeHeight="251889664" behindDoc="0" locked="0" layoutInCell="1" allowOverlap="1" wp14:anchorId="0DD84DCE" wp14:editId="225B3156">
                  <wp:simplePos x="0" y="0"/>
                  <wp:positionH relativeFrom="column">
                    <wp:posOffset>6008370</wp:posOffset>
                  </wp:positionH>
                  <wp:positionV relativeFrom="paragraph">
                    <wp:posOffset>375920</wp:posOffset>
                  </wp:positionV>
                  <wp:extent cx="653205" cy="306705"/>
                  <wp:effectExtent l="38100" t="38100" r="0" b="36195"/>
                  <wp:wrapNone/>
                  <wp:docPr id="226" name="Ink 226"/>
                  <wp:cNvGraphicFramePr/>
                  <a:graphic xmlns:a="http://schemas.openxmlformats.org/drawingml/2006/main">
                    <a:graphicData uri="http://schemas.microsoft.com/office/word/2010/wordprocessingInk">
                      <w14:contentPart bwMode="auto" r:id="rId87">
                        <w14:nvContentPartPr>
                          <w14:cNvContentPartPr/>
                        </w14:nvContentPartPr>
                        <w14:xfrm>
                          <a:off x="0" y="0"/>
                          <a:ext cx="653205" cy="306705"/>
                        </w14:xfrm>
                      </w14:contentPart>
                    </a:graphicData>
                  </a:graphic>
                </wp:anchor>
              </w:drawing>
            </mc:Choice>
            <mc:Fallback>
              <w:pict>
                <v:shape w14:anchorId="1D5C389A" id="Ink 226" o:spid="_x0000_s1026" type="#_x0000_t75" style="position:absolute;margin-left:471.9pt;margin-top:28.4pt;width:53.9pt;height:26.5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">
                  <v:imagedata r:id="rId88" o:title=""/>
                </v:shape>
              </w:pict>
            </mc:Fallback>
          </mc:AlternateContent>
        </w:r>
        <w:r w:rsidR="00595136">
          <w:rPr>
            <w:rFonts w:ascii="Times New Roman" w:hAnsi="Times New Roman" w:cs="Times New Roman"/>
            <w:noProof/>
            <w:sz w:val="24"/>
            <w:szCs w:val="24"/>
            <w:lang w:val="en"/>
          </w:rPr>
          <mc:AlternateContent>
            <mc:Choice Requires="wpi">
              <w:drawing>
                <wp:anchor distT="0" distB="0" distL="114300" distR="114300" simplePos="0" relativeHeight="251886592" behindDoc="0" locked="0" layoutInCell="1" allowOverlap="1" wp14:anchorId="158099F7" wp14:editId="4CC3C617">
                  <wp:simplePos x="0" y="0"/>
                  <wp:positionH relativeFrom="column">
                    <wp:posOffset>3680177</wp:posOffset>
                  </wp:positionH>
                  <wp:positionV relativeFrom="paragraph">
                    <wp:posOffset>500303</wp:posOffset>
                  </wp:positionV>
                  <wp:extent cx="46080" cy="62280"/>
                  <wp:effectExtent l="38100" t="38100" r="43180" b="39370"/>
                  <wp:wrapNone/>
                  <wp:docPr id="223" name="Ink 223"/>
                  <wp:cNvGraphicFramePr/>
                  <a:graphic xmlns:a="http://schemas.openxmlformats.org/drawingml/2006/main">
                    <a:graphicData uri="http://schemas.microsoft.com/office/word/2010/wordprocessingInk">
                      <w14:contentPart bwMode="auto" r:id="rId89">
                        <w14:nvContentPartPr>
                          <w14:cNvContentPartPr/>
                        </w14:nvContentPartPr>
                        <w14:xfrm>
                          <a:off x="0" y="0"/>
                          <a:ext cx="46080" cy="62280"/>
                        </w14:xfrm>
                      </w14:contentPart>
                    </a:graphicData>
                  </a:graphic>
                </wp:anchor>
              </w:drawing>
            </mc:Choice>
            <mc:Fallback>
              <w:pict>
                <v:shape w14:anchorId="371F0098" id="Ink 223" o:spid="_x0000_s1026" type="#_x0000_t75" style="position:absolute;margin-left:288.6pt;margin-top:38.2pt;width:6.05pt;height:7.3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">
                  <v:imagedata r:id="rId90" o:title=""/>
                </v:shape>
              </w:pict>
            </mc:Fallback>
          </mc:AlternateContent>
        </w:r>
        <w:r w:rsidR="00595136">
          <w:rPr>
            <w:rFonts w:ascii="Times New Roman" w:hAnsi="Times New Roman" w:cs="Times New Roman"/>
            <w:noProof/>
            <w:sz w:val="24"/>
            <w:szCs w:val="24"/>
            <w:lang w:val="en"/>
          </w:rPr>
          <mc:AlternateContent>
            <mc:Choice Requires="wpi">
              <w:drawing>
                <wp:anchor distT="0" distB="0" distL="114300" distR="114300" simplePos="0" relativeHeight="251885568" behindDoc="0" locked="0" layoutInCell="1" allowOverlap="1" wp14:anchorId="347A69D6" wp14:editId="73F200FF">
                  <wp:simplePos x="0" y="0"/>
                  <wp:positionH relativeFrom="column">
                    <wp:posOffset>3258977</wp:posOffset>
                  </wp:positionH>
                  <wp:positionV relativeFrom="paragraph">
                    <wp:posOffset>490583</wp:posOffset>
                  </wp:positionV>
                  <wp:extent cx="39600" cy="91800"/>
                  <wp:effectExtent l="38100" t="38100" r="36830" b="35560"/>
                  <wp:wrapNone/>
                  <wp:docPr id="222" name="Ink 222"/>
                  <wp:cNvGraphicFramePr/>
                  <a:graphic xmlns:a="http://schemas.openxmlformats.org/drawingml/2006/main">
                    <a:graphicData uri="http://schemas.microsoft.com/office/word/2010/wordprocessingInk">
                      <w14:contentPart bwMode="auto" r:id="rId91">
                        <w14:nvContentPartPr>
                          <w14:cNvContentPartPr/>
                        </w14:nvContentPartPr>
                        <w14:xfrm>
                          <a:off x="0" y="0"/>
                          <a:ext cx="39600" cy="91800"/>
                        </w14:xfrm>
                      </w14:contentPart>
                    </a:graphicData>
                  </a:graphic>
                </wp:anchor>
              </w:drawing>
            </mc:Choice>
            <mc:Fallback>
              <w:pict>
                <v:shape w14:anchorId="22E227E6" id="Ink 222" o:spid="_x0000_s1026" type="#_x0000_t75" style="position:absolute;margin-left:255.4pt;margin-top:37.45pt;width:5.5pt;height:9.6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">
                  <v:imagedata r:id="rId92" o:title=""/>
                </v:shape>
              </w:pict>
            </mc:Fallback>
          </mc:AlternateContent>
        </w:r>
        <w:r w:rsidR="00595136">
          <w:rPr>
            <w:rFonts w:ascii="Times New Roman" w:hAnsi="Times New Roman" w:cs="Times New Roman"/>
            <w:noProof/>
            <w:sz w:val="24"/>
            <w:szCs w:val="24"/>
            <w:lang w:val="en"/>
          </w:rPr>
          <mc:AlternateContent>
            <mc:Choice Requires="wpi">
              <w:drawing>
                <wp:anchor distT="0" distB="0" distL="114300" distR="114300" simplePos="0" relativeHeight="251884544" behindDoc="0" locked="0" layoutInCell="1" allowOverlap="1" wp14:anchorId="49A9056C" wp14:editId="623A58B3">
                  <wp:simplePos x="0" y="0"/>
                  <wp:positionH relativeFrom="column">
                    <wp:posOffset>2929217</wp:posOffset>
                  </wp:positionH>
                  <wp:positionV relativeFrom="paragraph">
                    <wp:posOffset>62543</wp:posOffset>
                  </wp:positionV>
                  <wp:extent cx="304200" cy="196200"/>
                  <wp:effectExtent l="50800" t="50800" r="13335" b="58420"/>
                  <wp:wrapNone/>
                  <wp:docPr id="221" name="Ink 221"/>
                  <wp:cNvGraphicFramePr/>
                  <a:graphic xmlns:a="http://schemas.openxmlformats.org/drawingml/2006/main">
                    <a:graphicData uri="http://schemas.microsoft.com/office/word/2010/wordprocessingInk">
                      <w14:contentPart bwMode="auto" r:id="rId93">
                        <w14:nvContentPartPr>
                          <w14:cNvContentPartPr/>
                        </w14:nvContentPartPr>
                        <w14:xfrm>
                          <a:off x="0" y="0"/>
                          <a:ext cx="304200" cy="196200"/>
                        </w14:xfrm>
                      </w14:contentPart>
                    </a:graphicData>
                  </a:graphic>
                </wp:anchor>
              </w:drawing>
            </mc:Choice>
            <mc:Fallback>
              <w:pict>
                <v:shape w14:anchorId="2AA77A7C" id="Ink 221" o:spid="_x0000_s1026" type="#_x0000_t75" style="position:absolute;margin-left:229.05pt;margin-top:3.3pt;width:27.15pt;height:18.7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">
                  <v:imagedata r:id="rId94" o:title=""/>
                </v:shape>
              </w:pict>
            </mc:Fallback>
          </mc:AlternateContent>
        </w:r>
      </w:ins>
      <w:r w:rsidR="00F7798C" w:rsidRPr="008444CD">
        <w:rPr>
          <w:rFonts w:ascii="Times New Roman" w:hAnsi="Times New Roman" w:cs="Times New Roman"/>
          <w:sz w:val="24"/>
          <w:szCs w:val="24"/>
          <w:lang w:val="en"/>
        </w:rPr>
        <w:t xml:space="preserve">From the </w:t>
      </w:r>
      <w:r w:rsidR="00D02AF1" w:rsidRPr="008444CD">
        <w:rPr>
          <w:rFonts w:ascii="Times New Roman" w:hAnsi="Times New Roman" w:cs="Times New Roman"/>
          <w:sz w:val="24"/>
          <w:szCs w:val="24"/>
          <w:lang w:val="en"/>
        </w:rPr>
        <w:t>preced</w:t>
      </w:r>
      <w:r w:rsidR="00F7798C" w:rsidRPr="008444CD">
        <w:rPr>
          <w:rFonts w:ascii="Times New Roman" w:hAnsi="Times New Roman" w:cs="Times New Roman"/>
          <w:sz w:val="24"/>
          <w:szCs w:val="24"/>
          <w:lang w:val="en"/>
        </w:rPr>
        <w:t xml:space="preserve">ing, one deduces that if the reason the early Christians declined participation both in war and military service was due in part to their conviction that the violence that these represent or produce negate the love and faith that Jesus taught, Christians are expected to give much more care to those who truly need it. </w:t>
      </w:r>
      <w:r w:rsidR="00D02AF1" w:rsidRPr="008444CD">
        <w:rPr>
          <w:rFonts w:ascii="Times New Roman" w:hAnsi="Times New Roman" w:cs="Times New Roman"/>
          <w:sz w:val="24"/>
          <w:szCs w:val="24"/>
          <w:lang w:val="en"/>
        </w:rPr>
        <w:t>T</w:t>
      </w:r>
      <w:r w:rsidR="00F7798C" w:rsidRPr="008444CD">
        <w:rPr>
          <w:rFonts w:ascii="Times New Roman" w:hAnsi="Times New Roman" w:cs="Times New Roman"/>
          <w:sz w:val="24"/>
          <w:szCs w:val="24"/>
          <w:lang w:val="en"/>
        </w:rPr>
        <w:t xml:space="preserve">here must be urgency in the manner that we respond to the care that war veterans require, an immediacy that reminds us of Luke 19:31, where Jesus says, “If anyone asks you, ‘Why are you untying it’ say, ‘The Lord </w:t>
      </w:r>
      <w:r w:rsidR="00D02AF1" w:rsidRPr="008444CD">
        <w:rPr>
          <w:rFonts w:ascii="Times New Roman" w:hAnsi="Times New Roman" w:cs="Times New Roman"/>
          <w:sz w:val="24"/>
          <w:szCs w:val="24"/>
          <w:lang w:val="en"/>
        </w:rPr>
        <w:t>needs</w:t>
      </w:r>
      <w:r w:rsidR="001B24AB">
        <w:rPr>
          <w:rFonts w:ascii="Times New Roman" w:hAnsi="Times New Roman" w:cs="Times New Roman"/>
          <w:sz w:val="24"/>
          <w:szCs w:val="24"/>
          <w:lang w:val="en"/>
        </w:rPr>
        <w:t xml:space="preserve"> it.”</w:t>
      </w:r>
    </w:p>
    <w:p w14:paraId="00B29C00" w14:textId="2D14B06B" w:rsidR="00121874" w:rsidRPr="00121874" w:rsidRDefault="00864F95" w:rsidP="00EA5DBC">
      <w:pPr>
        <w:autoSpaceDE w:val="0"/>
        <w:autoSpaceDN w:val="0"/>
        <w:adjustRightInd w:val="0"/>
        <w:spacing w:line="360" w:lineRule="auto"/>
        <w:jc w:val="both"/>
        <w:rPr>
          <w:rFonts w:ascii="Times New Roman" w:hAnsi="Times New Roman" w:cs="Times New Roman"/>
          <w:b/>
          <w:sz w:val="24"/>
          <w:szCs w:val="24"/>
          <w:lang w:val="en"/>
        </w:rPr>
      </w:pPr>
      <w:ins w:id="34" w:author="Michael Milton PhD" w:date="2019-09-17T06:45:00Z">
        <w:r>
          <w:rPr>
            <w:rFonts w:ascii="Times New Roman" w:hAnsi="Times New Roman" w:cs="Times New Roman"/>
            <w:b/>
            <w:noProof/>
            <w:sz w:val="24"/>
            <w:szCs w:val="24"/>
            <w:lang w:val="en"/>
          </w:rPr>
          <mc:AlternateContent>
            <mc:Choice Requires="wpi">
              <w:drawing>
                <wp:anchor distT="0" distB="0" distL="114300" distR="114300" simplePos="0" relativeHeight="251934720" behindDoc="0" locked="0" layoutInCell="1" allowOverlap="1" wp14:anchorId="7D6F73AB" wp14:editId="0C763C8B">
                  <wp:simplePos x="0" y="0"/>
                  <wp:positionH relativeFrom="column">
                    <wp:posOffset>5205095</wp:posOffset>
                  </wp:positionH>
                  <wp:positionV relativeFrom="paragraph">
                    <wp:posOffset>-156845</wp:posOffset>
                  </wp:positionV>
                  <wp:extent cx="1299845" cy="800345"/>
                  <wp:effectExtent l="50800" t="50800" r="8255" b="38100"/>
                  <wp:wrapNone/>
                  <wp:docPr id="278" name="Ink 278"/>
                  <wp:cNvGraphicFramePr/>
                  <a:graphic xmlns:a="http://schemas.openxmlformats.org/drawingml/2006/main">
                    <a:graphicData uri="http://schemas.microsoft.com/office/word/2010/wordprocessingInk">
                      <w14:contentPart bwMode="auto" r:id="rId95">
                        <w14:nvContentPartPr>
                          <w14:cNvContentPartPr/>
                        </w14:nvContentPartPr>
                        <w14:xfrm>
                          <a:off x="0" y="0"/>
                          <a:ext cx="1299845" cy="800345"/>
                        </w14:xfrm>
                      </w14:contentPart>
                    </a:graphicData>
                  </a:graphic>
                </wp:anchor>
              </w:drawing>
            </mc:Choice>
            <mc:Fallback>
              <w:pict>
                <v:shape w14:anchorId="1895E231" id="Ink 278" o:spid="_x0000_s1026" type="#_x0000_t75" style="position:absolute;margin-left:408.25pt;margin-top:-13.95pt;width:105.55pt;height:65.8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">
                  <v:imagedata r:id="rId96" o:title=""/>
                </v:shape>
              </w:pict>
            </mc:Fallback>
          </mc:AlternateContent>
        </w:r>
      </w:ins>
      <w:ins w:id="35" w:author="Michael Milton PhD" w:date="2019-09-17T06:44:00Z">
        <w:r>
          <w:rPr>
            <w:rFonts w:ascii="Times New Roman" w:hAnsi="Times New Roman" w:cs="Times New Roman"/>
            <w:b/>
            <w:noProof/>
            <w:sz w:val="24"/>
            <w:szCs w:val="24"/>
            <w:lang w:val="en"/>
          </w:rPr>
          <mc:AlternateContent>
            <mc:Choice Requires="wpi">
              <w:drawing>
                <wp:anchor distT="0" distB="0" distL="114300" distR="114300" simplePos="0" relativeHeight="251929600" behindDoc="0" locked="0" layoutInCell="1" allowOverlap="1" wp14:anchorId="401C3A20" wp14:editId="73D4C04F">
                  <wp:simplePos x="0" y="0"/>
                  <wp:positionH relativeFrom="column">
                    <wp:posOffset>3888740</wp:posOffset>
                  </wp:positionH>
                  <wp:positionV relativeFrom="paragraph">
                    <wp:posOffset>-89535</wp:posOffset>
                  </wp:positionV>
                  <wp:extent cx="1179620" cy="328295"/>
                  <wp:effectExtent l="50800" t="50800" r="0" b="52705"/>
                  <wp:wrapNone/>
                  <wp:docPr id="273" name="Ink 273"/>
                  <wp:cNvGraphicFramePr/>
                  <a:graphic xmlns:a="http://schemas.openxmlformats.org/drawingml/2006/main">
                    <a:graphicData uri="http://schemas.microsoft.com/office/word/2010/wordprocessingInk">
                      <w14:contentPart bwMode="auto" r:id="rId97">
                        <w14:nvContentPartPr>
                          <w14:cNvContentPartPr/>
                        </w14:nvContentPartPr>
                        <w14:xfrm>
                          <a:off x="0" y="0"/>
                          <a:ext cx="1179620" cy="328295"/>
                        </w14:xfrm>
                      </w14:contentPart>
                    </a:graphicData>
                  </a:graphic>
                </wp:anchor>
              </w:drawing>
            </mc:Choice>
            <mc:Fallback>
              <w:pict>
                <v:shape w14:anchorId="51C4CD49" id="Ink 273" o:spid="_x0000_s1026" type="#_x0000_t75" style="position:absolute;margin-left:304.6pt;margin-top:-8.65pt;width:96.15pt;height:29.0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">
                  <v:imagedata r:id="rId98" o:title=""/>
                </v:shape>
              </w:pict>
            </mc:Fallback>
          </mc:AlternateContent>
        </w:r>
      </w:ins>
      <w:r w:rsidR="00121874" w:rsidRPr="00121874">
        <w:rPr>
          <w:rFonts w:ascii="Times New Roman" w:hAnsi="Times New Roman" w:cs="Times New Roman"/>
          <w:b/>
          <w:sz w:val="24"/>
          <w:szCs w:val="24"/>
          <w:lang w:val="en"/>
        </w:rPr>
        <w:t>Ministry</w:t>
      </w:r>
    </w:p>
    <w:p w14:paraId="767C73B9" w14:textId="10BC53A1" w:rsidR="00F7798C" w:rsidRPr="008444CD" w:rsidRDefault="00A46D56" w:rsidP="00373142">
      <w:pPr>
        <w:autoSpaceDE w:val="0"/>
        <w:autoSpaceDN w:val="0"/>
        <w:adjustRightInd w:val="0"/>
        <w:spacing w:line="480" w:lineRule="auto"/>
        <w:jc w:val="both"/>
        <w:rPr>
          <w:rFonts w:ascii="Times New Roman" w:hAnsi="Times New Roman" w:cs="Times New Roman"/>
          <w:sz w:val="24"/>
          <w:szCs w:val="24"/>
          <w:lang w:val="en"/>
        </w:rPr>
      </w:pPr>
      <w:ins w:id="36" w:author="Michael Milton PhD" w:date="2019-09-17T06:45:00Z">
        <w:r>
          <w:rPr>
            <w:rFonts w:ascii="Times New Roman" w:hAnsi="Times New Roman" w:cs="Times New Roman"/>
            <w:noProof/>
            <w:sz w:val="24"/>
            <w:szCs w:val="24"/>
            <w:lang w:val="en"/>
          </w:rPr>
          <mc:AlternateContent>
            <mc:Choice Requires="wpi">
              <w:drawing>
                <wp:anchor distT="0" distB="0" distL="114300" distR="114300" simplePos="0" relativeHeight="251944960" behindDoc="0" locked="0" layoutInCell="1" allowOverlap="1" wp14:anchorId="70562F20" wp14:editId="23B4B4EA">
                  <wp:simplePos x="0" y="0"/>
                  <wp:positionH relativeFrom="column">
                    <wp:posOffset>4898390</wp:posOffset>
                  </wp:positionH>
                  <wp:positionV relativeFrom="paragraph">
                    <wp:posOffset>161290</wp:posOffset>
                  </wp:positionV>
                  <wp:extent cx="763955" cy="630360"/>
                  <wp:effectExtent l="38100" t="38100" r="0" b="43180"/>
                  <wp:wrapNone/>
                  <wp:docPr id="288" name="Ink 288"/>
                  <wp:cNvGraphicFramePr/>
                  <a:graphic xmlns:a="http://schemas.openxmlformats.org/drawingml/2006/main">
                    <a:graphicData uri="http://schemas.microsoft.com/office/word/2010/wordprocessingInk">
                      <w14:contentPart bwMode="auto" r:id="rId99">
                        <w14:nvContentPartPr>
                          <w14:cNvContentPartPr/>
                        </w14:nvContentPartPr>
                        <w14:xfrm>
                          <a:off x="0" y="0"/>
                          <a:ext cx="763955" cy="630360"/>
                        </w14:xfrm>
                      </w14:contentPart>
                    </a:graphicData>
                  </a:graphic>
                </wp:anchor>
              </w:drawing>
            </mc:Choice>
            <mc:Fallback>
              <w:pict>
                <v:shape w14:anchorId="3636C3F5" id="Ink 288" o:spid="_x0000_s1026" type="#_x0000_t75" style="position:absolute;margin-left:384.5pt;margin-top:11.5pt;width:62.55pt;height:52.0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">
                  <v:imagedata r:id="rId100" o:title=""/>
                </v:shape>
              </w:pict>
            </mc:Fallback>
          </mc:AlternateContent>
        </w:r>
      </w:ins>
      <w:ins w:id="37" w:author="Michael Milton PhD" w:date="2019-09-17T06:44:00Z">
        <w:r w:rsidR="00B836B7">
          <w:rPr>
            <w:rFonts w:ascii="Times New Roman" w:hAnsi="Times New Roman" w:cs="Times New Roman"/>
            <w:noProof/>
            <w:sz w:val="24"/>
            <w:szCs w:val="24"/>
            <w:lang w:val="en"/>
          </w:rPr>
          <mc:AlternateContent>
            <mc:Choice Requires="wpi">
              <w:drawing>
                <wp:anchor distT="0" distB="0" distL="114300" distR="114300" simplePos="0" relativeHeight="251925504" behindDoc="0" locked="0" layoutInCell="1" allowOverlap="1" wp14:anchorId="523086BA" wp14:editId="5A48745F">
                  <wp:simplePos x="0" y="0"/>
                  <wp:positionH relativeFrom="column">
                    <wp:posOffset>3924935</wp:posOffset>
                  </wp:positionH>
                  <wp:positionV relativeFrom="paragraph">
                    <wp:posOffset>213360</wp:posOffset>
                  </wp:positionV>
                  <wp:extent cx="1764130" cy="42775"/>
                  <wp:effectExtent l="38100" t="38100" r="26670" b="46355"/>
                  <wp:wrapNone/>
                  <wp:docPr id="269" name="Ink 269"/>
                  <wp:cNvGraphicFramePr/>
                  <a:graphic xmlns:a="http://schemas.openxmlformats.org/drawingml/2006/main">
                    <a:graphicData uri="http://schemas.microsoft.com/office/word/2010/wordprocessingInk">
                      <w14:contentPart bwMode="auto" r:id="rId101">
                        <w14:nvContentPartPr>
                          <w14:cNvContentPartPr/>
                        </w14:nvContentPartPr>
                        <w14:xfrm>
                          <a:off x="0" y="0"/>
                          <a:ext cx="1764130" cy="42775"/>
                        </w14:xfrm>
                      </w14:contentPart>
                    </a:graphicData>
                  </a:graphic>
                </wp:anchor>
              </w:drawing>
            </mc:Choice>
            <mc:Fallback>
              <w:pict>
                <v:shape w14:anchorId="14D941E3" id="Ink 269" o:spid="_x0000_s1026" type="#_x0000_t75" style="position:absolute;margin-left:307.85pt;margin-top:15.6pt;width:141.3pt;height:5.7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">
                  <v:imagedata r:id="rId102" o:title=""/>
                </v:shape>
              </w:pict>
            </mc:Fallback>
          </mc:AlternateContent>
        </w:r>
      </w:ins>
      <w:r w:rsidR="00475992">
        <w:rPr>
          <w:rFonts w:ascii="Times New Roman" w:hAnsi="Times New Roman" w:cs="Times New Roman"/>
          <w:sz w:val="24"/>
          <w:szCs w:val="24"/>
          <w:lang w:val="en"/>
        </w:rPr>
        <w:tab/>
      </w:r>
      <w:r w:rsidR="00F7798C" w:rsidRPr="008444CD">
        <w:rPr>
          <w:rFonts w:ascii="Times New Roman" w:hAnsi="Times New Roman" w:cs="Times New Roman"/>
          <w:sz w:val="24"/>
          <w:szCs w:val="24"/>
          <w:lang w:val="en"/>
        </w:rPr>
        <w:t>Jesus’s ministry provided ample examples of healing. He had no time or need to interrogate the victims on how they got themselves into unp</w:t>
      </w:r>
      <w:r w:rsidR="00D02AF1" w:rsidRPr="008444CD">
        <w:rPr>
          <w:rFonts w:ascii="Times New Roman" w:hAnsi="Times New Roman" w:cs="Times New Roman"/>
          <w:sz w:val="24"/>
          <w:szCs w:val="24"/>
          <w:lang w:val="en"/>
        </w:rPr>
        <w:t>leasant or unhealthy lifestyles</w:t>
      </w:r>
      <w:r w:rsidR="00F7798C" w:rsidRPr="008444CD">
        <w:rPr>
          <w:rFonts w:ascii="Times New Roman" w:hAnsi="Times New Roman" w:cs="Times New Roman"/>
          <w:sz w:val="24"/>
          <w:szCs w:val="24"/>
          <w:lang w:val="en"/>
        </w:rPr>
        <w:t>, g</w:t>
      </w:r>
      <w:r w:rsidR="00D02AF1" w:rsidRPr="008444CD">
        <w:rPr>
          <w:rFonts w:ascii="Times New Roman" w:hAnsi="Times New Roman" w:cs="Times New Roman"/>
          <w:sz w:val="24"/>
          <w:szCs w:val="24"/>
          <w:lang w:val="en"/>
        </w:rPr>
        <w:t>i</w:t>
      </w:r>
      <w:r w:rsidR="00F7798C" w:rsidRPr="008444CD">
        <w:rPr>
          <w:rFonts w:ascii="Times New Roman" w:hAnsi="Times New Roman" w:cs="Times New Roman"/>
          <w:sz w:val="24"/>
          <w:szCs w:val="24"/>
          <w:lang w:val="en"/>
        </w:rPr>
        <w:t>ve love and healing. According to Major General Clay T. Buckingham, Jesus was perfect in the following ways:</w:t>
      </w:r>
    </w:p>
    <w:p w14:paraId="1F7087C1" w14:textId="4C656019" w:rsidR="00F7798C" w:rsidRDefault="00F7798C" w:rsidP="008444CD">
      <w:pPr>
        <w:autoSpaceDE w:val="0"/>
        <w:autoSpaceDN w:val="0"/>
        <w:adjustRightInd w:val="0"/>
        <w:spacing w:line="240" w:lineRule="auto"/>
        <w:ind w:left="720" w:right="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He loved people. He had compassion </w:t>
      </w:r>
      <w:r w:rsidR="00D02AF1" w:rsidRPr="008444CD">
        <w:rPr>
          <w:rFonts w:ascii="Times New Roman" w:hAnsi="Times New Roman" w:cs="Times New Roman"/>
          <w:sz w:val="24"/>
          <w:szCs w:val="24"/>
          <w:lang w:val="en"/>
        </w:rPr>
        <w:t>for</w:t>
      </w:r>
      <w:r w:rsidRPr="008444CD">
        <w:rPr>
          <w:rFonts w:ascii="Times New Roman" w:hAnsi="Times New Roman" w:cs="Times New Roman"/>
          <w:sz w:val="24"/>
          <w:szCs w:val="24"/>
          <w:lang w:val="en"/>
        </w:rPr>
        <w:t xml:space="preserve"> people. He loved helping people, healing people, giving to people. He sought the very best for everyone. He was not a getting person. He was a giving person—giving life, hope, and encouragement.</w:t>
      </w:r>
      <w:r w:rsidR="00673768">
        <w:rPr>
          <w:rStyle w:val="FootnoteReference"/>
          <w:rFonts w:ascii="Times New Roman" w:hAnsi="Times New Roman" w:cs="Times New Roman"/>
          <w:sz w:val="24"/>
          <w:szCs w:val="24"/>
          <w:lang w:val="en"/>
        </w:rPr>
        <w:footnoteReference w:id="4"/>
      </w:r>
    </w:p>
    <w:p w14:paraId="2698AA52" w14:textId="77777777" w:rsidR="008444CD" w:rsidRPr="008444CD" w:rsidRDefault="008444CD" w:rsidP="008444CD">
      <w:pPr>
        <w:autoSpaceDE w:val="0"/>
        <w:autoSpaceDN w:val="0"/>
        <w:adjustRightInd w:val="0"/>
        <w:spacing w:line="240" w:lineRule="auto"/>
        <w:ind w:left="720" w:right="720"/>
        <w:jc w:val="both"/>
        <w:rPr>
          <w:rFonts w:ascii="Times New Roman" w:hAnsi="Times New Roman" w:cs="Times New Roman"/>
          <w:sz w:val="24"/>
          <w:szCs w:val="24"/>
          <w:lang w:val="en"/>
        </w:rPr>
      </w:pPr>
    </w:p>
    <w:p w14:paraId="3B14C138" w14:textId="0DC8ECA9" w:rsidR="00F7798C" w:rsidRPr="008444CD" w:rsidRDefault="00C2246C" w:rsidP="008444CD">
      <w:pPr>
        <w:autoSpaceDE w:val="0"/>
        <w:autoSpaceDN w:val="0"/>
        <w:adjustRightInd w:val="0"/>
        <w:spacing w:line="480" w:lineRule="auto"/>
        <w:ind w:firstLine="720"/>
        <w:jc w:val="both"/>
        <w:rPr>
          <w:rFonts w:ascii="Times New Roman" w:hAnsi="Times New Roman" w:cs="Times New Roman"/>
          <w:sz w:val="24"/>
          <w:szCs w:val="24"/>
          <w:lang w:val="en"/>
        </w:rPr>
      </w:pPr>
      <w:ins w:id="38" w:author="Michael Milton PhD" w:date="2019-09-17T06:46:00Z">
        <w:r>
          <w:rPr>
            <w:rFonts w:ascii="Times New Roman" w:hAnsi="Times New Roman" w:cs="Times New Roman"/>
            <w:noProof/>
            <w:sz w:val="24"/>
            <w:szCs w:val="24"/>
            <w:lang w:val="en"/>
          </w:rPr>
          <mc:AlternateContent>
            <mc:Choice Requires="wpi">
              <w:drawing>
                <wp:anchor distT="0" distB="0" distL="114300" distR="114300" simplePos="0" relativeHeight="251948032" behindDoc="0" locked="0" layoutInCell="1" allowOverlap="1" wp14:anchorId="7365E506" wp14:editId="4D293B85">
                  <wp:simplePos x="0" y="0"/>
                  <wp:positionH relativeFrom="column">
                    <wp:posOffset>4842510</wp:posOffset>
                  </wp:positionH>
                  <wp:positionV relativeFrom="paragraph">
                    <wp:posOffset>803910</wp:posOffset>
                  </wp:positionV>
                  <wp:extent cx="535305" cy="232770"/>
                  <wp:effectExtent l="38100" t="38100" r="0" b="34290"/>
                  <wp:wrapNone/>
                  <wp:docPr id="291" name="Ink 291"/>
                  <wp:cNvGraphicFramePr/>
                  <a:graphic xmlns:a="http://schemas.openxmlformats.org/drawingml/2006/main">
                    <a:graphicData uri="http://schemas.microsoft.com/office/word/2010/wordprocessingInk">
                      <w14:contentPart bwMode="auto" r:id="rId103">
                        <w14:nvContentPartPr>
                          <w14:cNvContentPartPr/>
                        </w14:nvContentPartPr>
                        <w14:xfrm>
                          <a:off x="0" y="0"/>
                          <a:ext cx="535305" cy="232770"/>
                        </w14:xfrm>
                      </w14:contentPart>
                    </a:graphicData>
                  </a:graphic>
                </wp:anchor>
              </w:drawing>
            </mc:Choice>
            <mc:Fallback>
              <w:pict>
                <v:shape w14:anchorId="169BEE8C" id="Ink 291" o:spid="_x0000_s1026" type="#_x0000_t75" style="position:absolute;margin-left:380.1pt;margin-top:62.1pt;width:44.55pt;height:20.8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">
                  <v:imagedata r:id="rId104" o:title=""/>
                </v:shape>
              </w:pict>
            </mc:Fallback>
          </mc:AlternateContent>
        </w:r>
      </w:ins>
      <w:r w:rsidR="00F7798C" w:rsidRPr="008444CD">
        <w:rPr>
          <w:rFonts w:ascii="Times New Roman" w:hAnsi="Times New Roman" w:cs="Times New Roman"/>
          <w:sz w:val="24"/>
          <w:szCs w:val="24"/>
          <w:lang w:val="en"/>
        </w:rPr>
        <w:t xml:space="preserve">The absence of discrimination in his love means that he forgave all, provided for all, and healed all that were oppressed of the devil because he was anointed of God (Acts 10:38). A statement credited to Peter Meinhold, a German Luther theologian-scholar, reads thus, “Being a Christian and a soldier was considered irreconcilable.” </w:t>
      </w:r>
      <w:r w:rsidR="00D02AF1" w:rsidRPr="008444CD">
        <w:rPr>
          <w:rFonts w:ascii="Times New Roman" w:hAnsi="Times New Roman" w:cs="Times New Roman"/>
          <w:sz w:val="24"/>
          <w:szCs w:val="24"/>
          <w:lang w:val="en"/>
        </w:rPr>
        <w:t>N</w:t>
      </w:r>
      <w:r w:rsidR="00F7798C" w:rsidRPr="008444CD">
        <w:rPr>
          <w:rFonts w:ascii="Times New Roman" w:hAnsi="Times New Roman" w:cs="Times New Roman"/>
          <w:sz w:val="24"/>
          <w:szCs w:val="24"/>
          <w:lang w:val="en"/>
        </w:rPr>
        <w:t xml:space="preserve">ow that we cannot argue about the realities not only of soldiers around us, we are also dealing with the consequences that result from </w:t>
      </w:r>
      <w:r w:rsidR="00F7798C" w:rsidRPr="008444CD">
        <w:rPr>
          <w:rFonts w:ascii="Times New Roman" w:hAnsi="Times New Roman" w:cs="Times New Roman"/>
          <w:sz w:val="24"/>
          <w:szCs w:val="24"/>
          <w:lang w:val="en"/>
        </w:rPr>
        <w:lastRenderedPageBreak/>
        <w:t xml:space="preserve">soldiers participating in </w:t>
      </w:r>
      <w:r w:rsidR="00D02AF1" w:rsidRPr="008444CD">
        <w:rPr>
          <w:rFonts w:ascii="Times New Roman" w:hAnsi="Times New Roman" w:cs="Times New Roman"/>
          <w:sz w:val="24"/>
          <w:szCs w:val="24"/>
          <w:lang w:val="en"/>
        </w:rPr>
        <w:t xml:space="preserve">the </w:t>
      </w:r>
      <w:r w:rsidR="00F7798C" w:rsidRPr="008444CD">
        <w:rPr>
          <w:rFonts w:ascii="Times New Roman" w:hAnsi="Times New Roman" w:cs="Times New Roman"/>
          <w:sz w:val="24"/>
          <w:szCs w:val="24"/>
          <w:lang w:val="en"/>
        </w:rPr>
        <w:t xml:space="preserve">war. It is now not about whether they should go to war; by far, we are dealing with the more serious and greater consequences for living in more complex times and era. </w:t>
      </w:r>
    </w:p>
    <w:p w14:paraId="26454D79" w14:textId="4A96BDD1" w:rsidR="00F7798C" w:rsidRPr="008444CD" w:rsidRDefault="00F7798C" w:rsidP="00373142">
      <w:pPr>
        <w:autoSpaceDE w:val="0"/>
        <w:autoSpaceDN w:val="0"/>
        <w:adjustRightInd w:val="0"/>
        <w:spacing w:line="480" w:lineRule="auto"/>
        <w:jc w:val="both"/>
        <w:rPr>
          <w:rFonts w:ascii="Times New Roman" w:hAnsi="Times New Roman" w:cs="Times New Roman"/>
          <w:sz w:val="24"/>
          <w:szCs w:val="24"/>
          <w:lang w:val="en"/>
        </w:rPr>
      </w:pPr>
      <w:r w:rsidRPr="008444CD">
        <w:rPr>
          <w:rFonts w:ascii="Times New Roman" w:hAnsi="Times New Roman" w:cs="Times New Roman"/>
          <w:sz w:val="24"/>
          <w:szCs w:val="24"/>
          <w:lang w:val="en"/>
        </w:rPr>
        <w:tab/>
        <w:t>Should we ignore providing th</w:t>
      </w:r>
      <w:r w:rsidR="00D02AF1" w:rsidRPr="008444CD">
        <w:rPr>
          <w:rFonts w:ascii="Times New Roman" w:hAnsi="Times New Roman" w:cs="Times New Roman"/>
          <w:sz w:val="24"/>
          <w:szCs w:val="24"/>
          <w:lang w:val="en"/>
        </w:rPr>
        <w:t>e care that soldiers need</w:t>
      </w:r>
      <w:r w:rsidRPr="008444CD">
        <w:rPr>
          <w:rFonts w:ascii="Times New Roman" w:hAnsi="Times New Roman" w:cs="Times New Roman"/>
          <w:sz w:val="24"/>
          <w:szCs w:val="24"/>
          <w:lang w:val="en"/>
        </w:rPr>
        <w:t xml:space="preserve"> because we do not believe participating in military exercise or going to war to be the right thing? God forbid! That compounds the evil that we are supposed to confront and demolish, and such behavior would be irresponsible as much as it diminishes the faith that we profess. As Buckingham noted, </w:t>
      </w:r>
    </w:p>
    <w:p w14:paraId="138EAF2B" w14:textId="656CD585" w:rsidR="001B63F0" w:rsidRDefault="00F7798C" w:rsidP="008444CD">
      <w:pPr>
        <w:autoSpaceDE w:val="0"/>
        <w:autoSpaceDN w:val="0"/>
        <w:adjustRightInd w:val="0"/>
        <w:spacing w:line="240" w:lineRule="auto"/>
        <w:ind w:left="720" w:right="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What was Jesus like? Jesus was the very epitome of integrity. Unlike the hypocritical Pharisees, Jesus lived what He taught. He taught what He lived. His teachings reflected His character.</w:t>
      </w:r>
    </w:p>
    <w:p w14:paraId="0F046D89" w14:textId="77777777" w:rsidR="008444CD" w:rsidRPr="008444CD" w:rsidRDefault="008444CD" w:rsidP="001B63F0">
      <w:pPr>
        <w:autoSpaceDE w:val="0"/>
        <w:autoSpaceDN w:val="0"/>
        <w:adjustRightInd w:val="0"/>
        <w:spacing w:line="240" w:lineRule="auto"/>
        <w:ind w:left="720"/>
        <w:jc w:val="both"/>
        <w:rPr>
          <w:rFonts w:ascii="Times New Roman" w:hAnsi="Times New Roman" w:cs="Times New Roman"/>
          <w:sz w:val="24"/>
          <w:szCs w:val="24"/>
          <w:lang w:val="en"/>
        </w:rPr>
      </w:pPr>
    </w:p>
    <w:p w14:paraId="44F46669" w14:textId="2C3552B6" w:rsidR="00F7798C" w:rsidRPr="008444CD" w:rsidRDefault="00F7798C" w:rsidP="00460BD5">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Meinhold Buckingham </w:t>
      </w:r>
      <w:r w:rsidR="000573AA">
        <w:rPr>
          <w:rFonts w:ascii="Times New Roman" w:hAnsi="Times New Roman" w:cs="Times New Roman"/>
          <w:sz w:val="24"/>
          <w:szCs w:val="24"/>
          <w:lang w:val="en"/>
        </w:rPr>
        <w:t>writes</w:t>
      </w:r>
      <w:r w:rsidRPr="008444CD">
        <w:rPr>
          <w:rFonts w:ascii="Times New Roman" w:hAnsi="Times New Roman" w:cs="Times New Roman"/>
          <w:sz w:val="24"/>
          <w:szCs w:val="24"/>
          <w:lang w:val="en"/>
        </w:rPr>
        <w:t xml:space="preserve"> that “Jesus was a doer and not just a hearer of the word. His life and teachings were the same.” Again, while noting the consequences of war cannot be denied to participants or warriors, in </w:t>
      </w:r>
      <w:r w:rsidRPr="008444CD">
        <w:rPr>
          <w:rFonts w:ascii="Times New Roman" w:hAnsi="Times New Roman" w:cs="Times New Roman"/>
          <w:i/>
          <w:iCs/>
          <w:sz w:val="24"/>
          <w:szCs w:val="24"/>
          <w:lang w:val="en"/>
        </w:rPr>
        <w:t>War and the Gospel</w:t>
      </w:r>
      <w:r w:rsidRPr="008444CD">
        <w:rPr>
          <w:rFonts w:ascii="Times New Roman" w:hAnsi="Times New Roman" w:cs="Times New Roman"/>
          <w:sz w:val="24"/>
          <w:szCs w:val="24"/>
          <w:lang w:val="en"/>
        </w:rPr>
        <w:t>, Jean Lasserre observes that the Christian ethic is a morality of gratitude. Translated, this would mean, therefore, that although we may uphold diverse and contradictory views and opinions about war, we must all accede and acknowledge that whatever the frame of the beliefs that we hold, and however diversified they might be, our Christian ethic must be  “founded on the faith in the resurrection of Jesus Christ.”</w:t>
      </w:r>
      <w:r w:rsidR="00673768">
        <w:rPr>
          <w:rStyle w:val="FootnoteReference"/>
          <w:rFonts w:ascii="Times New Roman" w:hAnsi="Times New Roman" w:cs="Times New Roman"/>
          <w:sz w:val="24"/>
          <w:szCs w:val="24"/>
          <w:lang w:val="en"/>
        </w:rPr>
        <w:footnoteReference w:id="5"/>
      </w:r>
      <w:r w:rsidRPr="008444CD">
        <w:rPr>
          <w:rFonts w:ascii="Times New Roman" w:hAnsi="Times New Roman" w:cs="Times New Roman"/>
          <w:sz w:val="24"/>
          <w:szCs w:val="24"/>
          <w:lang w:val="en"/>
        </w:rPr>
        <w:t xml:space="preserve"> This Christian ethic as a morality of gratitude is what helps the believer to understand, by a revelation, that “God gives grace to the humble,” (James 4:6), but lovingly rebukes the hypocritical, as narrated in the story of the Pharisee and the tax collector (Luke 18: 10- 14). In his voluminous work, </w:t>
      </w:r>
      <w:r w:rsidRPr="008444CD">
        <w:rPr>
          <w:rFonts w:ascii="Times New Roman" w:hAnsi="Times New Roman" w:cs="Times New Roman"/>
          <w:i/>
          <w:iCs/>
          <w:sz w:val="24"/>
          <w:szCs w:val="24"/>
          <w:lang w:val="en"/>
        </w:rPr>
        <w:t>The Modern Age</w:t>
      </w:r>
      <w:r w:rsidRPr="008444CD">
        <w:rPr>
          <w:rFonts w:ascii="Times New Roman" w:hAnsi="Times New Roman" w:cs="Times New Roman"/>
          <w:sz w:val="24"/>
          <w:szCs w:val="24"/>
          <w:lang w:val="en"/>
        </w:rPr>
        <w:t>, Hughes Old</w:t>
      </w:r>
      <w:r w:rsidRPr="008444CD">
        <w:rPr>
          <w:rFonts w:ascii="Times New Roman" w:hAnsi="Times New Roman" w:cs="Times New Roman"/>
          <w:sz w:val="24"/>
          <w:szCs w:val="24"/>
          <w:vertAlign w:val="superscript"/>
          <w:lang w:val="en"/>
        </w:rPr>
        <w:t xml:space="preserve"> </w:t>
      </w:r>
      <w:r w:rsidRPr="008444CD">
        <w:rPr>
          <w:rFonts w:ascii="Times New Roman" w:hAnsi="Times New Roman" w:cs="Times New Roman"/>
          <w:sz w:val="24"/>
          <w:szCs w:val="24"/>
        </w:rPr>
        <w:t xml:space="preserve">demonstrates the workings of faith and love in national life as he </w:t>
      </w:r>
      <w:r w:rsidRPr="008444CD">
        <w:rPr>
          <w:rFonts w:ascii="Times New Roman" w:hAnsi="Times New Roman" w:cs="Times New Roman"/>
          <w:sz w:val="24"/>
          <w:szCs w:val="24"/>
          <w:lang w:val="en"/>
        </w:rPr>
        <w:t>notes that “faith could be a strong bond to unite the war-tone nation.”</w:t>
      </w:r>
      <w:r w:rsidRPr="008444CD">
        <w:rPr>
          <w:rFonts w:ascii="Times New Roman" w:hAnsi="Times New Roman" w:cs="Times New Roman"/>
          <w:sz w:val="24"/>
          <w:szCs w:val="24"/>
          <w:vertAlign w:val="superscript"/>
          <w:lang w:val="en"/>
        </w:rPr>
        <w:t xml:space="preserve"> </w:t>
      </w:r>
    </w:p>
    <w:p w14:paraId="6F09B48A" w14:textId="06B22F95" w:rsidR="00F7798C" w:rsidRPr="008444CD" w:rsidRDefault="00F7798C" w:rsidP="00373142">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lastRenderedPageBreak/>
        <w:t xml:space="preserve">Unlike Jehovah’s Witnesses who outright reject participation in war or military service to the nation, in his book </w:t>
      </w:r>
      <w:r w:rsidRPr="008444CD">
        <w:rPr>
          <w:rFonts w:ascii="Times New Roman" w:hAnsi="Times New Roman" w:cs="Times New Roman"/>
          <w:i/>
          <w:iCs/>
          <w:sz w:val="24"/>
          <w:szCs w:val="24"/>
          <w:lang w:val="en"/>
        </w:rPr>
        <w:t>Refuting Jehovah’s Witnesses</w:t>
      </w:r>
      <w:r w:rsidRPr="008444CD">
        <w:rPr>
          <w:rFonts w:ascii="Times New Roman" w:hAnsi="Times New Roman" w:cs="Times New Roman"/>
          <w:sz w:val="24"/>
          <w:szCs w:val="24"/>
          <w:lang w:val="en"/>
        </w:rPr>
        <w:t xml:space="preserve"> Randall Watters illuminates the possibilities that Christians may, in fact, participate in military service and war, highlighting, for instance, that John the Baptist’s ministry acknowledged, rather than condemn, those in military careers. Disputing </w:t>
      </w:r>
      <w:r w:rsidRPr="008444CD">
        <w:rPr>
          <w:rFonts w:ascii="Times New Roman" w:hAnsi="Times New Roman" w:cs="Times New Roman"/>
          <w:i/>
          <w:iCs/>
          <w:sz w:val="24"/>
          <w:szCs w:val="24"/>
          <w:lang w:val="en"/>
        </w:rPr>
        <w:t>Jehovah’s Witnesses</w:t>
      </w:r>
      <w:r w:rsidRPr="008444CD">
        <w:rPr>
          <w:rFonts w:ascii="Times New Roman" w:hAnsi="Times New Roman" w:cs="Times New Roman"/>
          <w:sz w:val="24"/>
          <w:szCs w:val="24"/>
          <w:lang w:val="en"/>
        </w:rPr>
        <w:t xml:space="preserve"> positions on war, Watters posits that</w:t>
      </w:r>
      <w:r w:rsidR="00673768">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 </w:t>
      </w:r>
    </w:p>
    <w:p w14:paraId="62600FA3" w14:textId="7CD826E4" w:rsidR="00F7798C" w:rsidRDefault="00F7798C" w:rsidP="006D609C">
      <w:pPr>
        <w:autoSpaceDE w:val="0"/>
        <w:autoSpaceDN w:val="0"/>
        <w:adjustRightInd w:val="0"/>
        <w:spacing w:line="240" w:lineRule="auto"/>
        <w:ind w:left="720" w:right="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In the first century, we find believing Israelites who were soldiers (they may have been Romans who converted to Judaism or Jews under the service of Herod Antipas). When the people came to be baptized by John, they would ask him questions about whether they should make changes in their lives (Luke 3:10-18), and he would give them the same kind of advice that Jesus later gave. When soldiers asked him, "And what about us, what shall we do?" he answered, "Do not take money from anyone by force, or accuse anyone falsely, and be content with your wages." (Luke 3:14).</w:t>
      </w:r>
      <w:r w:rsidR="00673768">
        <w:rPr>
          <w:rStyle w:val="FootnoteReference"/>
          <w:rFonts w:ascii="Times New Roman" w:hAnsi="Times New Roman" w:cs="Times New Roman"/>
          <w:sz w:val="24"/>
          <w:szCs w:val="24"/>
          <w:lang w:val="en"/>
        </w:rPr>
        <w:footnoteReference w:id="6"/>
      </w:r>
    </w:p>
    <w:p w14:paraId="13504699" w14:textId="77777777" w:rsidR="006D609C" w:rsidRPr="008444CD" w:rsidRDefault="006D609C" w:rsidP="00F7798C">
      <w:pPr>
        <w:autoSpaceDE w:val="0"/>
        <w:autoSpaceDN w:val="0"/>
        <w:adjustRightInd w:val="0"/>
        <w:spacing w:line="240" w:lineRule="auto"/>
        <w:ind w:left="720"/>
        <w:jc w:val="both"/>
        <w:rPr>
          <w:rFonts w:ascii="Times New Roman" w:hAnsi="Times New Roman" w:cs="Times New Roman"/>
          <w:sz w:val="24"/>
          <w:szCs w:val="24"/>
          <w:lang w:val="en"/>
        </w:rPr>
      </w:pPr>
    </w:p>
    <w:p w14:paraId="7F26647D" w14:textId="5207BCDF" w:rsidR="00F7798C" w:rsidRPr="008444CD" w:rsidRDefault="00F7798C" w:rsidP="001B63F0">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The fact that John had the “perfect opportunity to tell them to resign from the military, but he counseled them instead to be content with their jobs,” for Watters, unarguably and incontrovertibly refutes any notion that participating in </w:t>
      </w:r>
      <w:r w:rsidR="00D02AF1" w:rsidRPr="008444CD">
        <w:rPr>
          <w:rFonts w:ascii="Times New Roman" w:hAnsi="Times New Roman" w:cs="Times New Roman"/>
          <w:sz w:val="24"/>
          <w:szCs w:val="24"/>
          <w:lang w:val="en"/>
        </w:rPr>
        <w:t xml:space="preserve">the </w:t>
      </w:r>
      <w:r w:rsidRPr="008444CD">
        <w:rPr>
          <w:rFonts w:ascii="Times New Roman" w:hAnsi="Times New Roman" w:cs="Times New Roman"/>
          <w:sz w:val="24"/>
          <w:szCs w:val="24"/>
          <w:lang w:val="en"/>
        </w:rPr>
        <w:t xml:space="preserve">war or military activities was unchristian. Watters cites the Bible book of Acts of the Apostles, in verse 35 of chapter 10, which tells the story of a Roman centurion Cornelius, “a man who feared God and prayed continually.” Additionally, citing 1 Corinthians 7:24, Watters states that, </w:t>
      </w:r>
      <w:r w:rsidR="00D02AF1" w:rsidRPr="008444CD">
        <w:rPr>
          <w:rFonts w:ascii="Times New Roman" w:hAnsi="Times New Roman" w:cs="Times New Roman"/>
          <w:sz w:val="24"/>
          <w:szCs w:val="24"/>
          <w:lang w:val="en"/>
        </w:rPr>
        <w:t>A</w:t>
      </w:r>
      <w:r w:rsidRPr="008444CD">
        <w:rPr>
          <w:rFonts w:ascii="Times New Roman" w:hAnsi="Times New Roman" w:cs="Times New Roman"/>
          <w:sz w:val="24"/>
          <w:szCs w:val="24"/>
          <w:lang w:val="en"/>
        </w:rPr>
        <w:t>postle Paul never admonished any of these people to abandon their duty posts simply because they were now “new creations” in Christ (2 Corinthians 5:17). Rather, the believer is encouraged to remain faithful in their position of duty, which is a stark contradiction from Jehovah’s Witnesses or even Meinhold’s position.</w:t>
      </w:r>
    </w:p>
    <w:p w14:paraId="1ECDFAB1" w14:textId="0DE58DB5" w:rsidR="00F7798C" w:rsidRPr="008444CD" w:rsidRDefault="00F7798C" w:rsidP="00373142">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In the Bible book of John, chapter 8, from verses 1-11, the account of the woman who was taken in the act of adultery is instructive for a conversation on veterans in postwar traumas. Just </w:t>
      </w:r>
      <w:r w:rsidRPr="008444CD">
        <w:rPr>
          <w:rFonts w:ascii="Times New Roman" w:hAnsi="Times New Roman" w:cs="Times New Roman"/>
          <w:sz w:val="24"/>
          <w:szCs w:val="24"/>
          <w:lang w:val="en"/>
        </w:rPr>
        <w:lastRenderedPageBreak/>
        <w:t xml:space="preserve">as the woman’s accusers gathered and built a case against her, so do the memories which the veterans participated in </w:t>
      </w:r>
      <w:r w:rsidR="00D02AF1" w:rsidRPr="008444CD">
        <w:rPr>
          <w:rFonts w:ascii="Times New Roman" w:hAnsi="Times New Roman" w:cs="Times New Roman"/>
          <w:sz w:val="24"/>
          <w:szCs w:val="24"/>
          <w:lang w:val="en"/>
        </w:rPr>
        <w:t xml:space="preserve">to </w:t>
      </w:r>
      <w:r w:rsidRPr="008444CD">
        <w:rPr>
          <w:rFonts w:ascii="Times New Roman" w:hAnsi="Times New Roman" w:cs="Times New Roman"/>
          <w:sz w:val="24"/>
          <w:szCs w:val="24"/>
          <w:lang w:val="en"/>
        </w:rPr>
        <w:t>represent a focus of accusation in their consciences. Well, there is no shortage of prescriptions on adultery. According to Pope Benedict</w:t>
      </w:r>
      <w:r w:rsidR="00373142" w:rsidRPr="008444CD">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 </w:t>
      </w:r>
    </w:p>
    <w:p w14:paraId="5F172B9F" w14:textId="77777777" w:rsidR="00F7798C" w:rsidRDefault="00F7798C" w:rsidP="006D609C">
      <w:pPr>
        <w:autoSpaceDE w:val="0"/>
        <w:autoSpaceDN w:val="0"/>
        <w:adjustRightInd w:val="0"/>
        <w:spacing w:line="240" w:lineRule="auto"/>
        <w:ind w:left="720" w:right="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Jesus does not enter into a theoretical discussion with his interlocutors on this section of Mosaic Law. He is not concerned with winning an academic dispute about an interpretation of Mosaic Law, but his goal is to save a soul and reveal that salvation is only found in God’s love. </w:t>
      </w:r>
    </w:p>
    <w:p w14:paraId="429B0E07" w14:textId="77777777" w:rsidR="006D609C" w:rsidRPr="008444CD" w:rsidRDefault="006D609C" w:rsidP="00F7798C">
      <w:pPr>
        <w:autoSpaceDE w:val="0"/>
        <w:autoSpaceDN w:val="0"/>
        <w:adjustRightInd w:val="0"/>
        <w:spacing w:line="240" w:lineRule="auto"/>
        <w:ind w:left="720"/>
        <w:jc w:val="both"/>
        <w:rPr>
          <w:rFonts w:ascii="Times New Roman" w:hAnsi="Times New Roman" w:cs="Times New Roman"/>
          <w:sz w:val="24"/>
          <w:szCs w:val="24"/>
          <w:lang w:val="en"/>
        </w:rPr>
      </w:pPr>
    </w:p>
    <w:p w14:paraId="7065A245" w14:textId="01D62042" w:rsidR="000828A1" w:rsidRPr="008444CD" w:rsidRDefault="00F7798C" w:rsidP="00373142">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Whereas by the posturing of the adulterer’s accusers, they intended to ensnare Jesus, too. However, since Jesus intention was not to record a win over mortals, he remained calm and focused. This attitude helped him to concentrate on divine justice rather than the human indignation which emerges from the initial punishable act. </w:t>
      </w:r>
    </w:p>
    <w:p w14:paraId="24183AC9" w14:textId="23C5A55D" w:rsidR="000828A1" w:rsidRPr="008444CD" w:rsidRDefault="000828A1" w:rsidP="00373142">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The Bible book of Romans chapter 13:1-4 explains the power of the state and government to impose such penalties as it deems fit. </w:t>
      </w:r>
    </w:p>
    <w:p w14:paraId="5093FA73" w14:textId="31569AD4" w:rsidR="000828A1" w:rsidRPr="008444CD" w:rsidRDefault="000828A1" w:rsidP="000828A1">
      <w:pPr>
        <w:autoSpaceDE w:val="0"/>
        <w:autoSpaceDN w:val="0"/>
        <w:adjustRightInd w:val="0"/>
        <w:spacing w:line="240" w:lineRule="auto"/>
        <w:ind w:left="1080"/>
        <w:jc w:val="both"/>
        <w:rPr>
          <w:rFonts w:ascii="Times New Roman" w:hAnsi="Times New Roman" w:cs="Times New Roman"/>
          <w:sz w:val="24"/>
          <w:szCs w:val="24"/>
          <w:lang w:val="en"/>
        </w:rPr>
      </w:pPr>
      <w:r w:rsidRPr="008444CD">
        <w:rPr>
          <w:rFonts w:ascii="Times New Roman" w:hAnsi="Times New Roman" w:cs="Times New Roman"/>
          <w:sz w:val="24"/>
          <w:szCs w:val="24"/>
          <w:lang w:val="en"/>
        </w:rPr>
        <w:t>Let every person be in subjection to the governing authorities. For there is no authority except God, and those which exist are established by God. 2 Therefore he who resists authority has opposed the ordinance of God</w:t>
      </w:r>
      <w:r w:rsidR="00D02AF1" w:rsidRPr="008444CD">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 and they who have opposed will receive condemnation upon themselves. 3 For rulers are not a cause of fear for good behavior, but evil. Do you want to have no fear of authority? Do what is good, and you will have praise from the same; 4 for it is a minister of God to you for good. But if you do what is evil, be afraid; for it </w:t>
      </w:r>
      <w:r w:rsidR="00D02AF1" w:rsidRPr="008444CD">
        <w:rPr>
          <w:rFonts w:ascii="Times New Roman" w:hAnsi="Times New Roman" w:cs="Times New Roman"/>
          <w:sz w:val="24"/>
          <w:szCs w:val="24"/>
          <w:lang w:val="en"/>
        </w:rPr>
        <w:t>bears</w:t>
      </w:r>
      <w:r w:rsidRPr="008444CD">
        <w:rPr>
          <w:rFonts w:ascii="Times New Roman" w:hAnsi="Times New Roman" w:cs="Times New Roman"/>
          <w:sz w:val="24"/>
          <w:szCs w:val="24"/>
          <w:lang w:val="en"/>
        </w:rPr>
        <w:t xml:space="preserve"> the sword for nothing; for it is a minister of God, an avenger who brings wrath upon the one who practices evil.</w:t>
      </w:r>
    </w:p>
    <w:p w14:paraId="3D4EAD42" w14:textId="77777777" w:rsidR="00866293" w:rsidRDefault="00866293" w:rsidP="006D609C">
      <w:pPr>
        <w:autoSpaceDE w:val="0"/>
        <w:autoSpaceDN w:val="0"/>
        <w:adjustRightInd w:val="0"/>
        <w:spacing w:after="0" w:line="480" w:lineRule="auto"/>
        <w:ind w:firstLine="720"/>
        <w:jc w:val="both"/>
        <w:rPr>
          <w:rFonts w:ascii="Times New Roman" w:hAnsi="Times New Roman" w:cs="Times New Roman"/>
          <w:sz w:val="24"/>
          <w:szCs w:val="24"/>
          <w:lang w:val="en"/>
        </w:rPr>
      </w:pPr>
    </w:p>
    <w:p w14:paraId="57FBE7EA" w14:textId="009B5205" w:rsidR="000828A1" w:rsidRPr="008444CD" w:rsidRDefault="000828A1" w:rsidP="006D609C">
      <w:pPr>
        <w:autoSpaceDE w:val="0"/>
        <w:autoSpaceDN w:val="0"/>
        <w:adjustRightInd w:val="0"/>
        <w:spacing w:after="0"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In Acts 25:10-11, the Apostle Paul wrote about an experience he had with the power of the state to effect punishment for what it considers iconoclasm. Narrating his order, Scripture records that</w:t>
      </w:r>
      <w:r w:rsidR="00373142" w:rsidRPr="008444CD">
        <w:rPr>
          <w:rFonts w:ascii="Times New Roman" w:hAnsi="Times New Roman" w:cs="Times New Roman"/>
          <w:sz w:val="24"/>
          <w:szCs w:val="24"/>
          <w:lang w:val="en"/>
        </w:rPr>
        <w:t>,</w:t>
      </w:r>
    </w:p>
    <w:p w14:paraId="75FCE98D" w14:textId="77777777" w:rsidR="000828A1" w:rsidRDefault="000828A1" w:rsidP="006D609C">
      <w:pPr>
        <w:autoSpaceDE w:val="0"/>
        <w:autoSpaceDN w:val="0"/>
        <w:adjustRightInd w:val="0"/>
        <w:spacing w:line="240" w:lineRule="auto"/>
        <w:ind w:left="720" w:right="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But Paul said, “I am standing before Caesar’s </w:t>
      </w:r>
      <w:r w:rsidRPr="008444CD">
        <w:rPr>
          <w:rFonts w:ascii="Tahoma" w:hAnsi="Tahoma" w:cs="Tahoma"/>
          <w:sz w:val="24"/>
          <w:szCs w:val="24"/>
          <w:lang w:val="en"/>
        </w:rPr>
        <w:t>﻿﻿</w:t>
      </w:r>
      <w:r w:rsidRPr="008444CD">
        <w:rPr>
          <w:rFonts w:ascii="Times New Roman" w:hAnsi="Times New Roman" w:cs="Times New Roman"/>
          <w:sz w:val="24"/>
          <w:szCs w:val="24"/>
          <w:lang w:val="en"/>
        </w:rPr>
        <w:t xml:space="preserve">tribunal, where I ought to be tried. I have done no wrong to the Jews, as you also very well know. 11 “If, then, I am a wrongdoer and have committed anything worthy of death, I do not refuse to die; </w:t>
      </w:r>
      <w:r w:rsidRPr="008444CD">
        <w:rPr>
          <w:rFonts w:ascii="Times New Roman" w:hAnsi="Times New Roman" w:cs="Times New Roman"/>
          <w:sz w:val="24"/>
          <w:szCs w:val="24"/>
          <w:lang w:val="en"/>
        </w:rPr>
        <w:lastRenderedPageBreak/>
        <w:t xml:space="preserve">but if none of those things is true of which these men accuse me, no one can hand me over to them. I </w:t>
      </w:r>
      <w:r w:rsidRPr="008444CD">
        <w:rPr>
          <w:rFonts w:ascii="Tahoma" w:hAnsi="Tahoma" w:cs="Tahoma"/>
          <w:sz w:val="24"/>
          <w:szCs w:val="24"/>
          <w:lang w:val="en"/>
        </w:rPr>
        <w:t>﻿﻿</w:t>
      </w:r>
      <w:r w:rsidRPr="008444CD">
        <w:rPr>
          <w:rFonts w:ascii="Times New Roman" w:hAnsi="Times New Roman" w:cs="Times New Roman"/>
          <w:sz w:val="24"/>
          <w:szCs w:val="24"/>
          <w:lang w:val="en"/>
        </w:rPr>
        <w:t>appeal to Caesar.</w:t>
      </w:r>
    </w:p>
    <w:p w14:paraId="27EAA64E" w14:textId="77777777" w:rsidR="008F6104" w:rsidRDefault="008F6104" w:rsidP="008F6104">
      <w:pPr>
        <w:autoSpaceDE w:val="0"/>
        <w:autoSpaceDN w:val="0"/>
        <w:adjustRightInd w:val="0"/>
        <w:spacing w:line="240" w:lineRule="auto"/>
        <w:jc w:val="both"/>
        <w:rPr>
          <w:rFonts w:ascii="Times New Roman" w:hAnsi="Times New Roman" w:cs="Times New Roman"/>
          <w:sz w:val="24"/>
          <w:szCs w:val="24"/>
          <w:lang w:val="en"/>
        </w:rPr>
      </w:pPr>
    </w:p>
    <w:p w14:paraId="6FFABA5A" w14:textId="00CBFB7F" w:rsidR="008F6104" w:rsidRPr="008F6104" w:rsidRDefault="008F6104" w:rsidP="008F6104">
      <w:pPr>
        <w:autoSpaceDE w:val="0"/>
        <w:autoSpaceDN w:val="0"/>
        <w:adjustRightInd w:val="0"/>
        <w:spacing w:line="240" w:lineRule="auto"/>
        <w:jc w:val="both"/>
        <w:rPr>
          <w:rFonts w:ascii="Times New Roman" w:hAnsi="Times New Roman" w:cs="Times New Roman"/>
          <w:b/>
          <w:sz w:val="24"/>
          <w:szCs w:val="24"/>
          <w:lang w:val="en"/>
        </w:rPr>
      </w:pPr>
      <w:r w:rsidRPr="008F6104">
        <w:rPr>
          <w:rFonts w:ascii="Times New Roman" w:hAnsi="Times New Roman" w:cs="Times New Roman"/>
          <w:b/>
          <w:sz w:val="24"/>
          <w:szCs w:val="24"/>
          <w:lang w:val="en"/>
        </w:rPr>
        <w:t>Bridging the Gap of Mental Health and Ministry</w:t>
      </w:r>
    </w:p>
    <w:p w14:paraId="60AE4129" w14:textId="74F8044E" w:rsidR="00433365" w:rsidRDefault="000828A1" w:rsidP="00460BD5">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While these encounters with the state’s instruments of law and judgment are specific both to classic encounters and contemporary reality, this </w:t>
      </w:r>
      <w:r w:rsidR="008444CD" w:rsidRPr="008444CD">
        <w:rPr>
          <w:rFonts w:ascii="Times New Roman" w:hAnsi="Times New Roman" w:cs="Times New Roman"/>
          <w:sz w:val="24"/>
          <w:szCs w:val="24"/>
          <w:lang w:val="en"/>
        </w:rPr>
        <w:t>project</w:t>
      </w:r>
      <w:r w:rsidRPr="008444CD">
        <w:rPr>
          <w:rFonts w:ascii="Times New Roman" w:hAnsi="Times New Roman" w:cs="Times New Roman"/>
          <w:sz w:val="24"/>
          <w:szCs w:val="24"/>
          <w:lang w:val="en"/>
        </w:rPr>
        <w:t xml:space="preserve"> argues that persons who had served in </w:t>
      </w:r>
      <w:r w:rsidR="00D02AF1" w:rsidRPr="008444CD">
        <w:rPr>
          <w:rFonts w:ascii="Times New Roman" w:hAnsi="Times New Roman" w:cs="Times New Roman"/>
          <w:sz w:val="24"/>
          <w:szCs w:val="24"/>
          <w:lang w:val="en"/>
        </w:rPr>
        <w:t>m</w:t>
      </w:r>
      <w:r w:rsidRPr="008444CD">
        <w:rPr>
          <w:rFonts w:ascii="Times New Roman" w:hAnsi="Times New Roman" w:cs="Times New Roman"/>
          <w:sz w:val="24"/>
          <w:szCs w:val="24"/>
          <w:lang w:val="en"/>
        </w:rPr>
        <w:t xml:space="preserve">any capacities in a war in the behalf of the nation deserve to be accorded special places and care. The </w:t>
      </w:r>
      <w:r w:rsidR="008444CD" w:rsidRPr="008444CD">
        <w:rPr>
          <w:rFonts w:ascii="Times New Roman" w:hAnsi="Times New Roman" w:cs="Times New Roman"/>
          <w:sz w:val="24"/>
          <w:szCs w:val="24"/>
          <w:lang w:val="en"/>
        </w:rPr>
        <w:t>project</w:t>
      </w:r>
      <w:r w:rsidRPr="008444CD">
        <w:rPr>
          <w:rFonts w:ascii="Times New Roman" w:hAnsi="Times New Roman" w:cs="Times New Roman"/>
          <w:sz w:val="24"/>
          <w:szCs w:val="24"/>
          <w:lang w:val="en"/>
        </w:rPr>
        <w:t xml:space="preserve"> </w:t>
      </w:r>
      <w:r w:rsidR="000573AA">
        <w:rPr>
          <w:rFonts w:ascii="Times New Roman" w:hAnsi="Times New Roman" w:cs="Times New Roman"/>
          <w:sz w:val="24"/>
          <w:szCs w:val="24"/>
          <w:lang w:val="en"/>
        </w:rPr>
        <w:t>in</w:t>
      </w:r>
      <w:r w:rsidRPr="008444CD">
        <w:rPr>
          <w:rFonts w:ascii="Times New Roman" w:hAnsi="Times New Roman" w:cs="Times New Roman"/>
          <w:sz w:val="24"/>
          <w:szCs w:val="24"/>
          <w:lang w:val="en"/>
        </w:rPr>
        <w:t>cludes recommendations on how best to treat and care for such individuals.</w:t>
      </w:r>
    </w:p>
    <w:p w14:paraId="4D1AA407" w14:textId="4823C8C0" w:rsidR="008A2DAF" w:rsidRDefault="008A2DAF" w:rsidP="00460BD5">
      <w:pPr>
        <w:autoSpaceDE w:val="0"/>
        <w:autoSpaceDN w:val="0"/>
        <w:adjustRightInd w:val="0"/>
        <w:spacing w:line="48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Dr. Tick lifts up that the “golden rule” serves as a common thread in world religions, spiritual and ethical traditions.</w:t>
      </w:r>
      <w:r>
        <w:rPr>
          <w:rStyle w:val="FootnoteReference"/>
          <w:rFonts w:ascii="Times New Roman" w:hAnsi="Times New Roman" w:cs="Times New Roman"/>
          <w:sz w:val="24"/>
          <w:szCs w:val="24"/>
          <w:lang w:val="en"/>
        </w:rPr>
        <w:footnoteReference w:id="7"/>
      </w:r>
      <w:r w:rsidR="00E5045A">
        <w:rPr>
          <w:rFonts w:ascii="Times New Roman" w:hAnsi="Times New Roman" w:cs="Times New Roman"/>
          <w:sz w:val="24"/>
          <w:szCs w:val="24"/>
          <w:lang w:val="en"/>
        </w:rPr>
        <w:t xml:space="preserve">  The bible teaches Christians to do unto others as they would have them do unto them.  That is a theme that most are taught from grade school.  It is by following the Commandments of the bible that “protect and improve our own souls by doing right.”</w:t>
      </w:r>
      <w:r w:rsidR="00E5045A">
        <w:rPr>
          <w:rStyle w:val="FootnoteReference"/>
          <w:rFonts w:ascii="Times New Roman" w:hAnsi="Times New Roman" w:cs="Times New Roman"/>
          <w:sz w:val="24"/>
          <w:szCs w:val="24"/>
          <w:lang w:val="en"/>
        </w:rPr>
        <w:footnoteReference w:id="8"/>
      </w:r>
      <w:r w:rsidR="00E5045A">
        <w:rPr>
          <w:rFonts w:ascii="Times New Roman" w:hAnsi="Times New Roman" w:cs="Times New Roman"/>
          <w:sz w:val="24"/>
          <w:szCs w:val="24"/>
          <w:lang w:val="en"/>
        </w:rPr>
        <w:t xml:space="preserve">  In the book of Numbers, the Prophet Moses </w:t>
      </w:r>
      <w:r w:rsidR="002844EF">
        <w:rPr>
          <w:rFonts w:ascii="Times New Roman" w:hAnsi="Times New Roman" w:cs="Times New Roman"/>
          <w:sz w:val="24"/>
          <w:szCs w:val="24"/>
          <w:lang w:val="en"/>
        </w:rPr>
        <w:t>insist that “purification after battle is necessary and required after the warriors return home.”  If that was true in biblical times, should it not still be just as crucial in the present?  Instead of purification rituals and ceremony, our morally wounded soldiers come home left to their own devices to cope with the residue of war.</w:t>
      </w:r>
      <w:r w:rsidR="002844EF">
        <w:rPr>
          <w:rStyle w:val="FootnoteReference"/>
          <w:rFonts w:ascii="Times New Roman" w:hAnsi="Times New Roman" w:cs="Times New Roman"/>
          <w:sz w:val="24"/>
          <w:szCs w:val="24"/>
          <w:lang w:val="en"/>
        </w:rPr>
        <w:footnoteReference w:id="9"/>
      </w:r>
    </w:p>
    <w:p w14:paraId="7AE1F2E7" w14:textId="2A588528" w:rsidR="00FB2D88" w:rsidRPr="008444CD" w:rsidRDefault="008F6104" w:rsidP="00866293">
      <w:pPr>
        <w:autoSpaceDE w:val="0"/>
        <w:autoSpaceDN w:val="0"/>
        <w:adjustRightInd w:val="0"/>
        <w:spacing w:line="48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When providing care for those who serve in amed forces there is a need for mental health providers and mininsters to work together to provide wholistic care.  Each provider must be aware as to when their discipline has reached its limits and its time refer or consult with the other.  There is a thin line between spiritual warfare and mental illness.  Its not always easy to distinquish between the two, which i</w:t>
      </w:r>
      <w:r w:rsidR="00866293">
        <w:rPr>
          <w:rFonts w:ascii="Times New Roman" w:hAnsi="Times New Roman" w:cs="Times New Roman"/>
          <w:sz w:val="24"/>
          <w:szCs w:val="24"/>
          <w:lang w:val="en"/>
        </w:rPr>
        <w:t>s why this project is necessary.</w:t>
      </w:r>
    </w:p>
    <w:p w14:paraId="5898A5B4" w14:textId="3C59CE41" w:rsidR="008F6104" w:rsidRPr="008444CD" w:rsidRDefault="00F23B45" w:rsidP="008F6104">
      <w:pPr>
        <w:spacing w:line="480" w:lineRule="auto"/>
        <w:jc w:val="center"/>
        <w:rPr>
          <w:rFonts w:ascii="Times New Roman" w:hAnsi="Times New Roman" w:cs="Times New Roman"/>
          <w:b/>
          <w:bCs/>
          <w:sz w:val="24"/>
          <w:szCs w:val="24"/>
        </w:rPr>
      </w:pPr>
      <w:r w:rsidRPr="008444CD">
        <w:rPr>
          <w:rFonts w:ascii="Times New Roman" w:hAnsi="Times New Roman" w:cs="Times New Roman"/>
          <w:b/>
          <w:bCs/>
          <w:sz w:val="24"/>
          <w:szCs w:val="24"/>
        </w:rPr>
        <w:lastRenderedPageBreak/>
        <w:t>The Project Location/Setting/Situation (The Rationale for the Study)</w:t>
      </w:r>
    </w:p>
    <w:p w14:paraId="4808AF83" w14:textId="1584C84F" w:rsidR="001B63F0" w:rsidRPr="008444CD" w:rsidRDefault="001B63F0" w:rsidP="006D609C">
      <w:pPr>
        <w:autoSpaceDE w:val="0"/>
        <w:autoSpaceDN w:val="0"/>
        <w:adjustRightInd w:val="0"/>
        <w:spacing w:after="0"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As chapel personnel in the United States Army</w:t>
      </w:r>
      <w:r w:rsidR="00D02AF1" w:rsidRPr="008444CD">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 I work with the </w:t>
      </w:r>
      <w:r w:rsidR="005703B8" w:rsidRPr="005703B8">
        <w:rPr>
          <w:rFonts w:ascii="Times New Roman" w:hAnsi="Times New Roman" w:cs="Times New Roman"/>
          <w:sz w:val="24"/>
          <w:szCs w:val="24"/>
          <w:lang w:val="en"/>
        </w:rPr>
        <w:t>1st Battalion, 44th Air Defense Artillery Regiment,</w:t>
      </w:r>
      <w:r w:rsidRPr="008444CD">
        <w:rPr>
          <w:rFonts w:ascii="Times New Roman" w:hAnsi="Times New Roman" w:cs="Times New Roman"/>
          <w:sz w:val="24"/>
          <w:szCs w:val="24"/>
          <w:lang w:val="en"/>
        </w:rPr>
        <w:t xml:space="preserve"> in </w:t>
      </w:r>
      <w:r w:rsidR="005703B8" w:rsidRPr="005703B8">
        <w:rPr>
          <w:rFonts w:ascii="Times New Roman" w:hAnsi="Times New Roman" w:cs="Times New Roman"/>
          <w:sz w:val="24"/>
          <w:szCs w:val="24"/>
          <w:lang w:val="en"/>
        </w:rPr>
        <w:t>Fort Hood, Texas</w:t>
      </w:r>
      <w:r w:rsidRPr="008444CD">
        <w:rPr>
          <w:rFonts w:ascii="Times New Roman" w:hAnsi="Times New Roman" w:cs="Times New Roman"/>
          <w:sz w:val="24"/>
          <w:szCs w:val="24"/>
          <w:lang w:val="en"/>
        </w:rPr>
        <w:t>; I am a chaplain.  Humanity being a fragile and impermanent phenomenon, recognition of my membership within the human family helps me to empathize with my clients.  These are women and men who have been victims of relational, social, psychological</w:t>
      </w:r>
      <w:r w:rsidR="00D02AF1" w:rsidRPr="008444CD">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 and economic devastations. </w:t>
      </w:r>
      <w:r w:rsidR="008A2DAF">
        <w:rPr>
          <w:rFonts w:ascii="Times New Roman" w:hAnsi="Times New Roman" w:cs="Times New Roman"/>
          <w:sz w:val="24"/>
          <w:szCs w:val="24"/>
          <w:lang w:val="en"/>
        </w:rPr>
        <w:t xml:space="preserve">The location for this ministry setting is the United States Army Office of Chaplaincy.  </w:t>
      </w:r>
      <w:r w:rsidR="005703B8">
        <w:rPr>
          <w:rFonts w:ascii="Times New Roman" w:hAnsi="Times New Roman" w:cs="Times New Roman"/>
          <w:sz w:val="24"/>
          <w:szCs w:val="24"/>
          <w:lang w:val="en"/>
        </w:rPr>
        <w:t xml:space="preserve"> </w:t>
      </w:r>
    </w:p>
    <w:p w14:paraId="2937D93F" w14:textId="5738EA24" w:rsidR="00912277" w:rsidRPr="008444CD" w:rsidRDefault="001B63F0" w:rsidP="006D609C">
      <w:pPr>
        <w:autoSpaceDE w:val="0"/>
        <w:autoSpaceDN w:val="0"/>
        <w:adjustRightInd w:val="0"/>
        <w:spacing w:after="0"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Most of my clients have been in battlefronts. But those who have not may have been in life-changing circumstances such as relationship abuse.  I prayerfully work to provide these necessary healing, encouraging construction of workable bridges.  In her observation, Myles Werntz notes that “the symbol of God functions to orient and inspire human life in liberating ways” which can only be attained by “a radical sense of divine transcendence and immanence.”</w:t>
      </w:r>
    </w:p>
    <w:p w14:paraId="56FE929F" w14:textId="406A1B85" w:rsidR="00460BD5" w:rsidRPr="008444CD" w:rsidRDefault="00460BD5" w:rsidP="00460BD5">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Caring for veterans and active servicewomen and men entail addressing the systemic and now endemic problems that inhibit excellent care to our warriors. It was in the bid to address some of the challenges that a hearing uncovered that Congress noted that,</w:t>
      </w:r>
    </w:p>
    <w:p w14:paraId="7F4BCC81" w14:textId="27C1D697" w:rsidR="00460BD5" w:rsidRPr="008444CD" w:rsidRDefault="00460BD5" w:rsidP="006D609C">
      <w:pPr>
        <w:autoSpaceDE w:val="0"/>
        <w:autoSpaceDN w:val="0"/>
        <w:adjustRightInd w:val="0"/>
        <w:spacing w:after="0" w:line="240" w:lineRule="auto"/>
        <w:ind w:left="720" w:right="720"/>
        <w:rPr>
          <w:rFonts w:ascii="Times New Roman" w:hAnsi="Times New Roman" w:cs="Times New Roman"/>
          <w:sz w:val="24"/>
          <w:szCs w:val="24"/>
          <w:lang w:val="en"/>
        </w:rPr>
      </w:pPr>
      <w:r w:rsidRPr="008444CD">
        <w:rPr>
          <w:rFonts w:ascii="Times New Roman" w:hAnsi="Times New Roman" w:cs="Times New Roman"/>
          <w:sz w:val="24"/>
          <w:szCs w:val="24"/>
          <w:lang w:val="en"/>
        </w:rPr>
        <w:t>Communities that try to partner with VA should not get the response that a group in the Dallas-Fort Worth area received. When Mental Health America of Greater Dallas and the Mental Health Association of Tarrant County were awarded half-million-dollar grants to work with veter</w:t>
      </w:r>
      <w:r w:rsidR="008A2DAF">
        <w:rPr>
          <w:rFonts w:ascii="Times New Roman" w:hAnsi="Times New Roman" w:cs="Times New Roman"/>
          <w:sz w:val="24"/>
          <w:szCs w:val="24"/>
          <w:lang w:val="en"/>
        </w:rPr>
        <w:t>ans, they organized a community e</w:t>
      </w:r>
      <w:r w:rsidRPr="008444CD">
        <w:rPr>
          <w:rFonts w:ascii="Times New Roman" w:hAnsi="Times New Roman" w:cs="Times New Roman"/>
          <w:sz w:val="24"/>
          <w:szCs w:val="24"/>
          <w:lang w:val="en"/>
        </w:rPr>
        <w:t>ducation conference and invited the VA to talk to them. The VA didn’t show up.</w:t>
      </w:r>
    </w:p>
    <w:p w14:paraId="4514F0E1" w14:textId="77777777" w:rsidR="002844EF" w:rsidRDefault="002844EF" w:rsidP="000573AA">
      <w:pPr>
        <w:spacing w:after="0" w:line="480" w:lineRule="auto"/>
        <w:jc w:val="both"/>
        <w:rPr>
          <w:rFonts w:ascii="Times New Roman" w:hAnsi="Times New Roman" w:cs="Times New Roman"/>
          <w:b/>
          <w:bCs/>
          <w:sz w:val="24"/>
          <w:szCs w:val="24"/>
        </w:rPr>
      </w:pPr>
    </w:p>
    <w:p w14:paraId="4930728A" w14:textId="20F924A7" w:rsidR="00FB2D88" w:rsidRDefault="002844EF" w:rsidP="00866293">
      <w:pPr>
        <w:spacing w:line="480" w:lineRule="auto"/>
        <w:jc w:val="both"/>
        <w:rPr>
          <w:rFonts w:ascii="Times New Roman" w:hAnsi="Times New Roman" w:cs="Times New Roman"/>
          <w:b/>
          <w:bCs/>
          <w:sz w:val="24"/>
          <w:szCs w:val="24"/>
        </w:rPr>
      </w:pPr>
      <w:r>
        <w:rPr>
          <w:rFonts w:ascii="Times New Roman" w:hAnsi="Times New Roman" w:cs="Times New Roman"/>
          <w:bCs/>
          <w:sz w:val="24"/>
          <w:szCs w:val="24"/>
        </w:rPr>
        <w:tab/>
        <w:t xml:space="preserve">As military chaplains, we are called to provide spiritual care to those who serve.  The chaplain is responsible for standing with the solider in sacred spaces offering moral support to the troops.  It is the charge of the military chaplain to “listen deeply to our warriors’ pain” and to be </w:t>
      </w:r>
      <w:r>
        <w:rPr>
          <w:rFonts w:ascii="Times New Roman" w:hAnsi="Times New Roman" w:cs="Times New Roman"/>
          <w:bCs/>
          <w:sz w:val="24"/>
          <w:szCs w:val="24"/>
        </w:rPr>
        <w:lastRenderedPageBreak/>
        <w:t>honest about the moral inconsistencies of our country.</w:t>
      </w:r>
      <w:r>
        <w:rPr>
          <w:rStyle w:val="FootnoteReference"/>
          <w:rFonts w:ascii="Times New Roman" w:hAnsi="Times New Roman" w:cs="Times New Roman"/>
          <w:bCs/>
          <w:sz w:val="24"/>
          <w:szCs w:val="24"/>
        </w:rPr>
        <w:footnoteReference w:id="10"/>
      </w:r>
      <w:r>
        <w:rPr>
          <w:rFonts w:ascii="Times New Roman" w:hAnsi="Times New Roman" w:cs="Times New Roman"/>
          <w:bCs/>
          <w:sz w:val="24"/>
          <w:szCs w:val="24"/>
        </w:rPr>
        <w:t xml:space="preserve"> The spiritual care of the chaplain can greatly impact the lives of those who serve.  </w:t>
      </w:r>
    </w:p>
    <w:p w14:paraId="228EEF7B" w14:textId="64414A38" w:rsidR="00F23B45" w:rsidRPr="008444CD" w:rsidRDefault="00F23B45" w:rsidP="001B24AB">
      <w:pPr>
        <w:spacing w:line="480" w:lineRule="auto"/>
        <w:jc w:val="center"/>
        <w:rPr>
          <w:rFonts w:ascii="Times New Roman" w:hAnsi="Times New Roman" w:cs="Times New Roman"/>
          <w:b/>
          <w:bCs/>
          <w:sz w:val="24"/>
          <w:szCs w:val="24"/>
        </w:rPr>
      </w:pPr>
      <w:r w:rsidRPr="008444CD">
        <w:rPr>
          <w:rFonts w:ascii="Times New Roman" w:hAnsi="Times New Roman" w:cs="Times New Roman"/>
          <w:b/>
          <w:bCs/>
          <w:sz w:val="24"/>
          <w:szCs w:val="24"/>
        </w:rPr>
        <w:t>The Project (Study) Purpose</w:t>
      </w:r>
    </w:p>
    <w:p w14:paraId="0274A40B" w14:textId="1812AC16" w:rsidR="000828A1" w:rsidRPr="008444CD" w:rsidRDefault="000828A1" w:rsidP="00373142">
      <w:pPr>
        <w:autoSpaceDE w:val="0"/>
        <w:autoSpaceDN w:val="0"/>
        <w:adjustRightInd w:val="0"/>
        <w:spacing w:after="120"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This </w:t>
      </w:r>
      <w:r w:rsidR="008444CD" w:rsidRPr="008444CD">
        <w:rPr>
          <w:rFonts w:ascii="Times New Roman" w:hAnsi="Times New Roman" w:cs="Times New Roman"/>
          <w:sz w:val="24"/>
          <w:szCs w:val="24"/>
          <w:lang w:val="en"/>
        </w:rPr>
        <w:t>project</w:t>
      </w:r>
      <w:r w:rsidRPr="008444CD">
        <w:rPr>
          <w:rFonts w:ascii="Times New Roman" w:hAnsi="Times New Roman" w:cs="Times New Roman"/>
          <w:sz w:val="24"/>
          <w:szCs w:val="24"/>
          <w:lang w:val="en"/>
        </w:rPr>
        <w:t xml:space="preserve"> explores the nature of the challenges which veterans go through after their service in the military </w:t>
      </w:r>
      <w:r w:rsidR="00D02AF1" w:rsidRPr="008444CD">
        <w:rPr>
          <w:rFonts w:ascii="Times New Roman" w:hAnsi="Times New Roman" w:cs="Times New Roman"/>
          <w:sz w:val="24"/>
          <w:szCs w:val="24"/>
          <w:lang w:val="en"/>
        </w:rPr>
        <w:t>to find</w:t>
      </w:r>
      <w:r w:rsidRPr="008444CD">
        <w:rPr>
          <w:rFonts w:ascii="Times New Roman" w:hAnsi="Times New Roman" w:cs="Times New Roman"/>
          <w:sz w:val="24"/>
          <w:szCs w:val="24"/>
          <w:lang w:val="en"/>
        </w:rPr>
        <w:t xml:space="preserve"> the most appropriate ways for caring for them. It uses as a backdrop the recommended texts in this course (that is, </w:t>
      </w:r>
      <w:r w:rsidRPr="008444CD">
        <w:rPr>
          <w:rFonts w:ascii="Times New Roman" w:hAnsi="Times New Roman" w:cs="Times New Roman"/>
          <w:i/>
          <w:iCs/>
          <w:sz w:val="24"/>
          <w:szCs w:val="24"/>
          <w:lang w:val="en"/>
        </w:rPr>
        <w:t>War: Four Christian Views</w:t>
      </w:r>
      <w:r w:rsidRPr="008444CD">
        <w:rPr>
          <w:rFonts w:ascii="Times New Roman" w:hAnsi="Times New Roman" w:cs="Times New Roman"/>
          <w:sz w:val="24"/>
          <w:szCs w:val="24"/>
          <w:lang w:val="en"/>
        </w:rPr>
        <w:t xml:space="preserve">, edited by Robert G. Clouse and </w:t>
      </w:r>
      <w:r w:rsidRPr="008444CD">
        <w:rPr>
          <w:rFonts w:ascii="Times New Roman" w:hAnsi="Times New Roman" w:cs="Times New Roman"/>
          <w:i/>
          <w:iCs/>
          <w:sz w:val="24"/>
          <w:szCs w:val="24"/>
          <w:lang w:val="en"/>
        </w:rPr>
        <w:t xml:space="preserve">What It Is Like to Go to War </w:t>
      </w:r>
      <w:r w:rsidRPr="008444CD">
        <w:rPr>
          <w:rFonts w:ascii="Times New Roman" w:hAnsi="Times New Roman" w:cs="Times New Roman"/>
          <w:sz w:val="24"/>
          <w:szCs w:val="24"/>
          <w:lang w:val="en"/>
        </w:rPr>
        <w:t>by Karl Marlantes), but delves deeper into procuring of healing for veterans who witness Post-Traumatic Stress Disorder from the activities of war</w:t>
      </w:r>
      <w:r w:rsidR="00B54C7D">
        <w:rPr>
          <w:rFonts w:ascii="Times New Roman" w:hAnsi="Times New Roman" w:cs="Times New Roman"/>
          <w:sz w:val="24"/>
          <w:szCs w:val="24"/>
          <w:lang w:val="en"/>
        </w:rPr>
        <w:t xml:space="preserve"> causing moral injury</w:t>
      </w:r>
      <w:r w:rsidRPr="008444CD">
        <w:rPr>
          <w:rFonts w:ascii="Times New Roman" w:hAnsi="Times New Roman" w:cs="Times New Roman"/>
          <w:sz w:val="24"/>
          <w:szCs w:val="24"/>
          <w:lang w:val="en"/>
        </w:rPr>
        <w:t xml:space="preserve">. For the latter, Edward Tick’s </w:t>
      </w:r>
      <w:r w:rsidRPr="008444CD">
        <w:rPr>
          <w:rFonts w:ascii="Times New Roman" w:hAnsi="Times New Roman" w:cs="Times New Roman"/>
          <w:i/>
          <w:iCs/>
          <w:sz w:val="24"/>
          <w:szCs w:val="24"/>
          <w:lang w:val="en"/>
        </w:rPr>
        <w:t>War and the Soul: Healing Our Nation’s Veterans from Post-Traumatic Stress Disorder</w:t>
      </w:r>
      <w:r w:rsidRPr="008444CD">
        <w:rPr>
          <w:rFonts w:ascii="Times New Roman" w:hAnsi="Times New Roman" w:cs="Times New Roman"/>
          <w:sz w:val="24"/>
          <w:szCs w:val="24"/>
          <w:lang w:val="en"/>
        </w:rPr>
        <w:t xml:space="preserve"> is used as a core text in unraveling the mandatory psychotherapeutic requirements for veterans.</w:t>
      </w:r>
      <w:r w:rsidR="00DD1086">
        <w:rPr>
          <w:rStyle w:val="FootnoteReference"/>
          <w:rFonts w:ascii="Times New Roman" w:hAnsi="Times New Roman" w:cs="Times New Roman"/>
          <w:sz w:val="24"/>
          <w:szCs w:val="24"/>
          <w:lang w:val="en"/>
        </w:rPr>
        <w:footnoteReference w:id="11"/>
      </w:r>
      <w:r w:rsidRPr="008444CD">
        <w:rPr>
          <w:rFonts w:ascii="Times New Roman" w:hAnsi="Times New Roman" w:cs="Times New Roman"/>
          <w:sz w:val="24"/>
          <w:szCs w:val="24"/>
          <w:lang w:val="en"/>
        </w:rPr>
        <w:t xml:space="preserve"> </w:t>
      </w:r>
    </w:p>
    <w:p w14:paraId="7A2249B9" w14:textId="6CEDD1FC" w:rsidR="00912277" w:rsidRPr="008A2DAF" w:rsidRDefault="000828A1" w:rsidP="008A2DAF">
      <w:pPr>
        <w:autoSpaceDE w:val="0"/>
        <w:autoSpaceDN w:val="0"/>
        <w:adjustRightInd w:val="0"/>
        <w:spacing w:after="120"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The </w:t>
      </w:r>
      <w:r w:rsidR="008444CD" w:rsidRPr="008444CD">
        <w:rPr>
          <w:rFonts w:ascii="Times New Roman" w:hAnsi="Times New Roman" w:cs="Times New Roman"/>
          <w:sz w:val="24"/>
          <w:szCs w:val="24"/>
          <w:lang w:val="en"/>
        </w:rPr>
        <w:t>project</w:t>
      </w:r>
      <w:r w:rsidRPr="008444CD">
        <w:rPr>
          <w:rFonts w:ascii="Times New Roman" w:hAnsi="Times New Roman" w:cs="Times New Roman"/>
          <w:sz w:val="24"/>
          <w:szCs w:val="24"/>
          <w:lang w:val="en"/>
        </w:rPr>
        <w:t xml:space="preserve"> makes use of a textual analysis combined with research and video and film analysis of the consequences of war, including a holistic discussion on healing the wounds of war. </w:t>
      </w:r>
      <w:r w:rsidR="00912277" w:rsidRPr="008444CD">
        <w:rPr>
          <w:rFonts w:ascii="Times New Roman" w:hAnsi="Times New Roman" w:cs="Times New Roman"/>
          <w:sz w:val="24"/>
          <w:szCs w:val="24"/>
          <w:lang w:val="en"/>
        </w:rPr>
        <w:t>Consequently, a critical aspect of caring for killers is to have respect for the arduous j</w:t>
      </w:r>
      <w:r w:rsidR="00D02AF1" w:rsidRPr="008444CD">
        <w:rPr>
          <w:rFonts w:ascii="Times New Roman" w:hAnsi="Times New Roman" w:cs="Times New Roman"/>
          <w:sz w:val="24"/>
          <w:szCs w:val="24"/>
          <w:lang w:val="en"/>
        </w:rPr>
        <w:t>obs that soldiers are engaged</w:t>
      </w:r>
      <w:r w:rsidR="00912277" w:rsidRPr="008444CD">
        <w:rPr>
          <w:rFonts w:ascii="Times New Roman" w:hAnsi="Times New Roman" w:cs="Times New Roman"/>
          <w:sz w:val="24"/>
          <w:szCs w:val="24"/>
          <w:lang w:val="en"/>
        </w:rPr>
        <w:t xml:space="preserve">. </w:t>
      </w:r>
      <w:r w:rsidR="00D02AF1" w:rsidRPr="008444CD">
        <w:rPr>
          <w:rFonts w:ascii="Times New Roman" w:hAnsi="Times New Roman" w:cs="Times New Roman"/>
          <w:sz w:val="24"/>
          <w:szCs w:val="24"/>
          <w:lang w:val="en"/>
        </w:rPr>
        <w:t>Given</w:t>
      </w:r>
      <w:r w:rsidR="00912277" w:rsidRPr="008444CD">
        <w:rPr>
          <w:rFonts w:ascii="Times New Roman" w:hAnsi="Times New Roman" w:cs="Times New Roman"/>
          <w:sz w:val="24"/>
          <w:szCs w:val="24"/>
          <w:lang w:val="en"/>
        </w:rPr>
        <w:t xml:space="preserve"> the seriousness of wars and their aftermaths, Gordon Martel’s </w:t>
      </w:r>
      <w:r w:rsidR="00912277" w:rsidRPr="008444CD">
        <w:rPr>
          <w:rFonts w:ascii="Times New Roman" w:hAnsi="Times New Roman" w:cs="Times New Roman"/>
          <w:i/>
          <w:iCs/>
          <w:sz w:val="24"/>
          <w:szCs w:val="24"/>
          <w:lang w:val="en"/>
        </w:rPr>
        <w:t xml:space="preserve">The Encyclopedia of War, </w:t>
      </w:r>
      <w:r w:rsidR="00912277" w:rsidRPr="008444CD">
        <w:rPr>
          <w:rFonts w:ascii="Times New Roman" w:hAnsi="Times New Roman" w:cs="Times New Roman"/>
          <w:sz w:val="24"/>
          <w:szCs w:val="24"/>
          <w:lang w:val="en"/>
        </w:rPr>
        <w:t>a five-volume set that is a “comprehensive print and electronic resource</w:t>
      </w:r>
      <w:r w:rsidR="00D02AF1" w:rsidRPr="008444CD">
        <w:rPr>
          <w:rFonts w:ascii="Times New Roman" w:hAnsi="Times New Roman" w:cs="Times New Roman"/>
          <w:sz w:val="24"/>
          <w:szCs w:val="24"/>
          <w:lang w:val="en"/>
        </w:rPr>
        <w:t xml:space="preserve"> are</w:t>
      </w:r>
      <w:r w:rsidR="00912277" w:rsidRPr="008444CD">
        <w:rPr>
          <w:rFonts w:ascii="Times New Roman" w:hAnsi="Times New Roman" w:cs="Times New Roman"/>
          <w:sz w:val="24"/>
          <w:szCs w:val="24"/>
          <w:lang w:val="en"/>
        </w:rPr>
        <w:t xml:space="preserve"> covering the history of warfare from a</w:t>
      </w:r>
      <w:r w:rsidR="00D02AF1" w:rsidRPr="008444CD">
        <w:rPr>
          <w:rFonts w:ascii="Times New Roman" w:hAnsi="Times New Roman" w:cs="Times New Roman"/>
          <w:sz w:val="24"/>
          <w:szCs w:val="24"/>
          <w:lang w:val="en"/>
        </w:rPr>
        <w:t>ncient times to the present day.”</w:t>
      </w:r>
      <w:r w:rsidR="00B54C7D">
        <w:rPr>
          <w:rStyle w:val="FootnoteReference"/>
          <w:rFonts w:ascii="Times New Roman" w:hAnsi="Times New Roman" w:cs="Times New Roman"/>
          <w:sz w:val="24"/>
          <w:szCs w:val="24"/>
          <w:lang w:val="en"/>
        </w:rPr>
        <w:footnoteReference w:id="12"/>
      </w:r>
      <w:r w:rsidR="00D02AF1" w:rsidRPr="008444CD">
        <w:rPr>
          <w:rFonts w:ascii="Times New Roman" w:hAnsi="Times New Roman" w:cs="Times New Roman"/>
          <w:sz w:val="24"/>
          <w:szCs w:val="24"/>
          <w:lang w:val="en"/>
        </w:rPr>
        <w:t xml:space="preserve">  This offering</w:t>
      </w:r>
      <w:r w:rsidR="00912277" w:rsidRPr="008444CD">
        <w:rPr>
          <w:rFonts w:ascii="Times New Roman" w:hAnsi="Times New Roman" w:cs="Times New Roman"/>
          <w:sz w:val="24"/>
          <w:szCs w:val="24"/>
          <w:lang w:val="en"/>
        </w:rPr>
        <w:t xml:space="preserve"> should provoke deep, critical, and humane approach to perceptions of soldiers, and the treatment meted out to them in pre- and postwar societies. </w:t>
      </w:r>
    </w:p>
    <w:p w14:paraId="10733738" w14:textId="352B0F4C" w:rsidR="00912277" w:rsidRPr="008444CD" w:rsidRDefault="00912277" w:rsidP="00373142">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lastRenderedPageBreak/>
        <w:t xml:space="preserve">Often, the severity of war’s consequences on the soldier might mean that they lose </w:t>
      </w:r>
      <w:r w:rsidR="00D02AF1" w:rsidRPr="008444CD">
        <w:rPr>
          <w:rFonts w:ascii="Times New Roman" w:hAnsi="Times New Roman" w:cs="Times New Roman"/>
          <w:sz w:val="24"/>
          <w:szCs w:val="24"/>
          <w:lang w:val="en"/>
        </w:rPr>
        <w:t xml:space="preserve">the </w:t>
      </w:r>
      <w:r w:rsidRPr="008444CD">
        <w:rPr>
          <w:rFonts w:ascii="Times New Roman" w:hAnsi="Times New Roman" w:cs="Times New Roman"/>
          <w:sz w:val="24"/>
          <w:szCs w:val="24"/>
          <w:lang w:val="en"/>
        </w:rPr>
        <w:t>ability to pro</w:t>
      </w:r>
      <w:r w:rsidR="00D02AF1" w:rsidRPr="008444CD">
        <w:rPr>
          <w:rFonts w:ascii="Times New Roman" w:hAnsi="Times New Roman" w:cs="Times New Roman"/>
          <w:sz w:val="24"/>
          <w:szCs w:val="24"/>
          <w:lang w:val="en"/>
        </w:rPr>
        <w:t>cess their environments properly</w:t>
      </w:r>
      <w:r w:rsidRPr="008444CD">
        <w:rPr>
          <w:rFonts w:ascii="Times New Roman" w:hAnsi="Times New Roman" w:cs="Times New Roman"/>
          <w:sz w:val="24"/>
          <w:szCs w:val="24"/>
          <w:lang w:val="en"/>
        </w:rPr>
        <w:t xml:space="preserve">; many suffer </w:t>
      </w:r>
      <w:r w:rsidR="00D02AF1" w:rsidRPr="008444CD">
        <w:rPr>
          <w:rFonts w:ascii="Times New Roman" w:hAnsi="Times New Roman" w:cs="Times New Roman"/>
          <w:sz w:val="24"/>
          <w:szCs w:val="24"/>
          <w:lang w:val="en"/>
        </w:rPr>
        <w:t xml:space="preserve">the </w:t>
      </w:r>
      <w:r w:rsidRPr="008444CD">
        <w:rPr>
          <w:rFonts w:ascii="Times New Roman" w:hAnsi="Times New Roman" w:cs="Times New Roman"/>
          <w:sz w:val="24"/>
          <w:szCs w:val="24"/>
          <w:lang w:val="en"/>
        </w:rPr>
        <w:t xml:space="preserve">loss of soul from self, a disconnect that creates a duality of identity in the same person. Generally, under some of these circumstances, because the warrior is unable to carry on with normal realities, they need to be helped to regain themselves consciousness-wise. This is why family, loved ones, and friends are helpful members in bringing about holistic healing. </w:t>
      </w:r>
      <w:r w:rsidR="00373142" w:rsidRPr="008444CD">
        <w:rPr>
          <w:rFonts w:ascii="Times New Roman" w:hAnsi="Times New Roman" w:cs="Times New Roman"/>
          <w:sz w:val="24"/>
          <w:szCs w:val="24"/>
          <w:vertAlign w:val="superscript"/>
          <w:lang w:val="en"/>
        </w:rPr>
        <w:t xml:space="preserve"> </w:t>
      </w:r>
      <w:r w:rsidR="00373142" w:rsidRPr="008444CD">
        <w:rPr>
          <w:rFonts w:ascii="Times New Roman" w:hAnsi="Times New Roman" w:cs="Times New Roman"/>
          <w:sz w:val="24"/>
          <w:szCs w:val="24"/>
          <w:lang w:val="en"/>
        </w:rPr>
        <w:t xml:space="preserve">In showing care for Veterans </w:t>
      </w:r>
      <w:r w:rsidRPr="008444CD">
        <w:rPr>
          <w:rFonts w:ascii="Times New Roman" w:hAnsi="Times New Roman" w:cs="Times New Roman"/>
          <w:sz w:val="24"/>
          <w:szCs w:val="24"/>
          <w:lang w:val="en"/>
        </w:rPr>
        <w:t>and warriors, Honorable Akaka states that</w:t>
      </w:r>
      <w:r w:rsidR="008A2DAF">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 </w:t>
      </w:r>
    </w:p>
    <w:p w14:paraId="2F1A204F" w14:textId="77777777" w:rsidR="00912277" w:rsidRDefault="00912277" w:rsidP="006D609C">
      <w:pPr>
        <w:autoSpaceDE w:val="0"/>
        <w:autoSpaceDN w:val="0"/>
        <w:adjustRightInd w:val="0"/>
        <w:spacing w:line="240" w:lineRule="auto"/>
        <w:ind w:left="720" w:right="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Spouses should have access to the tools and professional help that would hold their families together in these most trying times. I am hopeful that our second panel will be able to shed some light on the solutions to these problems.</w:t>
      </w:r>
    </w:p>
    <w:p w14:paraId="69CA1061" w14:textId="77777777" w:rsidR="000573AA" w:rsidRPr="008444CD" w:rsidRDefault="000573AA" w:rsidP="000573AA">
      <w:pPr>
        <w:autoSpaceDE w:val="0"/>
        <w:autoSpaceDN w:val="0"/>
        <w:adjustRightInd w:val="0"/>
        <w:spacing w:after="0" w:line="240" w:lineRule="auto"/>
        <w:ind w:left="720" w:right="720"/>
        <w:jc w:val="both"/>
        <w:rPr>
          <w:rFonts w:ascii="Times New Roman" w:hAnsi="Times New Roman" w:cs="Times New Roman"/>
          <w:sz w:val="24"/>
          <w:szCs w:val="24"/>
          <w:lang w:val="en"/>
        </w:rPr>
      </w:pPr>
    </w:p>
    <w:p w14:paraId="478EB452" w14:textId="37839A61" w:rsidR="001B63F0" w:rsidRPr="008444CD" w:rsidRDefault="001B63F0" w:rsidP="001B63F0">
      <w:pPr>
        <w:autoSpaceDE w:val="0"/>
        <w:autoSpaceDN w:val="0"/>
        <w:adjustRightInd w:val="0"/>
        <w:spacing w:after="0"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The discovery of the dysfunction within the Veterans’ Affairs (VA) was both alarming and embarrassing for the government. Who could believe that after serving their country, placing their own lives and families in harm’s way, protecting, thinking that the had their country’s backing, soldier’s return home only to find out that they were not being cared or catered for? The trauma that emerges from the shock would be excruciating. For many who had already experienced the loss</w:t>
      </w:r>
      <w:r w:rsidR="000573AA">
        <w:rPr>
          <w:rFonts w:ascii="Times New Roman" w:hAnsi="Times New Roman" w:cs="Times New Roman"/>
          <w:sz w:val="24"/>
          <w:szCs w:val="24"/>
          <w:lang w:val="en"/>
        </w:rPr>
        <w:t xml:space="preserve"> of soul which Art, Tick’s client</w:t>
      </w:r>
      <w:r w:rsidRPr="008444CD">
        <w:rPr>
          <w:rFonts w:ascii="Times New Roman" w:hAnsi="Times New Roman" w:cs="Times New Roman"/>
          <w:sz w:val="24"/>
          <w:szCs w:val="24"/>
          <w:lang w:val="en"/>
        </w:rPr>
        <w:t xml:space="preserve"> described, they are experienc</w:t>
      </w:r>
      <w:r w:rsidR="00D02AF1" w:rsidRPr="008444CD">
        <w:rPr>
          <w:rFonts w:ascii="Times New Roman" w:hAnsi="Times New Roman" w:cs="Times New Roman"/>
          <w:sz w:val="24"/>
          <w:szCs w:val="24"/>
          <w:lang w:val="en"/>
        </w:rPr>
        <w:t>ing</w:t>
      </w:r>
      <w:r w:rsidRPr="008444CD">
        <w:rPr>
          <w:rFonts w:ascii="Times New Roman" w:hAnsi="Times New Roman" w:cs="Times New Roman"/>
          <w:sz w:val="24"/>
          <w:szCs w:val="24"/>
          <w:lang w:val="en"/>
        </w:rPr>
        <w:t xml:space="preserve"> further aggravation. </w:t>
      </w:r>
    </w:p>
    <w:p w14:paraId="48A8835B" w14:textId="19EE81AC" w:rsidR="001B63F0" w:rsidRPr="008444CD" w:rsidRDefault="001B63F0" w:rsidP="001B63F0">
      <w:pPr>
        <w:autoSpaceDE w:val="0"/>
        <w:autoSpaceDN w:val="0"/>
        <w:adjustRightInd w:val="0"/>
        <w:spacing w:after="0"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Edward Tick proposes that “when we listen to trauma’s symptoms instead of deny</w:t>
      </w:r>
      <w:r w:rsidR="00D02AF1" w:rsidRPr="008444CD">
        <w:rPr>
          <w:rFonts w:ascii="Times New Roman" w:hAnsi="Times New Roman" w:cs="Times New Roman"/>
          <w:sz w:val="24"/>
          <w:szCs w:val="24"/>
          <w:lang w:val="en"/>
        </w:rPr>
        <w:t>ing</w:t>
      </w:r>
      <w:r w:rsidRPr="008444CD">
        <w:rPr>
          <w:rFonts w:ascii="Times New Roman" w:hAnsi="Times New Roman" w:cs="Times New Roman"/>
          <w:sz w:val="24"/>
          <w:szCs w:val="24"/>
          <w:lang w:val="en"/>
        </w:rPr>
        <w:t xml:space="preserve"> or suppress them, we hear what we can do...” Within the spectrum of the care that is possible, </w:t>
      </w:r>
      <w:r w:rsidR="000573AA">
        <w:rPr>
          <w:rFonts w:ascii="Times New Roman" w:hAnsi="Times New Roman" w:cs="Times New Roman"/>
          <w:sz w:val="24"/>
          <w:szCs w:val="24"/>
          <w:lang w:val="en"/>
        </w:rPr>
        <w:t>the author</w:t>
      </w:r>
      <w:r w:rsidRPr="008444CD">
        <w:rPr>
          <w:rFonts w:ascii="Times New Roman" w:hAnsi="Times New Roman" w:cs="Times New Roman"/>
          <w:sz w:val="24"/>
          <w:szCs w:val="24"/>
          <w:lang w:val="en"/>
        </w:rPr>
        <w:t xml:space="preserve"> says we must do more providing job opportunity. To him, the care that the soul needs is much deeper tha</w:t>
      </w:r>
      <w:r w:rsidR="00D02AF1" w:rsidRPr="008444CD">
        <w:rPr>
          <w:rFonts w:ascii="Times New Roman" w:hAnsi="Times New Roman" w:cs="Times New Roman"/>
          <w:sz w:val="24"/>
          <w:szCs w:val="24"/>
          <w:lang w:val="en"/>
        </w:rPr>
        <w:t>n</w:t>
      </w:r>
      <w:r w:rsidRPr="008444CD">
        <w:rPr>
          <w:rFonts w:ascii="Times New Roman" w:hAnsi="Times New Roman" w:cs="Times New Roman"/>
          <w:sz w:val="24"/>
          <w:szCs w:val="24"/>
          <w:lang w:val="en"/>
        </w:rPr>
        <w:t xml:space="preserve"> a lacuna which gainful employment may fill. Advocating a truly humanistic and holistic healing approach, Tick recommends what is perhaps a true and concrete methodology in penetrating the wounded soul, to towards “therapy and </w:t>
      </w:r>
      <w:r w:rsidR="00D02AF1" w:rsidRPr="008444CD">
        <w:rPr>
          <w:rFonts w:ascii="Times New Roman" w:hAnsi="Times New Roman" w:cs="Times New Roman"/>
          <w:sz w:val="24"/>
          <w:szCs w:val="24"/>
          <w:lang w:val="en"/>
        </w:rPr>
        <w:t>d</w:t>
      </w:r>
      <w:r w:rsidRPr="008444CD">
        <w:rPr>
          <w:rFonts w:ascii="Times New Roman" w:hAnsi="Times New Roman" w:cs="Times New Roman"/>
          <w:sz w:val="24"/>
          <w:szCs w:val="24"/>
          <w:lang w:val="en"/>
        </w:rPr>
        <w:t xml:space="preserve">ehumanization” of our vets. </w:t>
      </w:r>
    </w:p>
    <w:p w14:paraId="03C42489" w14:textId="15BCFA8A" w:rsidR="001B63F0" w:rsidRPr="008444CD" w:rsidRDefault="00D02AF1" w:rsidP="001B63F0">
      <w:pPr>
        <w:autoSpaceDE w:val="0"/>
        <w:autoSpaceDN w:val="0"/>
        <w:adjustRightInd w:val="0"/>
        <w:spacing w:after="0"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Recognizing </w:t>
      </w:r>
      <w:r w:rsidR="001B63F0" w:rsidRPr="008444CD">
        <w:rPr>
          <w:rFonts w:ascii="Times New Roman" w:hAnsi="Times New Roman" w:cs="Times New Roman"/>
          <w:sz w:val="24"/>
          <w:szCs w:val="24"/>
          <w:lang w:val="en"/>
        </w:rPr>
        <w:t xml:space="preserve">agencies themselves are understaffed, Tick recommends that PTSD may also be translated as Post-Traumatic Social Disorder—in that the soldiers returning home from war </w:t>
      </w:r>
      <w:r w:rsidR="001B63F0" w:rsidRPr="008444CD">
        <w:rPr>
          <w:rFonts w:ascii="Times New Roman" w:hAnsi="Times New Roman" w:cs="Times New Roman"/>
          <w:sz w:val="24"/>
          <w:szCs w:val="24"/>
          <w:lang w:val="en"/>
        </w:rPr>
        <w:lastRenderedPageBreak/>
        <w:t>often end up finding out that home is not what they assumed it would be. “We are not in a hopeless situation,” he assures.</w:t>
      </w:r>
      <w:r w:rsidR="007443A8">
        <w:rPr>
          <w:rStyle w:val="FootnoteReference"/>
          <w:rFonts w:ascii="Times New Roman" w:hAnsi="Times New Roman" w:cs="Times New Roman"/>
          <w:sz w:val="24"/>
          <w:szCs w:val="24"/>
          <w:lang w:val="en"/>
        </w:rPr>
        <w:footnoteReference w:id="13"/>
      </w:r>
      <w:r w:rsidR="001B63F0" w:rsidRPr="008444CD">
        <w:rPr>
          <w:rFonts w:ascii="Times New Roman" w:hAnsi="Times New Roman" w:cs="Times New Roman"/>
          <w:sz w:val="24"/>
          <w:szCs w:val="24"/>
          <w:lang w:val="en"/>
        </w:rPr>
        <w:t xml:space="preserve"> </w:t>
      </w:r>
    </w:p>
    <w:p w14:paraId="16BA5385" w14:textId="0536C9CF" w:rsidR="001B63F0" w:rsidRPr="008444CD" w:rsidRDefault="00E32A71" w:rsidP="001B63F0">
      <w:pPr>
        <w:autoSpaceDE w:val="0"/>
        <w:autoSpaceDN w:val="0"/>
        <w:adjustRightInd w:val="0"/>
        <w:spacing w:after="0" w:line="480" w:lineRule="auto"/>
        <w:ind w:firstLine="720"/>
        <w:jc w:val="both"/>
        <w:rPr>
          <w:rFonts w:ascii="Times New Roman" w:hAnsi="Times New Roman" w:cs="Times New Roman"/>
          <w:sz w:val="24"/>
          <w:szCs w:val="24"/>
          <w:lang w:val="en"/>
        </w:rPr>
      </w:pPr>
      <w:ins w:id="39" w:author="Michael Milton PhD" w:date="2019-09-17T06:47:00Z">
        <w:r>
          <w:rPr>
            <w:rFonts w:ascii="Times New Roman" w:hAnsi="Times New Roman" w:cs="Times New Roman"/>
            <w:noProof/>
            <w:sz w:val="24"/>
            <w:szCs w:val="24"/>
            <w:lang w:val="en"/>
          </w:rPr>
          <mc:AlternateContent>
            <mc:Choice Requires="wpi">
              <w:drawing>
                <wp:anchor distT="0" distB="0" distL="114300" distR="114300" simplePos="0" relativeHeight="251968512" behindDoc="0" locked="0" layoutInCell="1" allowOverlap="1" wp14:anchorId="35C97F3A" wp14:editId="3667E012">
                  <wp:simplePos x="0" y="0"/>
                  <wp:positionH relativeFrom="column">
                    <wp:posOffset>3582035</wp:posOffset>
                  </wp:positionH>
                  <wp:positionV relativeFrom="paragraph">
                    <wp:posOffset>206375</wp:posOffset>
                  </wp:positionV>
                  <wp:extent cx="1773655" cy="144000"/>
                  <wp:effectExtent l="38100" t="38100" r="17145" b="34290"/>
                  <wp:wrapNone/>
                  <wp:docPr id="311" name="Ink 311"/>
                  <wp:cNvGraphicFramePr/>
                  <a:graphic xmlns:a="http://schemas.openxmlformats.org/drawingml/2006/main">
                    <a:graphicData uri="http://schemas.microsoft.com/office/word/2010/wordprocessingInk">
                      <w14:contentPart bwMode="auto" r:id="rId105">
                        <w14:nvContentPartPr>
                          <w14:cNvContentPartPr/>
                        </w14:nvContentPartPr>
                        <w14:xfrm>
                          <a:off x="0" y="0"/>
                          <a:ext cx="1773655" cy="144000"/>
                        </w14:xfrm>
                      </w14:contentPart>
                    </a:graphicData>
                  </a:graphic>
                </wp:anchor>
              </w:drawing>
            </mc:Choice>
            <mc:Fallback>
              <w:pict>
                <v:shape w14:anchorId="17A75A8F" id="Ink 311" o:spid="_x0000_s1026" type="#_x0000_t75" style="position:absolute;margin-left:280.85pt;margin-top:15.05pt;width:142.05pt;height:13.8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">
                  <v:imagedata r:id="rId106" o:title=""/>
                </v:shape>
              </w:pict>
            </mc:Fallback>
          </mc:AlternateContent>
        </w:r>
        <w:r>
          <w:rPr>
            <w:rFonts w:ascii="Times New Roman" w:hAnsi="Times New Roman" w:cs="Times New Roman"/>
            <w:noProof/>
            <w:sz w:val="24"/>
            <w:szCs w:val="24"/>
            <w:lang w:val="en"/>
          </w:rPr>
          <mc:AlternateContent>
            <mc:Choice Requires="wpi">
              <w:drawing>
                <wp:anchor distT="0" distB="0" distL="114300" distR="114300" simplePos="0" relativeHeight="251965440" behindDoc="0" locked="0" layoutInCell="1" allowOverlap="1" wp14:anchorId="5B0DE5C5" wp14:editId="08798847">
                  <wp:simplePos x="0" y="0"/>
                  <wp:positionH relativeFrom="column">
                    <wp:posOffset>2073275</wp:posOffset>
                  </wp:positionH>
                  <wp:positionV relativeFrom="paragraph">
                    <wp:posOffset>173990</wp:posOffset>
                  </wp:positionV>
                  <wp:extent cx="1227650" cy="205595"/>
                  <wp:effectExtent l="50800" t="38100" r="0" b="48895"/>
                  <wp:wrapNone/>
                  <wp:docPr id="308" name="Ink 308"/>
                  <wp:cNvGraphicFramePr/>
                  <a:graphic xmlns:a="http://schemas.openxmlformats.org/drawingml/2006/main">
                    <a:graphicData uri="http://schemas.microsoft.com/office/word/2010/wordprocessingInk">
                      <w14:contentPart bwMode="auto" r:id="rId107">
                        <w14:nvContentPartPr>
                          <w14:cNvContentPartPr/>
                        </w14:nvContentPartPr>
                        <w14:xfrm>
                          <a:off x="0" y="0"/>
                          <a:ext cx="1227650" cy="205595"/>
                        </w14:xfrm>
                      </w14:contentPart>
                    </a:graphicData>
                  </a:graphic>
                </wp:anchor>
              </w:drawing>
            </mc:Choice>
            <mc:Fallback>
              <w:pict>
                <v:shape w14:anchorId="7F3F4EDB" id="Ink 308" o:spid="_x0000_s1026" type="#_x0000_t75" style="position:absolute;margin-left:161.65pt;margin-top:12.5pt;width:99.45pt;height:19.0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">
                  <v:imagedata r:id="rId108" o:title=""/>
                </v:shape>
              </w:pict>
            </mc:Fallback>
          </mc:AlternateContent>
        </w:r>
        <w:r>
          <w:rPr>
            <w:rFonts w:ascii="Times New Roman" w:hAnsi="Times New Roman" w:cs="Times New Roman"/>
            <w:noProof/>
            <w:sz w:val="24"/>
            <w:szCs w:val="24"/>
            <w:lang w:val="en"/>
          </w:rPr>
          <mc:AlternateContent>
            <mc:Choice Requires="wpi">
              <w:drawing>
                <wp:anchor distT="0" distB="0" distL="114300" distR="114300" simplePos="0" relativeHeight="251952128" behindDoc="0" locked="0" layoutInCell="1" allowOverlap="1" wp14:anchorId="26116503" wp14:editId="03A97987">
                  <wp:simplePos x="0" y="0"/>
                  <wp:positionH relativeFrom="column">
                    <wp:posOffset>2109497</wp:posOffset>
                  </wp:positionH>
                  <wp:positionV relativeFrom="paragraph">
                    <wp:posOffset>222874</wp:posOffset>
                  </wp:positionV>
                  <wp:extent cx="108000" cy="114840"/>
                  <wp:effectExtent l="38100" t="38100" r="31750" b="38100"/>
                  <wp:wrapNone/>
                  <wp:docPr id="295" name="Ink 295"/>
                  <wp:cNvGraphicFramePr/>
                  <a:graphic xmlns:a="http://schemas.openxmlformats.org/drawingml/2006/main">
                    <a:graphicData uri="http://schemas.microsoft.com/office/word/2010/wordprocessingInk">
                      <w14:contentPart bwMode="auto" r:id="rId109">
                        <w14:nvContentPartPr>
                          <w14:cNvContentPartPr/>
                        </w14:nvContentPartPr>
                        <w14:xfrm>
                          <a:off x="0" y="0"/>
                          <a:ext cx="108000" cy="114840"/>
                        </w14:xfrm>
                      </w14:contentPart>
                    </a:graphicData>
                  </a:graphic>
                </wp:anchor>
              </w:drawing>
            </mc:Choice>
            <mc:Fallback>
              <w:pict>
                <v:shape w14:anchorId="706AF19E" id="Ink 295" o:spid="_x0000_s1026" type="#_x0000_t75" style="position:absolute;margin-left:164.9pt;margin-top:16.35pt;width:10.9pt;height:11.4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">
                  <v:imagedata r:id="rId110" o:title=""/>
                </v:shape>
              </w:pict>
            </mc:Fallback>
          </mc:AlternateContent>
        </w:r>
        <w:r w:rsidR="00896D05">
          <w:rPr>
            <w:rFonts w:ascii="Times New Roman" w:hAnsi="Times New Roman" w:cs="Times New Roman"/>
            <w:noProof/>
            <w:sz w:val="24"/>
            <w:szCs w:val="24"/>
            <w:lang w:val="en"/>
          </w:rPr>
          <mc:AlternateContent>
            <mc:Choice Requires="wpi">
              <w:drawing>
                <wp:anchor distT="0" distB="0" distL="114300" distR="114300" simplePos="0" relativeHeight="251951104" behindDoc="0" locked="0" layoutInCell="1" allowOverlap="1" wp14:anchorId="4BCFF781" wp14:editId="33A0C0F8">
                  <wp:simplePos x="0" y="0"/>
                  <wp:positionH relativeFrom="column">
                    <wp:posOffset>2021205</wp:posOffset>
                  </wp:positionH>
                  <wp:positionV relativeFrom="paragraph">
                    <wp:posOffset>327025</wp:posOffset>
                  </wp:positionV>
                  <wp:extent cx="718185" cy="199390"/>
                  <wp:effectExtent l="50800" t="50800" r="0" b="41910"/>
                  <wp:wrapNone/>
                  <wp:docPr id="294" name="Ink 294"/>
                  <wp:cNvGraphicFramePr/>
                  <a:graphic xmlns:a="http://schemas.openxmlformats.org/drawingml/2006/main">
                    <a:graphicData uri="http://schemas.microsoft.com/office/word/2010/wordprocessingInk">
                      <w14:contentPart bwMode="auto" r:id="rId111">
                        <w14:nvContentPartPr>
                          <w14:cNvContentPartPr/>
                        </w14:nvContentPartPr>
                        <w14:xfrm>
                          <a:off x="0" y="0"/>
                          <a:ext cx="718185" cy="199390"/>
                        </w14:xfrm>
                      </w14:contentPart>
                    </a:graphicData>
                  </a:graphic>
                </wp:anchor>
              </w:drawing>
            </mc:Choice>
            <mc:Fallback>
              <w:pict>
                <v:shape w14:anchorId="74E04E4D" id="Ink 294" o:spid="_x0000_s1026" type="#_x0000_t75" style="position:absolute;margin-left:157.55pt;margin-top:24.15pt;width:59.75pt;height:18.9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">
                  <v:imagedata r:id="rId112" o:title=""/>
                </v:shape>
              </w:pict>
            </mc:Fallback>
          </mc:AlternateContent>
        </w:r>
      </w:ins>
      <w:r w:rsidR="001B63F0" w:rsidRPr="008444CD">
        <w:rPr>
          <w:rFonts w:ascii="Times New Roman" w:hAnsi="Times New Roman" w:cs="Times New Roman"/>
          <w:sz w:val="24"/>
          <w:szCs w:val="24"/>
          <w:lang w:val="en"/>
        </w:rPr>
        <w:t xml:space="preserve">In concluding this </w:t>
      </w:r>
      <w:r w:rsidR="008444CD" w:rsidRPr="008444CD">
        <w:rPr>
          <w:rFonts w:ascii="Times New Roman" w:hAnsi="Times New Roman" w:cs="Times New Roman"/>
          <w:sz w:val="24"/>
          <w:szCs w:val="24"/>
          <w:lang w:val="en"/>
        </w:rPr>
        <w:t>project</w:t>
      </w:r>
      <w:r w:rsidR="001B63F0" w:rsidRPr="008444CD">
        <w:rPr>
          <w:rFonts w:ascii="Times New Roman" w:hAnsi="Times New Roman" w:cs="Times New Roman"/>
          <w:sz w:val="24"/>
          <w:szCs w:val="24"/>
          <w:lang w:val="en"/>
        </w:rPr>
        <w:t xml:space="preserve">, an examination of Tick’s enumerations is in order. He highlights at least 12 ways in which care for the killers may be expressed. </w:t>
      </w:r>
    </w:p>
    <w:p w14:paraId="0522CE31" w14:textId="77777777" w:rsidR="001B63F0" w:rsidRPr="008444CD" w:rsidRDefault="001B63F0" w:rsidP="00866293">
      <w:pPr>
        <w:numPr>
          <w:ilvl w:val="0"/>
          <w:numId w:val="2"/>
        </w:numPr>
        <w:autoSpaceDE w:val="0"/>
        <w:autoSpaceDN w:val="0"/>
        <w:adjustRightInd w:val="0"/>
        <w:spacing w:after="0" w:line="360" w:lineRule="auto"/>
        <w:jc w:val="both"/>
        <w:rPr>
          <w:rFonts w:ascii="Times New Roman" w:hAnsi="Times New Roman" w:cs="Times New Roman"/>
          <w:sz w:val="24"/>
          <w:szCs w:val="24"/>
          <w:lang w:val="en"/>
        </w:rPr>
      </w:pPr>
      <w:r w:rsidRPr="008444CD">
        <w:rPr>
          <w:rFonts w:ascii="Times New Roman" w:hAnsi="Times New Roman" w:cs="Times New Roman"/>
          <w:sz w:val="24"/>
          <w:szCs w:val="24"/>
          <w:lang w:val="en"/>
        </w:rPr>
        <w:t>Find out who the vets in your community are and thank them and welcome them home, no matter what your feelings are about the wars they fought;</w:t>
      </w:r>
    </w:p>
    <w:p w14:paraId="234CDC1C" w14:textId="77777777" w:rsidR="001B63F0" w:rsidRPr="008444CD" w:rsidRDefault="001B63F0" w:rsidP="00866293">
      <w:pPr>
        <w:numPr>
          <w:ilvl w:val="0"/>
          <w:numId w:val="2"/>
        </w:numPr>
        <w:autoSpaceDE w:val="0"/>
        <w:autoSpaceDN w:val="0"/>
        <w:adjustRightInd w:val="0"/>
        <w:spacing w:after="0" w:line="360" w:lineRule="auto"/>
        <w:jc w:val="both"/>
        <w:rPr>
          <w:rFonts w:ascii="Times New Roman" w:hAnsi="Times New Roman" w:cs="Times New Roman"/>
          <w:sz w:val="24"/>
          <w:szCs w:val="24"/>
          <w:lang w:val="en"/>
        </w:rPr>
      </w:pPr>
      <w:r w:rsidRPr="008444CD">
        <w:rPr>
          <w:rFonts w:ascii="Times New Roman" w:hAnsi="Times New Roman" w:cs="Times New Roman"/>
          <w:sz w:val="24"/>
          <w:szCs w:val="24"/>
          <w:lang w:val="en"/>
        </w:rPr>
        <w:t>Offer immediate response to any soldier or veteran crying out in unbearable pain;</w:t>
      </w:r>
    </w:p>
    <w:p w14:paraId="56A4DB63" w14:textId="77777777" w:rsidR="001B63F0" w:rsidRPr="008444CD" w:rsidRDefault="001B63F0" w:rsidP="00866293">
      <w:pPr>
        <w:numPr>
          <w:ilvl w:val="0"/>
          <w:numId w:val="2"/>
        </w:numPr>
        <w:autoSpaceDE w:val="0"/>
        <w:autoSpaceDN w:val="0"/>
        <w:adjustRightInd w:val="0"/>
        <w:spacing w:after="0" w:line="360" w:lineRule="auto"/>
        <w:jc w:val="both"/>
        <w:rPr>
          <w:rFonts w:ascii="Times New Roman" w:hAnsi="Times New Roman" w:cs="Times New Roman"/>
          <w:sz w:val="24"/>
          <w:szCs w:val="24"/>
          <w:lang w:val="en"/>
        </w:rPr>
      </w:pPr>
      <w:r w:rsidRPr="008444CD">
        <w:rPr>
          <w:rFonts w:ascii="Times New Roman" w:hAnsi="Times New Roman" w:cs="Times New Roman"/>
          <w:sz w:val="24"/>
          <w:szCs w:val="24"/>
          <w:lang w:val="en"/>
        </w:rPr>
        <w:t>Create gathering places for veterans in every community;</w:t>
      </w:r>
    </w:p>
    <w:p w14:paraId="0D814E2B" w14:textId="1FCE8DC8" w:rsidR="001B63F0" w:rsidRPr="008444CD" w:rsidRDefault="001B63F0" w:rsidP="00866293">
      <w:pPr>
        <w:numPr>
          <w:ilvl w:val="0"/>
          <w:numId w:val="2"/>
        </w:numPr>
        <w:autoSpaceDE w:val="0"/>
        <w:autoSpaceDN w:val="0"/>
        <w:adjustRightInd w:val="0"/>
        <w:spacing w:after="0" w:line="360" w:lineRule="auto"/>
        <w:jc w:val="both"/>
        <w:rPr>
          <w:rFonts w:ascii="Times New Roman" w:hAnsi="Times New Roman" w:cs="Times New Roman"/>
          <w:sz w:val="24"/>
          <w:szCs w:val="24"/>
          <w:lang w:val="en"/>
        </w:rPr>
      </w:pPr>
      <w:r w:rsidRPr="008444CD">
        <w:rPr>
          <w:rFonts w:ascii="Times New Roman" w:hAnsi="Times New Roman" w:cs="Times New Roman"/>
          <w:sz w:val="24"/>
          <w:szCs w:val="24"/>
          <w:lang w:val="en"/>
        </w:rPr>
        <w:t>Give our returning service people a safe</w:t>
      </w:r>
      <w:r w:rsidR="00D02AF1" w:rsidRPr="008444CD">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 candid period of supported isolation for their critically needed</w:t>
      </w:r>
      <w:r w:rsidR="00D02AF1" w:rsidRPr="008444CD">
        <w:rPr>
          <w:rFonts w:ascii="Times New Roman" w:hAnsi="Times New Roman" w:cs="Times New Roman"/>
          <w:sz w:val="24"/>
          <w:szCs w:val="24"/>
          <w:lang w:val="en"/>
        </w:rPr>
        <w:t xml:space="preserve"> to</w:t>
      </w:r>
      <w:r w:rsidRPr="008444CD">
        <w:rPr>
          <w:rFonts w:ascii="Times New Roman" w:hAnsi="Times New Roman" w:cs="Times New Roman"/>
          <w:sz w:val="24"/>
          <w:szCs w:val="24"/>
          <w:lang w:val="en"/>
        </w:rPr>
        <w:t xml:space="preserve"> coalesce, rest, and renewal;</w:t>
      </w:r>
    </w:p>
    <w:p w14:paraId="34A07BFF" w14:textId="77777777" w:rsidR="001B63F0" w:rsidRPr="008444CD" w:rsidRDefault="001B63F0" w:rsidP="00866293">
      <w:pPr>
        <w:numPr>
          <w:ilvl w:val="0"/>
          <w:numId w:val="2"/>
        </w:numPr>
        <w:autoSpaceDE w:val="0"/>
        <w:autoSpaceDN w:val="0"/>
        <w:adjustRightInd w:val="0"/>
        <w:spacing w:after="0" w:line="360" w:lineRule="auto"/>
        <w:jc w:val="both"/>
        <w:rPr>
          <w:rFonts w:ascii="Times New Roman" w:hAnsi="Times New Roman" w:cs="Times New Roman"/>
          <w:sz w:val="24"/>
          <w:szCs w:val="24"/>
          <w:lang w:val="en"/>
        </w:rPr>
      </w:pPr>
      <w:r w:rsidRPr="008444CD">
        <w:rPr>
          <w:rFonts w:ascii="Times New Roman" w:hAnsi="Times New Roman" w:cs="Times New Roman"/>
          <w:sz w:val="24"/>
          <w:szCs w:val="24"/>
          <w:lang w:val="en"/>
        </w:rPr>
        <w:t>Create Veterans’ Councils to address and [sic] advise your community on veterans’ needs;</w:t>
      </w:r>
    </w:p>
    <w:p w14:paraId="0BC1BE35" w14:textId="77777777" w:rsidR="001B63F0" w:rsidRPr="008444CD" w:rsidRDefault="001B63F0" w:rsidP="00866293">
      <w:pPr>
        <w:numPr>
          <w:ilvl w:val="0"/>
          <w:numId w:val="2"/>
        </w:numPr>
        <w:autoSpaceDE w:val="0"/>
        <w:autoSpaceDN w:val="0"/>
        <w:adjustRightInd w:val="0"/>
        <w:spacing w:after="0" w:line="360" w:lineRule="auto"/>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Create religious services that bring veterans spiritual cleansing and comfort; </w:t>
      </w:r>
    </w:p>
    <w:p w14:paraId="22AA9F31" w14:textId="522206D9" w:rsidR="001B63F0" w:rsidRPr="008444CD" w:rsidRDefault="001B63F0" w:rsidP="00866293">
      <w:pPr>
        <w:numPr>
          <w:ilvl w:val="0"/>
          <w:numId w:val="2"/>
        </w:numPr>
        <w:autoSpaceDE w:val="0"/>
        <w:autoSpaceDN w:val="0"/>
        <w:adjustRightInd w:val="0"/>
        <w:spacing w:after="0" w:line="360" w:lineRule="auto"/>
        <w:jc w:val="both"/>
        <w:rPr>
          <w:rFonts w:ascii="Times New Roman" w:hAnsi="Times New Roman" w:cs="Times New Roman"/>
          <w:sz w:val="24"/>
          <w:szCs w:val="24"/>
          <w:lang w:val="en"/>
        </w:rPr>
      </w:pPr>
      <w:r w:rsidRPr="008444CD">
        <w:rPr>
          <w:rFonts w:ascii="Times New Roman" w:hAnsi="Times New Roman" w:cs="Times New Roman"/>
          <w:sz w:val="24"/>
          <w:szCs w:val="24"/>
          <w:lang w:val="en"/>
        </w:rPr>
        <w:t>Restore the true meaning, respect</w:t>
      </w:r>
      <w:r w:rsidR="00D02AF1" w:rsidRPr="008444CD">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 and celebration of Memorial and Veterans’ Days</w:t>
      </w:r>
    </w:p>
    <w:p w14:paraId="06A9ED87" w14:textId="7E6DA0D3" w:rsidR="001B63F0" w:rsidRPr="008444CD" w:rsidRDefault="001B63F0" w:rsidP="00866293">
      <w:pPr>
        <w:numPr>
          <w:ilvl w:val="0"/>
          <w:numId w:val="2"/>
        </w:numPr>
        <w:autoSpaceDE w:val="0"/>
        <w:autoSpaceDN w:val="0"/>
        <w:adjustRightInd w:val="0"/>
        <w:spacing w:after="0" w:line="360" w:lineRule="auto"/>
        <w:jc w:val="both"/>
        <w:rPr>
          <w:rFonts w:ascii="Times New Roman" w:hAnsi="Times New Roman" w:cs="Times New Roman"/>
          <w:sz w:val="24"/>
          <w:szCs w:val="24"/>
          <w:lang w:val="en"/>
        </w:rPr>
      </w:pPr>
      <w:r w:rsidRPr="008444CD">
        <w:rPr>
          <w:rFonts w:ascii="Times New Roman" w:hAnsi="Times New Roman" w:cs="Times New Roman"/>
          <w:sz w:val="24"/>
          <w:szCs w:val="24"/>
          <w:lang w:val="en"/>
        </w:rPr>
        <w:t>Create religious, educational and therapeutic programs by which veterans can seek out not just psychological but spiritual healing, cleansing</w:t>
      </w:r>
      <w:r w:rsidR="00D02AF1" w:rsidRPr="008444CD">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 and forgiveness; </w:t>
      </w:r>
    </w:p>
    <w:p w14:paraId="4009F589" w14:textId="5D2E815F" w:rsidR="001B63F0" w:rsidRPr="008444CD" w:rsidRDefault="001B63F0" w:rsidP="00866293">
      <w:pPr>
        <w:numPr>
          <w:ilvl w:val="0"/>
          <w:numId w:val="2"/>
        </w:numPr>
        <w:autoSpaceDE w:val="0"/>
        <w:autoSpaceDN w:val="0"/>
        <w:adjustRightInd w:val="0"/>
        <w:spacing w:after="0" w:line="360" w:lineRule="auto"/>
        <w:jc w:val="both"/>
        <w:rPr>
          <w:rFonts w:ascii="Times New Roman" w:hAnsi="Times New Roman" w:cs="Times New Roman"/>
          <w:sz w:val="24"/>
          <w:szCs w:val="24"/>
          <w:lang w:val="en"/>
        </w:rPr>
      </w:pPr>
      <w:r w:rsidRPr="008444CD">
        <w:rPr>
          <w:rFonts w:ascii="Times New Roman" w:hAnsi="Times New Roman" w:cs="Times New Roman"/>
          <w:sz w:val="24"/>
          <w:szCs w:val="24"/>
          <w:lang w:val="en"/>
        </w:rPr>
        <w:t>Create safe havens that are not only shelters for homeless or addicted vets but are true Houses of Initiation, where vets receive not just jobs and sobriety training, but education, therapy</w:t>
      </w:r>
      <w:r w:rsidR="00D02AF1" w:rsidRPr="008444CD">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 and </w:t>
      </w:r>
      <w:r w:rsidR="00D02AF1" w:rsidRPr="008444CD">
        <w:rPr>
          <w:rFonts w:ascii="Times New Roman" w:hAnsi="Times New Roman" w:cs="Times New Roman"/>
          <w:sz w:val="24"/>
          <w:szCs w:val="24"/>
          <w:lang w:val="en"/>
        </w:rPr>
        <w:t>d</w:t>
      </w:r>
      <w:r w:rsidRPr="008444CD">
        <w:rPr>
          <w:rFonts w:ascii="Times New Roman" w:hAnsi="Times New Roman" w:cs="Times New Roman"/>
          <w:sz w:val="24"/>
          <w:szCs w:val="24"/>
          <w:lang w:val="en"/>
        </w:rPr>
        <w:t>ehumanization processes;</w:t>
      </w:r>
    </w:p>
    <w:p w14:paraId="591D6A06" w14:textId="5C261345" w:rsidR="001B63F0" w:rsidRPr="008444CD" w:rsidRDefault="001B63F0" w:rsidP="00866293">
      <w:pPr>
        <w:numPr>
          <w:ilvl w:val="0"/>
          <w:numId w:val="2"/>
        </w:numPr>
        <w:autoSpaceDE w:val="0"/>
        <w:autoSpaceDN w:val="0"/>
        <w:adjustRightInd w:val="0"/>
        <w:spacing w:after="0" w:line="360" w:lineRule="auto"/>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Invite veterans into schools and community centers to educate our young and the public on the realities of service and war; </w:t>
      </w:r>
    </w:p>
    <w:p w14:paraId="58795F8A" w14:textId="77777777" w:rsidR="001B63F0" w:rsidRPr="008444CD" w:rsidRDefault="001B63F0" w:rsidP="00866293">
      <w:pPr>
        <w:numPr>
          <w:ilvl w:val="0"/>
          <w:numId w:val="2"/>
        </w:numPr>
        <w:autoSpaceDE w:val="0"/>
        <w:autoSpaceDN w:val="0"/>
        <w:adjustRightInd w:val="0"/>
        <w:spacing w:after="0" w:line="360" w:lineRule="auto"/>
        <w:jc w:val="both"/>
        <w:rPr>
          <w:rFonts w:ascii="Times New Roman" w:hAnsi="Times New Roman" w:cs="Times New Roman"/>
          <w:sz w:val="24"/>
          <w:szCs w:val="24"/>
          <w:lang w:val="en"/>
        </w:rPr>
      </w:pPr>
      <w:r w:rsidRPr="008444CD">
        <w:rPr>
          <w:rFonts w:ascii="Times New Roman" w:hAnsi="Times New Roman" w:cs="Times New Roman"/>
          <w:sz w:val="24"/>
          <w:szCs w:val="24"/>
          <w:lang w:val="en"/>
        </w:rPr>
        <w:t>Create genuine therapeutic opportunities for deep expression and release;</w:t>
      </w:r>
    </w:p>
    <w:p w14:paraId="43531889" w14:textId="47851CD4" w:rsidR="001B63F0" w:rsidRDefault="001B63F0" w:rsidP="00866293">
      <w:pPr>
        <w:numPr>
          <w:ilvl w:val="0"/>
          <w:numId w:val="2"/>
        </w:numPr>
        <w:autoSpaceDE w:val="0"/>
        <w:autoSpaceDN w:val="0"/>
        <w:adjustRightInd w:val="0"/>
        <w:spacing w:after="0" w:line="360" w:lineRule="auto"/>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Do not be afraid of veterans; do not be afraid of the intensity of their feelings but enter into a shared healing journey with them. </w:t>
      </w:r>
      <w:r w:rsidR="007443A8">
        <w:rPr>
          <w:rStyle w:val="FootnoteReference"/>
          <w:rFonts w:ascii="Times New Roman" w:hAnsi="Times New Roman" w:cs="Times New Roman"/>
          <w:sz w:val="24"/>
          <w:szCs w:val="24"/>
          <w:lang w:val="en"/>
        </w:rPr>
        <w:footnoteReference w:id="14"/>
      </w:r>
    </w:p>
    <w:p w14:paraId="10FFDB56" w14:textId="77777777" w:rsidR="00866293" w:rsidRDefault="00866293" w:rsidP="00D75CE1">
      <w:pPr>
        <w:autoSpaceDE w:val="0"/>
        <w:autoSpaceDN w:val="0"/>
        <w:adjustRightInd w:val="0"/>
        <w:spacing w:after="0" w:line="480" w:lineRule="auto"/>
        <w:ind w:firstLine="720"/>
        <w:jc w:val="both"/>
        <w:rPr>
          <w:rFonts w:ascii="Times New Roman" w:hAnsi="Times New Roman" w:cs="Times New Roman"/>
          <w:sz w:val="24"/>
          <w:szCs w:val="24"/>
          <w:lang w:val="en"/>
        </w:rPr>
      </w:pPr>
    </w:p>
    <w:p w14:paraId="0602EE58" w14:textId="49B59B57" w:rsidR="00BC2EF0" w:rsidRPr="008444CD" w:rsidRDefault="00413E7B" w:rsidP="00866293">
      <w:pPr>
        <w:autoSpaceDE w:val="0"/>
        <w:autoSpaceDN w:val="0"/>
        <w:adjustRightInd w:val="0"/>
        <w:spacing w:after="0" w:line="480" w:lineRule="auto"/>
        <w:ind w:firstLine="720"/>
        <w:jc w:val="both"/>
        <w:rPr>
          <w:rFonts w:ascii="Times New Roman" w:hAnsi="Times New Roman" w:cs="Times New Roman"/>
          <w:sz w:val="24"/>
          <w:szCs w:val="24"/>
          <w:lang w:val="en"/>
        </w:rPr>
      </w:pPr>
      <w:ins w:id="40" w:author="Michael Milton PhD" w:date="2019-09-17T06:48:00Z">
        <w:r>
          <w:rPr>
            <w:rFonts w:ascii="Times New Roman" w:hAnsi="Times New Roman" w:cs="Times New Roman"/>
            <w:noProof/>
            <w:sz w:val="24"/>
            <w:szCs w:val="24"/>
            <w:lang w:val="en"/>
          </w:rPr>
          <w:lastRenderedPageBreak/>
          <mc:AlternateContent>
            <mc:Choice Requires="wpi">
              <w:drawing>
                <wp:anchor distT="0" distB="0" distL="114300" distR="114300" simplePos="0" relativeHeight="251973632" behindDoc="0" locked="0" layoutInCell="1" allowOverlap="1" wp14:anchorId="7D070787" wp14:editId="62699F38">
                  <wp:simplePos x="0" y="0"/>
                  <wp:positionH relativeFrom="column">
                    <wp:posOffset>5462905</wp:posOffset>
                  </wp:positionH>
                  <wp:positionV relativeFrom="paragraph">
                    <wp:posOffset>1590040</wp:posOffset>
                  </wp:positionV>
                  <wp:extent cx="183240" cy="417195"/>
                  <wp:effectExtent l="38100" t="38100" r="45720" b="40005"/>
                  <wp:wrapNone/>
                  <wp:docPr id="316" name="Ink 316"/>
                  <wp:cNvGraphicFramePr/>
                  <a:graphic xmlns:a="http://schemas.openxmlformats.org/drawingml/2006/main">
                    <a:graphicData uri="http://schemas.microsoft.com/office/word/2010/wordprocessingInk">
                      <w14:contentPart bwMode="auto" r:id="rId113">
                        <w14:nvContentPartPr>
                          <w14:cNvContentPartPr/>
                        </w14:nvContentPartPr>
                        <w14:xfrm>
                          <a:off x="0" y="0"/>
                          <a:ext cx="183240" cy="417195"/>
                        </w14:xfrm>
                      </w14:contentPart>
                    </a:graphicData>
                  </a:graphic>
                </wp:anchor>
              </w:drawing>
            </mc:Choice>
            <mc:Fallback>
              <w:pict>
                <v:shape w14:anchorId="57D6F43B" id="Ink 316" o:spid="_x0000_s1026" type="#_x0000_t75" style="position:absolute;margin-left:428.95pt;margin-top:124pt;width:16.85pt;height:35.2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">
                  <v:imagedata r:id="rId114" o:title=""/>
                </v:shape>
              </w:pict>
            </mc:Fallback>
          </mc:AlternateContent>
        </w:r>
      </w:ins>
      <w:r w:rsidR="001B63F0" w:rsidRPr="008444CD">
        <w:rPr>
          <w:rFonts w:ascii="Times New Roman" w:hAnsi="Times New Roman" w:cs="Times New Roman"/>
          <w:sz w:val="24"/>
          <w:szCs w:val="24"/>
          <w:lang w:val="en"/>
        </w:rPr>
        <w:t>These seem to be straightforward recommendations, yet seldom have they been executed to the letter</w:t>
      </w:r>
      <w:r w:rsidR="00D02AF1" w:rsidRPr="008444CD">
        <w:rPr>
          <w:rFonts w:ascii="Times New Roman" w:hAnsi="Times New Roman" w:cs="Times New Roman"/>
          <w:sz w:val="24"/>
          <w:szCs w:val="24"/>
          <w:lang w:val="en"/>
        </w:rPr>
        <w:t>. O</w:t>
      </w:r>
      <w:r w:rsidR="001B63F0" w:rsidRPr="008444CD">
        <w:rPr>
          <w:rFonts w:ascii="Times New Roman" w:hAnsi="Times New Roman" w:cs="Times New Roman"/>
          <w:sz w:val="24"/>
          <w:szCs w:val="24"/>
          <w:lang w:val="en"/>
        </w:rPr>
        <w:t>therwise</w:t>
      </w:r>
      <w:r w:rsidR="00D02AF1" w:rsidRPr="008444CD">
        <w:rPr>
          <w:rFonts w:ascii="Times New Roman" w:hAnsi="Times New Roman" w:cs="Times New Roman"/>
          <w:sz w:val="24"/>
          <w:szCs w:val="24"/>
          <w:lang w:val="en"/>
        </w:rPr>
        <w:t>,</w:t>
      </w:r>
      <w:r w:rsidR="001B63F0" w:rsidRPr="008444CD">
        <w:rPr>
          <w:rFonts w:ascii="Times New Roman" w:hAnsi="Times New Roman" w:cs="Times New Roman"/>
          <w:sz w:val="24"/>
          <w:szCs w:val="24"/>
          <w:lang w:val="en"/>
        </w:rPr>
        <w:t xml:space="preserve"> the recent problems in the Veterans’ Affairs would have emerged as relevant or troubling. </w:t>
      </w:r>
      <w:r w:rsidR="000573AA">
        <w:rPr>
          <w:rFonts w:ascii="Times New Roman" w:hAnsi="Times New Roman" w:cs="Times New Roman"/>
          <w:sz w:val="24"/>
          <w:szCs w:val="24"/>
          <w:lang w:val="en"/>
        </w:rPr>
        <w:t>Regarding</w:t>
      </w:r>
      <w:r w:rsidR="001B63F0" w:rsidRPr="008444CD">
        <w:rPr>
          <w:rFonts w:ascii="Times New Roman" w:hAnsi="Times New Roman" w:cs="Times New Roman"/>
          <w:sz w:val="24"/>
          <w:szCs w:val="24"/>
          <w:lang w:val="en"/>
        </w:rPr>
        <w:t xml:space="preserve"> caring for others, Jesus says, in Mark 12: 30-31, “Love the Lord your God with all your heart and with all your soul and with all your mind and with all your strength.’ The second is this: ‘Love your neighbor as yourself.’ There is no commandment greater than these.” Amplifying Jesus statement, in 1 Corinthians 13, the author, believed to be the apostle Paul, abundantly echoes the importance of love in the hierarchy of Christian duty.</w:t>
      </w:r>
    </w:p>
    <w:p w14:paraId="6085FC47" w14:textId="0DED885C" w:rsidR="00F23B45" w:rsidRPr="008444CD" w:rsidRDefault="00912277" w:rsidP="001B24AB">
      <w:pPr>
        <w:spacing w:line="480" w:lineRule="auto"/>
        <w:jc w:val="center"/>
        <w:rPr>
          <w:rFonts w:ascii="Times New Roman" w:hAnsi="Times New Roman" w:cs="Times New Roman"/>
          <w:b/>
          <w:bCs/>
          <w:sz w:val="24"/>
          <w:szCs w:val="24"/>
        </w:rPr>
      </w:pPr>
      <w:r w:rsidRPr="008444CD">
        <w:rPr>
          <w:rFonts w:ascii="Times New Roman" w:hAnsi="Times New Roman" w:cs="Times New Roman"/>
          <w:b/>
          <w:bCs/>
          <w:sz w:val="24"/>
          <w:szCs w:val="24"/>
        </w:rPr>
        <w:t>T</w:t>
      </w:r>
      <w:r w:rsidR="00F23B45" w:rsidRPr="008444CD">
        <w:rPr>
          <w:rFonts w:ascii="Times New Roman" w:hAnsi="Times New Roman" w:cs="Times New Roman"/>
          <w:b/>
          <w:bCs/>
          <w:sz w:val="24"/>
          <w:szCs w:val="24"/>
        </w:rPr>
        <w:t>he Project Goals (Learning Goals of the Study)</w:t>
      </w:r>
    </w:p>
    <w:p w14:paraId="62A70441" w14:textId="69E856B0" w:rsidR="00FB2D88" w:rsidRPr="00866293" w:rsidRDefault="00D17756" w:rsidP="00866293">
      <w:pPr>
        <w:spacing w:line="480" w:lineRule="auto"/>
        <w:jc w:val="both"/>
        <w:rPr>
          <w:rFonts w:ascii="Times New Roman" w:hAnsi="Times New Roman" w:cs="Times New Roman"/>
          <w:bCs/>
          <w:sz w:val="24"/>
          <w:szCs w:val="24"/>
        </w:rPr>
      </w:pPr>
      <w:ins w:id="41" w:author="Michael Milton PhD" w:date="2019-09-17T06:51:00Z">
        <w:r>
          <w:rPr>
            <w:rFonts w:ascii="Times New Roman" w:hAnsi="Times New Roman" w:cs="Times New Roman"/>
            <w:b/>
            <w:bCs/>
            <w:noProof/>
            <w:sz w:val="24"/>
            <w:szCs w:val="24"/>
          </w:rPr>
          <mc:AlternateContent>
            <mc:Choice Requires="wpi">
              <w:drawing>
                <wp:anchor distT="0" distB="0" distL="114300" distR="114300" simplePos="0" relativeHeight="252091392" behindDoc="0" locked="0" layoutInCell="1" allowOverlap="1" wp14:anchorId="14757D4F" wp14:editId="20E55801">
                  <wp:simplePos x="0" y="0"/>
                  <wp:positionH relativeFrom="column">
                    <wp:posOffset>5525135</wp:posOffset>
                  </wp:positionH>
                  <wp:positionV relativeFrom="paragraph">
                    <wp:posOffset>1890395</wp:posOffset>
                  </wp:positionV>
                  <wp:extent cx="940630" cy="283845"/>
                  <wp:effectExtent l="12700" t="38100" r="24765" b="46355"/>
                  <wp:wrapNone/>
                  <wp:docPr id="434" name="Ink 434"/>
                  <wp:cNvGraphicFramePr/>
                  <a:graphic xmlns:a="http://schemas.openxmlformats.org/drawingml/2006/main">
                    <a:graphicData uri="http://schemas.microsoft.com/office/word/2010/wordprocessingInk">
                      <w14:contentPart bwMode="auto" r:id="rId115">
                        <w14:nvContentPartPr>
                          <w14:cNvContentPartPr/>
                        </w14:nvContentPartPr>
                        <w14:xfrm>
                          <a:off x="0" y="0"/>
                          <a:ext cx="940630" cy="283845"/>
                        </w14:xfrm>
                      </w14:contentPart>
                    </a:graphicData>
                  </a:graphic>
                </wp:anchor>
              </w:drawing>
            </mc:Choice>
            <mc:Fallback>
              <w:pict>
                <v:shape w14:anchorId="0307AEC5" id="Ink 434" o:spid="_x0000_s1026" type="#_x0000_t75" style="position:absolute;margin-left:433.85pt;margin-top:147.65pt;width:76.45pt;height:24.7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">
                  <v:imagedata r:id="rId116" o:title=""/>
                </v:shape>
              </w:pict>
            </mc:Fallback>
          </mc:AlternateContent>
        </w:r>
      </w:ins>
      <w:ins w:id="42" w:author="Michael Milton PhD" w:date="2019-09-17T06:50:00Z">
        <w:r w:rsidR="009D6E8B">
          <w:rPr>
            <w:rFonts w:ascii="Times New Roman" w:hAnsi="Times New Roman" w:cs="Times New Roman"/>
            <w:b/>
            <w:bCs/>
            <w:noProof/>
            <w:sz w:val="24"/>
            <w:szCs w:val="24"/>
          </w:rPr>
          <mc:AlternateContent>
            <mc:Choice Requires="wpi">
              <w:drawing>
                <wp:anchor distT="0" distB="0" distL="114300" distR="114300" simplePos="0" relativeHeight="252039168" behindDoc="0" locked="0" layoutInCell="1" allowOverlap="1" wp14:anchorId="628A3AB3" wp14:editId="173AE576">
                  <wp:simplePos x="0" y="0"/>
                  <wp:positionH relativeFrom="column">
                    <wp:posOffset>4578377</wp:posOffset>
                  </wp:positionH>
                  <wp:positionV relativeFrom="paragraph">
                    <wp:posOffset>2191789</wp:posOffset>
                  </wp:positionV>
                  <wp:extent cx="1038960" cy="75600"/>
                  <wp:effectExtent l="38100" t="38100" r="0" b="38735"/>
                  <wp:wrapNone/>
                  <wp:docPr id="383" name="Ink 383"/>
                  <wp:cNvGraphicFramePr/>
                  <a:graphic xmlns:a="http://schemas.openxmlformats.org/drawingml/2006/main">
                    <a:graphicData uri="http://schemas.microsoft.com/office/word/2010/wordprocessingInk">
                      <w14:contentPart bwMode="auto" r:id="rId117">
                        <w14:nvContentPartPr>
                          <w14:cNvContentPartPr/>
                        </w14:nvContentPartPr>
                        <w14:xfrm>
                          <a:off x="0" y="0"/>
                          <a:ext cx="1038960" cy="75600"/>
                        </w14:xfrm>
                      </w14:contentPart>
                    </a:graphicData>
                  </a:graphic>
                </wp:anchor>
              </w:drawing>
            </mc:Choice>
            <mc:Fallback>
              <w:pict>
                <v:shape w14:anchorId="22183CBE" id="Ink 383" o:spid="_x0000_s1026" type="#_x0000_t75" style="position:absolute;margin-left:359.3pt;margin-top:171.4pt;width:84.2pt;height:8.3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">
                  <v:imagedata r:id="rId118" o:title=""/>
                </v:shape>
              </w:pict>
            </mc:Fallback>
          </mc:AlternateContent>
        </w:r>
        <w:r w:rsidR="00E868A1">
          <w:rPr>
            <w:rFonts w:ascii="Times New Roman" w:hAnsi="Times New Roman" w:cs="Times New Roman"/>
            <w:b/>
            <w:bCs/>
            <w:noProof/>
            <w:sz w:val="24"/>
            <w:szCs w:val="24"/>
          </w:rPr>
          <mc:AlternateContent>
            <mc:Choice Requires="wpi">
              <w:drawing>
                <wp:anchor distT="0" distB="0" distL="114300" distR="114300" simplePos="0" relativeHeight="252038144" behindDoc="0" locked="0" layoutInCell="1" allowOverlap="1" wp14:anchorId="37ACD39D" wp14:editId="2FA52240">
                  <wp:simplePos x="0" y="0"/>
                  <wp:positionH relativeFrom="column">
                    <wp:posOffset>463550</wp:posOffset>
                  </wp:positionH>
                  <wp:positionV relativeFrom="paragraph">
                    <wp:posOffset>1574165</wp:posOffset>
                  </wp:positionV>
                  <wp:extent cx="897840" cy="320760"/>
                  <wp:effectExtent l="38100" t="38100" r="0" b="34925"/>
                  <wp:wrapNone/>
                  <wp:docPr id="379" name="Ink 379"/>
                  <wp:cNvGraphicFramePr/>
                  <a:graphic xmlns:a="http://schemas.openxmlformats.org/drawingml/2006/main">
                    <a:graphicData uri="http://schemas.microsoft.com/office/word/2010/wordprocessingInk">
                      <w14:contentPart bwMode="auto" r:id="rId119">
                        <w14:nvContentPartPr>
                          <w14:cNvContentPartPr/>
                        </w14:nvContentPartPr>
                        <w14:xfrm>
                          <a:off x="0" y="0"/>
                          <a:ext cx="897840" cy="320760"/>
                        </w14:xfrm>
                      </w14:contentPart>
                    </a:graphicData>
                  </a:graphic>
                  <wp14:sizeRelH relativeFrom="margin">
                    <wp14:pctWidth>0</wp14:pctWidth>
                  </wp14:sizeRelH>
                  <wp14:sizeRelV relativeFrom="margin">
                    <wp14:pctHeight>0</wp14:pctHeight>
                  </wp14:sizeRelV>
                </wp:anchor>
              </w:drawing>
            </mc:Choice>
            <mc:Fallback>
              <w:pict>
                <v:shape w14:anchorId="2328B64C" id="Ink 379" o:spid="_x0000_s1026" type="#_x0000_t75" style="position:absolute;margin-left:35.3pt;margin-top:122.75pt;width:73.15pt;height:27.6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">
                  <v:imagedata r:id="rId120" o:title=""/>
                </v:shape>
              </w:pict>
            </mc:Fallback>
          </mc:AlternateContent>
        </w:r>
      </w:ins>
      <w:ins w:id="43" w:author="Michael Milton PhD" w:date="2019-09-17T06:49:00Z">
        <w:r w:rsidR="009004D5">
          <w:rPr>
            <w:rFonts w:ascii="Times New Roman" w:hAnsi="Times New Roman" w:cs="Times New Roman"/>
            <w:b/>
            <w:bCs/>
            <w:noProof/>
            <w:sz w:val="24"/>
            <w:szCs w:val="24"/>
          </w:rPr>
          <mc:AlternateContent>
            <mc:Choice Requires="wpi">
              <w:drawing>
                <wp:anchor distT="0" distB="0" distL="114300" distR="114300" simplePos="0" relativeHeight="252013568" behindDoc="0" locked="0" layoutInCell="1" allowOverlap="1" wp14:anchorId="25D1FB96" wp14:editId="3836F06D">
                  <wp:simplePos x="0" y="0"/>
                  <wp:positionH relativeFrom="column">
                    <wp:posOffset>3756660</wp:posOffset>
                  </wp:positionH>
                  <wp:positionV relativeFrom="paragraph">
                    <wp:posOffset>920750</wp:posOffset>
                  </wp:positionV>
                  <wp:extent cx="403830" cy="449580"/>
                  <wp:effectExtent l="38100" t="38100" r="0" b="45720"/>
                  <wp:wrapNone/>
                  <wp:docPr id="355" name="Ink 355"/>
                  <wp:cNvGraphicFramePr/>
                  <a:graphic xmlns:a="http://schemas.openxmlformats.org/drawingml/2006/main">
                    <a:graphicData uri="http://schemas.microsoft.com/office/word/2010/wordprocessingInk">
                      <w14:contentPart bwMode="auto" r:id="rId121">
                        <w14:nvContentPartPr>
                          <w14:cNvContentPartPr/>
                        </w14:nvContentPartPr>
                        <w14:xfrm>
                          <a:off x="0" y="0"/>
                          <a:ext cx="403830" cy="449580"/>
                        </w14:xfrm>
                      </w14:contentPart>
                    </a:graphicData>
                  </a:graphic>
                </wp:anchor>
              </w:drawing>
            </mc:Choice>
            <mc:Fallback>
              <w:pict>
                <v:shape w14:anchorId="1787B00C" id="Ink 355" o:spid="_x0000_s1026" type="#_x0000_t75" style="position:absolute;margin-left:294.6pt;margin-top:71.3pt;width:34.25pt;height:37.8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">
                  <v:imagedata r:id="rId122" o:title=""/>
                </v:shape>
              </w:pict>
            </mc:Fallback>
          </mc:AlternateContent>
        </w:r>
        <w:r w:rsidR="009004D5">
          <w:rPr>
            <w:rFonts w:ascii="Times New Roman" w:hAnsi="Times New Roman" w:cs="Times New Roman"/>
            <w:b/>
            <w:bCs/>
            <w:noProof/>
            <w:sz w:val="24"/>
            <w:szCs w:val="24"/>
          </w:rPr>
          <mc:AlternateContent>
            <mc:Choice Requires="wpi">
              <w:drawing>
                <wp:anchor distT="0" distB="0" distL="114300" distR="114300" simplePos="0" relativeHeight="252010496" behindDoc="0" locked="0" layoutInCell="1" allowOverlap="1" wp14:anchorId="22AF6FAF" wp14:editId="7567DA99">
                  <wp:simplePos x="0" y="0"/>
                  <wp:positionH relativeFrom="column">
                    <wp:posOffset>-720725</wp:posOffset>
                  </wp:positionH>
                  <wp:positionV relativeFrom="paragraph">
                    <wp:posOffset>552450</wp:posOffset>
                  </wp:positionV>
                  <wp:extent cx="1719565" cy="790805"/>
                  <wp:effectExtent l="50800" t="50800" r="59055" b="47625"/>
                  <wp:wrapNone/>
                  <wp:docPr id="352" name="Ink 352"/>
                  <wp:cNvGraphicFramePr/>
                  <a:graphic xmlns:a="http://schemas.openxmlformats.org/drawingml/2006/main">
                    <a:graphicData uri="http://schemas.microsoft.com/office/word/2010/wordprocessingInk">
                      <w14:contentPart bwMode="auto" r:id="rId123">
                        <w14:nvContentPartPr>
                          <w14:cNvContentPartPr/>
                        </w14:nvContentPartPr>
                        <w14:xfrm>
                          <a:off x="0" y="0"/>
                          <a:ext cx="1719565" cy="790805"/>
                        </w14:xfrm>
                      </w14:contentPart>
                    </a:graphicData>
                  </a:graphic>
                </wp:anchor>
              </w:drawing>
            </mc:Choice>
            <mc:Fallback>
              <w:pict>
                <v:shape w14:anchorId="2F6DC7CC" id="Ink 352" o:spid="_x0000_s1026" type="#_x0000_t75" style="position:absolute;margin-left:-58.35pt;margin-top:41.9pt;width:138.25pt;height:65.4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">
                  <v:imagedata r:id="rId124" o:title=""/>
                </v:shape>
              </w:pict>
            </mc:Fallback>
          </mc:AlternateContent>
        </w:r>
      </w:ins>
      <w:ins w:id="44" w:author="Michael Milton PhD" w:date="2019-09-17T06:48:00Z">
        <w:r w:rsidR="009004D5">
          <w:rPr>
            <w:rFonts w:ascii="Times New Roman" w:hAnsi="Times New Roman" w:cs="Times New Roman"/>
            <w:b/>
            <w:bCs/>
            <w:noProof/>
            <w:sz w:val="24"/>
            <w:szCs w:val="24"/>
          </w:rPr>
          <mc:AlternateContent>
            <mc:Choice Requires="wpi">
              <w:drawing>
                <wp:anchor distT="0" distB="0" distL="114300" distR="114300" simplePos="0" relativeHeight="251993088" behindDoc="0" locked="0" layoutInCell="1" allowOverlap="1" wp14:anchorId="5321A06B" wp14:editId="3AB9D5E3">
                  <wp:simplePos x="0" y="0"/>
                  <wp:positionH relativeFrom="column">
                    <wp:posOffset>5642610</wp:posOffset>
                  </wp:positionH>
                  <wp:positionV relativeFrom="paragraph">
                    <wp:posOffset>450850</wp:posOffset>
                  </wp:positionV>
                  <wp:extent cx="365055" cy="81280"/>
                  <wp:effectExtent l="38100" t="38100" r="41910" b="45720"/>
                  <wp:wrapNone/>
                  <wp:docPr id="335" name="Ink 335"/>
                  <wp:cNvGraphicFramePr/>
                  <a:graphic xmlns:a="http://schemas.openxmlformats.org/drawingml/2006/main">
                    <a:graphicData uri="http://schemas.microsoft.com/office/word/2010/wordprocessingInk">
                      <w14:contentPart bwMode="auto" r:id="rId125">
                        <w14:nvContentPartPr>
                          <w14:cNvContentPartPr/>
                        </w14:nvContentPartPr>
                        <w14:xfrm>
                          <a:off x="0" y="0"/>
                          <a:ext cx="365055" cy="81280"/>
                        </w14:xfrm>
                      </w14:contentPart>
                    </a:graphicData>
                  </a:graphic>
                </wp:anchor>
              </w:drawing>
            </mc:Choice>
            <mc:Fallback>
              <w:pict>
                <v:shape w14:anchorId="0B35369B" id="Ink 335" o:spid="_x0000_s1026" type="#_x0000_t75" style="position:absolute;margin-left:443.1pt;margin-top:34.3pt;width:31.2pt;height:8.7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">
                  <v:imagedata r:id="rId126" o:title=""/>
                </v:shape>
              </w:pict>
            </mc:Fallback>
          </mc:AlternateContent>
        </w:r>
        <w:r w:rsidR="0067260C">
          <w:rPr>
            <w:rFonts w:ascii="Times New Roman" w:hAnsi="Times New Roman" w:cs="Times New Roman"/>
            <w:b/>
            <w:bCs/>
            <w:noProof/>
            <w:sz w:val="24"/>
            <w:szCs w:val="24"/>
          </w:rPr>
          <mc:AlternateContent>
            <mc:Choice Requires="wpi">
              <w:drawing>
                <wp:anchor distT="0" distB="0" distL="114300" distR="114300" simplePos="0" relativeHeight="251990016" behindDoc="0" locked="0" layoutInCell="1" allowOverlap="1" wp14:anchorId="6DA5F576" wp14:editId="3F552ADD">
                  <wp:simplePos x="0" y="0"/>
                  <wp:positionH relativeFrom="column">
                    <wp:posOffset>3053080</wp:posOffset>
                  </wp:positionH>
                  <wp:positionV relativeFrom="paragraph">
                    <wp:posOffset>-7620</wp:posOffset>
                  </wp:positionV>
                  <wp:extent cx="3739485" cy="552935"/>
                  <wp:effectExtent l="38100" t="38100" r="33020" b="44450"/>
                  <wp:wrapNone/>
                  <wp:docPr id="332" name="Ink 332"/>
                  <wp:cNvGraphicFramePr/>
                  <a:graphic xmlns:a="http://schemas.openxmlformats.org/drawingml/2006/main">
                    <a:graphicData uri="http://schemas.microsoft.com/office/word/2010/wordprocessingInk">
                      <w14:contentPart bwMode="auto" r:id="rId127">
                        <w14:nvContentPartPr>
                          <w14:cNvContentPartPr/>
                        </w14:nvContentPartPr>
                        <w14:xfrm>
                          <a:off x="0" y="0"/>
                          <a:ext cx="3739485" cy="552935"/>
                        </w14:xfrm>
                      </w14:contentPart>
                    </a:graphicData>
                  </a:graphic>
                </wp:anchor>
              </w:drawing>
            </mc:Choice>
            <mc:Fallback>
              <w:pict>
                <v:shape w14:anchorId="62C36173" id="Ink 332" o:spid="_x0000_s1026" type="#_x0000_t75" style="position:absolute;margin-left:239.2pt;margin-top:-1.8pt;width:296.9pt;height:46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">
                  <v:imagedata r:id="rId128" o:title=""/>
                </v:shape>
              </w:pict>
            </mc:Fallback>
          </mc:AlternateContent>
        </w:r>
        <w:r w:rsidR="0067260C">
          <w:rPr>
            <w:rFonts w:ascii="Times New Roman" w:hAnsi="Times New Roman" w:cs="Times New Roman"/>
            <w:b/>
            <w:bCs/>
            <w:noProof/>
            <w:sz w:val="24"/>
            <w:szCs w:val="24"/>
          </w:rPr>
          <mc:AlternateContent>
            <mc:Choice Requires="wpi">
              <w:drawing>
                <wp:anchor distT="0" distB="0" distL="114300" distR="114300" simplePos="0" relativeHeight="251974656" behindDoc="0" locked="0" layoutInCell="1" allowOverlap="1" wp14:anchorId="06796912" wp14:editId="2D676DFF">
                  <wp:simplePos x="0" y="0"/>
                  <wp:positionH relativeFrom="column">
                    <wp:posOffset>3157817</wp:posOffset>
                  </wp:positionH>
                  <wp:positionV relativeFrom="paragraph">
                    <wp:posOffset>382789</wp:posOffset>
                  </wp:positionV>
                  <wp:extent cx="186480" cy="156960"/>
                  <wp:effectExtent l="38100" t="38100" r="42545" b="33655"/>
                  <wp:wrapNone/>
                  <wp:docPr id="317" name="Ink 317"/>
                  <wp:cNvGraphicFramePr/>
                  <a:graphic xmlns:a="http://schemas.openxmlformats.org/drawingml/2006/main">
                    <a:graphicData uri="http://schemas.microsoft.com/office/word/2010/wordprocessingInk">
                      <w14:contentPart bwMode="auto" r:id="rId129">
                        <w14:nvContentPartPr>
                          <w14:cNvContentPartPr/>
                        </w14:nvContentPartPr>
                        <w14:xfrm>
                          <a:off x="0" y="0"/>
                          <a:ext cx="186480" cy="156960"/>
                        </w14:xfrm>
                      </w14:contentPart>
                    </a:graphicData>
                  </a:graphic>
                </wp:anchor>
              </w:drawing>
            </mc:Choice>
            <mc:Fallback>
              <w:pict>
                <v:shape w14:anchorId="24BE2E95" id="Ink 317" o:spid="_x0000_s1026" type="#_x0000_t75" style="position:absolute;margin-left:247.45pt;margin-top:28.95pt;width:17.15pt;height:14.7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">
                  <v:imagedata r:id="rId130" o:title=""/>
                </v:shape>
              </w:pict>
            </mc:Fallback>
          </mc:AlternateContent>
        </w:r>
      </w:ins>
      <w:r w:rsidR="008F6104">
        <w:rPr>
          <w:rFonts w:ascii="Times New Roman" w:hAnsi="Times New Roman" w:cs="Times New Roman"/>
          <w:b/>
          <w:bCs/>
          <w:sz w:val="24"/>
          <w:szCs w:val="24"/>
        </w:rPr>
        <w:tab/>
      </w:r>
      <w:r w:rsidR="008F6104">
        <w:rPr>
          <w:rFonts w:ascii="Times New Roman" w:hAnsi="Times New Roman" w:cs="Times New Roman"/>
          <w:bCs/>
          <w:sz w:val="24"/>
          <w:szCs w:val="24"/>
        </w:rPr>
        <w:t>The project goals are to shed light on the conversations that need to transpire between mental health practitioners and those in ministry.  We serve the same group of individuals and need to refer out when the issues the client is struggling with shifts into the “others</w:t>
      </w:r>
      <w:r w:rsidR="00DD15D0">
        <w:rPr>
          <w:rFonts w:ascii="Times New Roman" w:hAnsi="Times New Roman" w:cs="Times New Roman"/>
          <w:bCs/>
          <w:sz w:val="24"/>
          <w:szCs w:val="24"/>
        </w:rPr>
        <w:t xml:space="preserve"> professional</w:t>
      </w:r>
      <w:r w:rsidR="008F6104">
        <w:rPr>
          <w:rFonts w:ascii="Times New Roman" w:hAnsi="Times New Roman" w:cs="Times New Roman"/>
          <w:bCs/>
          <w:sz w:val="24"/>
          <w:szCs w:val="24"/>
        </w:rPr>
        <w:t xml:space="preserve"> lane.”  </w:t>
      </w:r>
      <w:r w:rsidR="00475992">
        <w:rPr>
          <w:rFonts w:ascii="Times New Roman" w:hAnsi="Times New Roman" w:cs="Times New Roman"/>
          <w:bCs/>
          <w:sz w:val="24"/>
          <w:szCs w:val="24"/>
        </w:rPr>
        <w:t>The goal of this researcher is to develop a protocol</w:t>
      </w:r>
      <w:r w:rsidR="00A56D4F">
        <w:rPr>
          <w:rFonts w:ascii="Times New Roman" w:hAnsi="Times New Roman" w:cs="Times New Roman"/>
          <w:bCs/>
          <w:sz w:val="24"/>
          <w:szCs w:val="24"/>
        </w:rPr>
        <w:t>/guide</w:t>
      </w:r>
      <w:r w:rsidR="00475992">
        <w:rPr>
          <w:rFonts w:ascii="Times New Roman" w:hAnsi="Times New Roman" w:cs="Times New Roman"/>
          <w:bCs/>
          <w:sz w:val="24"/>
          <w:szCs w:val="24"/>
        </w:rPr>
        <w:t xml:space="preserve"> that will include resource information for military chaplains regarding moral injury and the specific spiritual care needed for servicepersons.  </w:t>
      </w:r>
      <w:r w:rsidR="00A56D4F">
        <w:rPr>
          <w:rFonts w:ascii="Times New Roman" w:hAnsi="Times New Roman" w:cs="Times New Roman"/>
          <w:bCs/>
          <w:sz w:val="24"/>
          <w:szCs w:val="24"/>
        </w:rPr>
        <w:t xml:space="preserve">At this time there is no centralized tool that military chaplains can easily access outlining resources, services, and details surrounding the care required for servicepersons.  </w:t>
      </w:r>
    </w:p>
    <w:p w14:paraId="44F70E54" w14:textId="4B840D8A" w:rsidR="00DD1086" w:rsidRDefault="00D17756" w:rsidP="001B24AB">
      <w:pPr>
        <w:spacing w:line="480" w:lineRule="auto"/>
        <w:jc w:val="center"/>
        <w:rPr>
          <w:rFonts w:ascii="Times New Roman" w:hAnsi="Times New Roman" w:cs="Times New Roman"/>
          <w:b/>
          <w:bCs/>
          <w:sz w:val="24"/>
          <w:szCs w:val="24"/>
        </w:rPr>
      </w:pPr>
      <w:ins w:id="45" w:author="Michael Milton PhD" w:date="2019-09-17T06:51:00Z">
        <w:r>
          <w:rPr>
            <w:rFonts w:ascii="Times New Roman" w:hAnsi="Times New Roman" w:cs="Times New Roman"/>
            <w:b/>
            <w:bCs/>
            <w:noProof/>
            <w:sz w:val="24"/>
            <w:szCs w:val="24"/>
          </w:rPr>
          <mc:AlternateContent>
            <mc:Choice Requires="wpi">
              <w:drawing>
                <wp:anchor distT="0" distB="0" distL="114300" distR="114300" simplePos="0" relativeHeight="252092416" behindDoc="0" locked="0" layoutInCell="1" allowOverlap="1" wp14:anchorId="40465281" wp14:editId="196DF210">
                  <wp:simplePos x="0" y="0"/>
                  <wp:positionH relativeFrom="column">
                    <wp:posOffset>3827145</wp:posOffset>
                  </wp:positionH>
                  <wp:positionV relativeFrom="paragraph">
                    <wp:posOffset>-664210</wp:posOffset>
                  </wp:positionV>
                  <wp:extent cx="2792095" cy="1339850"/>
                  <wp:effectExtent l="38100" t="38100" r="40005" b="44450"/>
                  <wp:wrapNone/>
                  <wp:docPr id="435" name="Ink 435"/>
                  <wp:cNvGraphicFramePr/>
                  <a:graphic xmlns:a="http://schemas.openxmlformats.org/drawingml/2006/main">
                    <a:graphicData uri="http://schemas.microsoft.com/office/word/2010/wordprocessingInk">
                      <w14:contentPart bwMode="auto" r:id="rId131">
                        <w14:nvContentPartPr>
                          <w14:cNvContentPartPr/>
                        </w14:nvContentPartPr>
                        <w14:xfrm>
                          <a:off x="0" y="0"/>
                          <a:ext cx="2792095" cy="1339850"/>
                        </w14:xfrm>
                      </w14:contentPart>
                    </a:graphicData>
                  </a:graphic>
                </wp:anchor>
              </w:drawing>
            </mc:Choice>
            <mc:Fallback>
              <w:pict>
                <v:shape w14:anchorId="0A173741" id="Ink 435" o:spid="_x0000_s1026" type="#_x0000_t75" style="position:absolute;margin-left:300.15pt;margin-top:-53.5pt;width:222.25pt;height:107.9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">
                  <v:imagedata r:id="rId132" o:title=""/>
                </v:shape>
              </w:pict>
            </mc:Fallback>
          </mc:AlternateContent>
        </w:r>
      </w:ins>
    </w:p>
    <w:p w14:paraId="0F2C0B49" w14:textId="2AAC1909" w:rsidR="00F23B45" w:rsidRPr="008444CD" w:rsidRDefault="00F23B45" w:rsidP="001B24AB">
      <w:pPr>
        <w:spacing w:line="480" w:lineRule="auto"/>
        <w:jc w:val="center"/>
        <w:rPr>
          <w:rFonts w:ascii="Times New Roman" w:hAnsi="Times New Roman" w:cs="Times New Roman"/>
          <w:b/>
          <w:bCs/>
          <w:sz w:val="24"/>
          <w:szCs w:val="24"/>
        </w:rPr>
      </w:pPr>
      <w:r w:rsidRPr="008444CD">
        <w:rPr>
          <w:rFonts w:ascii="Times New Roman" w:hAnsi="Times New Roman" w:cs="Times New Roman"/>
          <w:b/>
          <w:bCs/>
          <w:sz w:val="24"/>
          <w:szCs w:val="24"/>
        </w:rPr>
        <w:t>The Details of the Project (The Plan of the Study)</w:t>
      </w:r>
    </w:p>
    <w:p w14:paraId="50EAA5A7" w14:textId="4E45C4C3" w:rsidR="00F23B45" w:rsidRDefault="00CB2C35" w:rsidP="00F91EF7">
      <w:pPr>
        <w:spacing w:line="480" w:lineRule="auto"/>
        <w:jc w:val="both"/>
        <w:rPr>
          <w:rFonts w:ascii="Times New Roman" w:hAnsi="Times New Roman" w:cs="Times New Roman"/>
          <w:bCs/>
          <w:sz w:val="24"/>
          <w:szCs w:val="24"/>
        </w:rPr>
      </w:pPr>
      <w:ins w:id="46" w:author="Michael Milton PhD" w:date="2019-09-17T06:53:00Z">
        <w:r>
          <w:rPr>
            <w:rFonts w:ascii="Times New Roman" w:hAnsi="Times New Roman" w:cs="Times New Roman"/>
            <w:bCs/>
            <w:noProof/>
            <w:sz w:val="24"/>
            <w:szCs w:val="24"/>
          </w:rPr>
          <mc:AlternateContent>
            <mc:Choice Requires="wpi">
              <w:drawing>
                <wp:anchor distT="0" distB="0" distL="114300" distR="114300" simplePos="0" relativeHeight="252116992" behindDoc="0" locked="0" layoutInCell="1" allowOverlap="1" wp14:anchorId="5BF9A91A" wp14:editId="6ADCD9ED">
                  <wp:simplePos x="0" y="0"/>
                  <wp:positionH relativeFrom="column">
                    <wp:posOffset>-483235</wp:posOffset>
                  </wp:positionH>
                  <wp:positionV relativeFrom="paragraph">
                    <wp:posOffset>1325880</wp:posOffset>
                  </wp:positionV>
                  <wp:extent cx="1718230" cy="1051935"/>
                  <wp:effectExtent l="50800" t="38100" r="47625" b="40640"/>
                  <wp:wrapNone/>
                  <wp:docPr id="459" name="Ink 459"/>
                  <wp:cNvGraphicFramePr/>
                  <a:graphic xmlns:a="http://schemas.openxmlformats.org/drawingml/2006/main">
                    <a:graphicData uri="http://schemas.microsoft.com/office/word/2010/wordprocessingInk">
                      <w14:contentPart bwMode="auto" r:id="rId133">
                        <w14:nvContentPartPr>
                          <w14:cNvContentPartPr/>
                        </w14:nvContentPartPr>
                        <w14:xfrm>
                          <a:off x="0" y="0"/>
                          <a:ext cx="1718230" cy="1051935"/>
                        </w14:xfrm>
                      </w14:contentPart>
                    </a:graphicData>
                  </a:graphic>
                </wp:anchor>
              </w:drawing>
            </mc:Choice>
            <mc:Fallback>
              <w:pict>
                <v:shape w14:anchorId="68190983" id="Ink 459" o:spid="_x0000_s1026" type="#_x0000_t75" style="position:absolute;margin-left:-39.65pt;margin-top:103.2pt;width:138.1pt;height:85.2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&#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">
                  <v:imagedata r:id="rId134" o:title=""/>
                </v:shape>
              </w:pict>
            </mc:Fallback>
          </mc:AlternateContent>
        </w:r>
      </w:ins>
      <w:ins w:id="47" w:author="Michael Milton PhD" w:date="2019-09-17T06:52:00Z">
        <w:r>
          <w:rPr>
            <w:rFonts w:ascii="Times New Roman" w:hAnsi="Times New Roman" w:cs="Times New Roman"/>
            <w:bCs/>
            <w:noProof/>
            <w:sz w:val="24"/>
            <w:szCs w:val="24"/>
          </w:rPr>
          <mc:AlternateContent>
            <mc:Choice Requires="wpi">
              <w:drawing>
                <wp:anchor distT="0" distB="0" distL="114300" distR="114300" simplePos="0" relativeHeight="252108800" behindDoc="0" locked="0" layoutInCell="1" allowOverlap="1" wp14:anchorId="1EC7AAA1" wp14:editId="1B4528FC">
                  <wp:simplePos x="0" y="0"/>
                  <wp:positionH relativeFrom="column">
                    <wp:posOffset>6377</wp:posOffset>
                  </wp:positionH>
                  <wp:positionV relativeFrom="paragraph">
                    <wp:posOffset>1146281</wp:posOffset>
                  </wp:positionV>
                  <wp:extent cx="434880" cy="85320"/>
                  <wp:effectExtent l="50800" t="38100" r="48260" b="41910"/>
                  <wp:wrapNone/>
                  <wp:docPr id="451" name="Ink 451"/>
                  <wp:cNvGraphicFramePr/>
                  <a:graphic xmlns:a="http://schemas.openxmlformats.org/drawingml/2006/main">
                    <a:graphicData uri="http://schemas.microsoft.com/office/word/2010/wordprocessingInk">
                      <w14:contentPart bwMode="auto" r:id="rId135">
                        <w14:nvContentPartPr>
                          <w14:cNvContentPartPr/>
                        </w14:nvContentPartPr>
                        <w14:xfrm>
                          <a:off x="0" y="0"/>
                          <a:ext cx="434880" cy="85320"/>
                        </w14:xfrm>
                      </w14:contentPart>
                    </a:graphicData>
                  </a:graphic>
                </wp:anchor>
              </w:drawing>
            </mc:Choice>
            <mc:Fallback>
              <w:pict>
                <v:shape w14:anchorId="02F4E65C" id="Ink 451" o:spid="_x0000_s1026" type="#_x0000_t75" style="position:absolute;margin-left:-1.1pt;margin-top:88.65pt;width:37.45pt;height:9.9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">
                  <v:imagedata r:id="rId136" o:title=""/>
                </v:shape>
              </w:pict>
            </mc:Fallback>
          </mc:AlternateContent>
        </w:r>
        <w:r>
          <w:rPr>
            <w:rFonts w:ascii="Times New Roman" w:hAnsi="Times New Roman" w:cs="Times New Roman"/>
            <w:bCs/>
            <w:noProof/>
            <w:sz w:val="24"/>
            <w:szCs w:val="24"/>
          </w:rPr>
          <mc:AlternateContent>
            <mc:Choice Requires="wpi">
              <w:drawing>
                <wp:anchor distT="0" distB="0" distL="114300" distR="114300" simplePos="0" relativeHeight="252107776" behindDoc="0" locked="0" layoutInCell="1" allowOverlap="1" wp14:anchorId="64FA7C65" wp14:editId="08EE61D0">
                  <wp:simplePos x="0" y="0"/>
                  <wp:positionH relativeFrom="column">
                    <wp:posOffset>1308735</wp:posOffset>
                  </wp:positionH>
                  <wp:positionV relativeFrom="paragraph">
                    <wp:posOffset>436245</wp:posOffset>
                  </wp:positionV>
                  <wp:extent cx="4612680" cy="533880"/>
                  <wp:effectExtent l="50800" t="38100" r="0" b="38100"/>
                  <wp:wrapNone/>
                  <wp:docPr id="450" name="Ink 450"/>
                  <wp:cNvGraphicFramePr/>
                  <a:graphic xmlns:a="http://schemas.openxmlformats.org/drawingml/2006/main">
                    <a:graphicData uri="http://schemas.microsoft.com/office/word/2010/wordprocessingInk">
                      <w14:contentPart bwMode="auto" r:id="rId137">
                        <w14:nvContentPartPr>
                          <w14:cNvContentPartPr/>
                        </w14:nvContentPartPr>
                        <w14:xfrm>
                          <a:off x="0" y="0"/>
                          <a:ext cx="4612680" cy="533880"/>
                        </w14:xfrm>
                      </w14:contentPart>
                    </a:graphicData>
                  </a:graphic>
                </wp:anchor>
              </w:drawing>
            </mc:Choice>
            <mc:Fallback>
              <w:pict>
                <v:shape w14:anchorId="04EF99D1" id="Ink 450" o:spid="_x0000_s1026" type="#_x0000_t75" style="position:absolute;margin-left:101.45pt;margin-top:32.75pt;width:366.4pt;height:44.8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">
                  <v:imagedata r:id="rId138" o:title=""/>
                </v:shape>
              </w:pict>
            </mc:Fallback>
          </mc:AlternateContent>
        </w:r>
        <w:r w:rsidR="00F71DDB">
          <w:rPr>
            <w:rFonts w:ascii="Times New Roman" w:hAnsi="Times New Roman" w:cs="Times New Roman"/>
            <w:bCs/>
            <w:noProof/>
            <w:sz w:val="24"/>
            <w:szCs w:val="24"/>
          </w:rPr>
          <mc:AlternateContent>
            <mc:Choice Requires="wpi">
              <w:drawing>
                <wp:anchor distT="0" distB="0" distL="114300" distR="114300" simplePos="0" relativeHeight="252098560" behindDoc="0" locked="0" layoutInCell="1" allowOverlap="1" wp14:anchorId="47684093" wp14:editId="51E5B800">
                  <wp:simplePos x="0" y="0"/>
                  <wp:positionH relativeFrom="column">
                    <wp:posOffset>-672465</wp:posOffset>
                  </wp:positionH>
                  <wp:positionV relativeFrom="paragraph">
                    <wp:posOffset>495935</wp:posOffset>
                  </wp:positionV>
                  <wp:extent cx="1498600" cy="660075"/>
                  <wp:effectExtent l="38100" t="38100" r="0" b="38735"/>
                  <wp:wrapNone/>
                  <wp:docPr id="441" name="Ink 441"/>
                  <wp:cNvGraphicFramePr/>
                  <a:graphic xmlns:a="http://schemas.openxmlformats.org/drawingml/2006/main">
                    <a:graphicData uri="http://schemas.microsoft.com/office/word/2010/wordprocessingInk">
                      <w14:contentPart bwMode="auto" r:id="rId139">
                        <w14:nvContentPartPr>
                          <w14:cNvContentPartPr/>
                        </w14:nvContentPartPr>
                        <w14:xfrm>
                          <a:off x="0" y="0"/>
                          <a:ext cx="1498600" cy="660075"/>
                        </w14:xfrm>
                      </w14:contentPart>
                    </a:graphicData>
                  </a:graphic>
                </wp:anchor>
              </w:drawing>
            </mc:Choice>
            <mc:Fallback>
              <w:pict>
                <v:shape w14:anchorId="3E7F223C" id="Ink 441" o:spid="_x0000_s1026" type="#_x0000_t75" style="position:absolute;margin-left:-54.15pt;margin-top:37.85pt;width:120.4pt;height:54.4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">
                  <v:imagedata r:id="rId140" o:title=""/>
                </v:shape>
              </w:pict>
            </mc:Fallback>
          </mc:AlternateContent>
        </w:r>
      </w:ins>
      <w:r w:rsidR="00A56D4F">
        <w:rPr>
          <w:rFonts w:ascii="Times New Roman" w:hAnsi="Times New Roman" w:cs="Times New Roman"/>
          <w:bCs/>
          <w:sz w:val="24"/>
          <w:szCs w:val="24"/>
        </w:rPr>
        <w:tab/>
      </w:r>
      <w:r w:rsidR="00A56D4F" w:rsidRPr="00A56D4F">
        <w:rPr>
          <w:rFonts w:ascii="Times New Roman" w:hAnsi="Times New Roman" w:cs="Times New Roman"/>
          <w:bCs/>
          <w:i/>
          <w:sz w:val="24"/>
          <w:szCs w:val="24"/>
        </w:rPr>
        <w:t>The Chaplains Guide for Mortal Injury Spiritual Care</w:t>
      </w:r>
      <w:r w:rsidR="00A56D4F">
        <w:rPr>
          <w:rFonts w:ascii="Times New Roman" w:hAnsi="Times New Roman" w:cs="Times New Roman"/>
          <w:bCs/>
          <w:sz w:val="24"/>
          <w:szCs w:val="24"/>
        </w:rPr>
        <w:t xml:space="preserve"> will be the product developed by this project.  </w:t>
      </w:r>
      <w:r w:rsidR="00F91EF7">
        <w:rPr>
          <w:rFonts w:ascii="Times New Roman" w:hAnsi="Times New Roman" w:cs="Times New Roman"/>
          <w:bCs/>
          <w:sz w:val="24"/>
          <w:szCs w:val="24"/>
        </w:rPr>
        <w:t xml:space="preserve">The research conducted for this dissertation will produce the foundational information surrounding this concentration of care leading to the material that will be included on this final offering.  </w:t>
      </w:r>
      <w:r w:rsidR="00A56D4F">
        <w:rPr>
          <w:rFonts w:ascii="Times New Roman" w:hAnsi="Times New Roman" w:cs="Times New Roman"/>
          <w:bCs/>
          <w:sz w:val="24"/>
          <w:szCs w:val="24"/>
        </w:rPr>
        <w:t xml:space="preserve">This resource will be a pamphlet that will be created and shared through an array of </w:t>
      </w:r>
      <w:r w:rsidR="00A56D4F">
        <w:rPr>
          <w:rFonts w:ascii="Times New Roman" w:hAnsi="Times New Roman" w:cs="Times New Roman"/>
          <w:bCs/>
          <w:sz w:val="24"/>
          <w:szCs w:val="24"/>
        </w:rPr>
        <w:lastRenderedPageBreak/>
        <w:t>mediums to effectively share with others in the field of chaplaincy that may encounter warriors who have returned home in need of specialized care.  This pamphlet will include:</w:t>
      </w:r>
    </w:p>
    <w:p w14:paraId="33B93B78" w14:textId="46AA8203" w:rsidR="00A56D4F" w:rsidRPr="00F91EF7" w:rsidRDefault="00A56D4F" w:rsidP="00EA5DBC">
      <w:pPr>
        <w:pStyle w:val="ListParagraph"/>
        <w:numPr>
          <w:ilvl w:val="0"/>
          <w:numId w:val="3"/>
        </w:numPr>
        <w:spacing w:line="240" w:lineRule="auto"/>
        <w:rPr>
          <w:rFonts w:ascii="Times New Roman" w:hAnsi="Times New Roman" w:cs="Times New Roman"/>
          <w:bCs/>
          <w:sz w:val="24"/>
          <w:szCs w:val="24"/>
        </w:rPr>
      </w:pPr>
      <w:r w:rsidRPr="00F91EF7">
        <w:rPr>
          <w:rFonts w:ascii="Times New Roman" w:hAnsi="Times New Roman" w:cs="Times New Roman"/>
          <w:bCs/>
          <w:sz w:val="24"/>
          <w:szCs w:val="24"/>
        </w:rPr>
        <w:t>Definition of Moral Injury</w:t>
      </w:r>
    </w:p>
    <w:p w14:paraId="6AD34928" w14:textId="468DF734" w:rsidR="00A56D4F" w:rsidRPr="00F91EF7" w:rsidRDefault="00A56D4F" w:rsidP="00EA5DBC">
      <w:pPr>
        <w:pStyle w:val="ListParagraph"/>
        <w:numPr>
          <w:ilvl w:val="0"/>
          <w:numId w:val="3"/>
        </w:numPr>
        <w:spacing w:line="240" w:lineRule="auto"/>
        <w:rPr>
          <w:rFonts w:ascii="Times New Roman" w:hAnsi="Times New Roman" w:cs="Times New Roman"/>
          <w:bCs/>
          <w:sz w:val="24"/>
          <w:szCs w:val="24"/>
        </w:rPr>
      </w:pPr>
      <w:r w:rsidRPr="00F91EF7">
        <w:rPr>
          <w:rFonts w:ascii="Times New Roman" w:hAnsi="Times New Roman" w:cs="Times New Roman"/>
          <w:bCs/>
          <w:sz w:val="24"/>
          <w:szCs w:val="24"/>
        </w:rPr>
        <w:t>How PTSD and Moral Injury overlap</w:t>
      </w:r>
    </w:p>
    <w:p w14:paraId="499725B2" w14:textId="49A1D631" w:rsidR="00A56D4F" w:rsidRPr="00F91EF7" w:rsidRDefault="00A56D4F" w:rsidP="00EA5DBC">
      <w:pPr>
        <w:pStyle w:val="ListParagraph"/>
        <w:numPr>
          <w:ilvl w:val="0"/>
          <w:numId w:val="3"/>
        </w:numPr>
        <w:spacing w:line="240" w:lineRule="auto"/>
        <w:rPr>
          <w:rFonts w:ascii="Times New Roman" w:hAnsi="Times New Roman" w:cs="Times New Roman"/>
          <w:bCs/>
          <w:sz w:val="24"/>
          <w:szCs w:val="24"/>
        </w:rPr>
      </w:pPr>
      <w:r w:rsidRPr="00F91EF7">
        <w:rPr>
          <w:rFonts w:ascii="Times New Roman" w:hAnsi="Times New Roman" w:cs="Times New Roman"/>
          <w:bCs/>
          <w:sz w:val="24"/>
          <w:szCs w:val="24"/>
        </w:rPr>
        <w:t>The needs of warriors/individuals encountering Moral Injuries</w:t>
      </w:r>
    </w:p>
    <w:p w14:paraId="06ECE88B" w14:textId="6A4A0BC2" w:rsidR="00A56D4F" w:rsidRPr="00F91EF7" w:rsidRDefault="00A56D4F" w:rsidP="00EA5DBC">
      <w:pPr>
        <w:pStyle w:val="ListParagraph"/>
        <w:numPr>
          <w:ilvl w:val="0"/>
          <w:numId w:val="3"/>
        </w:numPr>
        <w:spacing w:line="240" w:lineRule="auto"/>
        <w:rPr>
          <w:rFonts w:ascii="Times New Roman" w:hAnsi="Times New Roman" w:cs="Times New Roman"/>
          <w:bCs/>
          <w:sz w:val="24"/>
          <w:szCs w:val="24"/>
        </w:rPr>
      </w:pPr>
      <w:r w:rsidRPr="00F91EF7">
        <w:rPr>
          <w:rFonts w:ascii="Times New Roman" w:hAnsi="Times New Roman" w:cs="Times New Roman"/>
          <w:bCs/>
          <w:sz w:val="24"/>
          <w:szCs w:val="24"/>
        </w:rPr>
        <w:t>What national resources are available for those experiencing Moral Injuries</w:t>
      </w:r>
    </w:p>
    <w:p w14:paraId="51E21B9C" w14:textId="35B1F462" w:rsidR="00A56D4F" w:rsidRDefault="00A56D4F" w:rsidP="00EA5DBC">
      <w:pPr>
        <w:pStyle w:val="ListParagraph"/>
        <w:numPr>
          <w:ilvl w:val="0"/>
          <w:numId w:val="3"/>
        </w:numPr>
        <w:spacing w:line="240" w:lineRule="auto"/>
        <w:rPr>
          <w:rFonts w:ascii="Times New Roman" w:hAnsi="Times New Roman" w:cs="Times New Roman"/>
          <w:bCs/>
          <w:sz w:val="24"/>
          <w:szCs w:val="24"/>
        </w:rPr>
      </w:pPr>
      <w:r w:rsidRPr="00F91EF7">
        <w:rPr>
          <w:rFonts w:ascii="Times New Roman" w:hAnsi="Times New Roman" w:cs="Times New Roman"/>
          <w:bCs/>
          <w:sz w:val="24"/>
          <w:szCs w:val="24"/>
        </w:rPr>
        <w:t>Scriptures that can be shared with those in pain</w:t>
      </w:r>
    </w:p>
    <w:p w14:paraId="14CACB94" w14:textId="77777777" w:rsidR="00EA5DBC" w:rsidRPr="00F91EF7" w:rsidRDefault="00EA5DBC" w:rsidP="00EA5DBC">
      <w:pPr>
        <w:pStyle w:val="ListParagraph"/>
        <w:spacing w:line="240" w:lineRule="auto"/>
        <w:rPr>
          <w:rFonts w:ascii="Times New Roman" w:hAnsi="Times New Roman" w:cs="Times New Roman"/>
          <w:bCs/>
          <w:sz w:val="24"/>
          <w:szCs w:val="24"/>
        </w:rPr>
      </w:pPr>
    </w:p>
    <w:p w14:paraId="188C2749" w14:textId="1FC63C52" w:rsidR="00BC2EF0" w:rsidRPr="00866293" w:rsidRDefault="00F91EF7" w:rsidP="00373142">
      <w:pPr>
        <w:spacing w:line="480" w:lineRule="auto"/>
        <w:rPr>
          <w:rFonts w:ascii="Times New Roman" w:hAnsi="Times New Roman" w:cs="Times New Roman"/>
          <w:bCs/>
          <w:sz w:val="24"/>
          <w:szCs w:val="24"/>
        </w:rPr>
      </w:pPr>
      <w:r w:rsidRPr="00F91EF7">
        <w:rPr>
          <w:rFonts w:ascii="Times New Roman" w:hAnsi="Times New Roman" w:cs="Times New Roman"/>
          <w:bCs/>
          <w:sz w:val="24"/>
          <w:szCs w:val="24"/>
        </w:rPr>
        <w:t>This tool</w:t>
      </w:r>
      <w:r>
        <w:rPr>
          <w:rFonts w:ascii="Times New Roman" w:hAnsi="Times New Roman" w:cs="Times New Roman"/>
          <w:bCs/>
          <w:sz w:val="24"/>
          <w:szCs w:val="24"/>
        </w:rPr>
        <w:t xml:space="preserve"> will shared be in electronic and print format.  Their will be a link developed that will be made available on the internet by this researcher so whomever is in need of the information can readily access it.</w:t>
      </w:r>
    </w:p>
    <w:p w14:paraId="0A59F994" w14:textId="7EDB260F" w:rsidR="000828A1" w:rsidRDefault="00A11D0F" w:rsidP="00EA5DBC">
      <w:pPr>
        <w:spacing w:line="360" w:lineRule="auto"/>
        <w:jc w:val="center"/>
        <w:rPr>
          <w:rFonts w:ascii="Times New Roman" w:hAnsi="Times New Roman" w:cs="Times New Roman"/>
          <w:b/>
          <w:bCs/>
          <w:sz w:val="24"/>
          <w:szCs w:val="24"/>
        </w:rPr>
      </w:pPr>
      <w:ins w:id="48" w:author="Michael Milton PhD" w:date="2019-09-17T06:54:00Z">
        <w:r>
          <w:rPr>
            <w:rFonts w:ascii="Times New Roman" w:hAnsi="Times New Roman" w:cs="Times New Roman"/>
            <w:b/>
            <w:bCs/>
            <w:noProof/>
            <w:sz w:val="24"/>
            <w:szCs w:val="24"/>
          </w:rPr>
          <mc:AlternateContent>
            <mc:Choice Requires="wpi">
              <w:drawing>
                <wp:anchor distT="0" distB="0" distL="114300" distR="114300" simplePos="0" relativeHeight="252137472" behindDoc="0" locked="0" layoutInCell="1" allowOverlap="1" wp14:anchorId="55BAF34C" wp14:editId="584165B2">
                  <wp:simplePos x="0" y="0"/>
                  <wp:positionH relativeFrom="column">
                    <wp:posOffset>3810857</wp:posOffset>
                  </wp:positionH>
                  <wp:positionV relativeFrom="paragraph">
                    <wp:posOffset>-105319</wp:posOffset>
                  </wp:positionV>
                  <wp:extent cx="1375200" cy="669600"/>
                  <wp:effectExtent l="38100" t="38100" r="34925" b="41910"/>
                  <wp:wrapNone/>
                  <wp:docPr id="479" name="Ink 479"/>
                  <wp:cNvGraphicFramePr/>
                  <a:graphic xmlns:a="http://schemas.openxmlformats.org/drawingml/2006/main">
                    <a:graphicData uri="http://schemas.microsoft.com/office/word/2010/wordprocessingInk">
                      <w14:contentPart bwMode="auto" r:id="rId141">
                        <w14:nvContentPartPr>
                          <w14:cNvContentPartPr/>
                        </w14:nvContentPartPr>
                        <w14:xfrm>
                          <a:off x="0" y="0"/>
                          <a:ext cx="1375200" cy="669600"/>
                        </w14:xfrm>
                      </w14:contentPart>
                    </a:graphicData>
                  </a:graphic>
                </wp:anchor>
              </w:drawing>
            </mc:Choice>
            <mc:Fallback>
              <w:pict>
                <v:shape w14:anchorId="5FC353D4" id="Ink 479" o:spid="_x0000_s1026" type="#_x0000_t75" style="position:absolute;margin-left:298.85pt;margin-top:-9.5pt;width:110.75pt;height:55.1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">
                  <v:imagedata r:id="rId142" o:title=""/>
                </v:shape>
              </w:pict>
            </mc:Fallback>
          </mc:AlternateContent>
        </w:r>
      </w:ins>
      <w:r w:rsidR="00F23B45" w:rsidRPr="008444CD">
        <w:rPr>
          <w:rFonts w:ascii="Times New Roman" w:hAnsi="Times New Roman" w:cs="Times New Roman"/>
          <w:b/>
          <w:bCs/>
          <w:sz w:val="24"/>
          <w:szCs w:val="24"/>
        </w:rPr>
        <w:t>The Literature Search</w:t>
      </w:r>
    </w:p>
    <w:p w14:paraId="7E6B64FA" w14:textId="3DF04C28" w:rsidR="001B24AB" w:rsidRPr="008444CD" w:rsidRDefault="00FC491E" w:rsidP="001B24AB">
      <w:pPr>
        <w:spacing w:line="480" w:lineRule="auto"/>
        <w:jc w:val="both"/>
        <w:rPr>
          <w:rFonts w:ascii="Times New Roman" w:hAnsi="Times New Roman" w:cs="Times New Roman"/>
          <w:b/>
          <w:bCs/>
          <w:sz w:val="24"/>
          <w:szCs w:val="24"/>
        </w:rPr>
      </w:pPr>
      <w:ins w:id="49" w:author="Michael Milton PhD" w:date="2019-09-17T06:55:00Z">
        <w:r>
          <w:rPr>
            <w:rFonts w:ascii="Times New Roman" w:hAnsi="Times New Roman" w:cs="Times New Roman"/>
            <w:b/>
            <w:bCs/>
            <w:noProof/>
            <w:sz w:val="24"/>
            <w:szCs w:val="24"/>
          </w:rPr>
          <mc:AlternateContent>
            <mc:Choice Requires="wpi">
              <w:drawing>
                <wp:anchor distT="0" distB="0" distL="114300" distR="114300" simplePos="0" relativeHeight="252176384" behindDoc="0" locked="0" layoutInCell="1" allowOverlap="1" wp14:anchorId="2388A1A5" wp14:editId="03F88F72">
                  <wp:simplePos x="0" y="0"/>
                  <wp:positionH relativeFrom="column">
                    <wp:posOffset>1586865</wp:posOffset>
                  </wp:positionH>
                  <wp:positionV relativeFrom="paragraph">
                    <wp:posOffset>-1056005</wp:posOffset>
                  </wp:positionV>
                  <wp:extent cx="5226685" cy="2465870"/>
                  <wp:effectExtent l="50800" t="38100" r="5715" b="36195"/>
                  <wp:wrapNone/>
                  <wp:docPr id="517" name="Ink 517"/>
                  <wp:cNvGraphicFramePr/>
                  <a:graphic xmlns:a="http://schemas.openxmlformats.org/drawingml/2006/main">
                    <a:graphicData uri="http://schemas.microsoft.com/office/word/2010/wordprocessingInk">
                      <w14:contentPart bwMode="auto" r:id="rId143">
                        <w14:nvContentPartPr>
                          <w14:cNvContentPartPr/>
                        </w14:nvContentPartPr>
                        <w14:xfrm>
                          <a:off x="0" y="0"/>
                          <a:ext cx="5226685" cy="2465870"/>
                        </w14:xfrm>
                      </w14:contentPart>
                    </a:graphicData>
                  </a:graphic>
                </wp:anchor>
              </w:drawing>
            </mc:Choice>
            <mc:Fallback>
              <w:pict>
                <v:shape w14:anchorId="2F6F919E" id="Ink 517" o:spid="_x0000_s1026" type="#_x0000_t75" style="position:absolute;margin-left:123.35pt;margin-top:-84.75pt;width:414.35pt;height:196.9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">
                  <v:imagedata r:id="rId144" o:title=""/>
                </v:shape>
              </w:pict>
            </mc:Fallback>
          </mc:AlternateContent>
        </w:r>
      </w:ins>
      <w:ins w:id="50" w:author="Michael Milton PhD" w:date="2019-09-17T06:54:00Z">
        <w:r w:rsidR="00A11D0F">
          <w:rPr>
            <w:rFonts w:ascii="Times New Roman" w:hAnsi="Times New Roman" w:cs="Times New Roman"/>
            <w:b/>
            <w:bCs/>
            <w:noProof/>
            <w:sz w:val="24"/>
            <w:szCs w:val="24"/>
          </w:rPr>
          <mc:AlternateContent>
            <mc:Choice Requires="wpi">
              <w:drawing>
                <wp:anchor distT="0" distB="0" distL="114300" distR="114300" simplePos="0" relativeHeight="252145664" behindDoc="0" locked="0" layoutInCell="1" allowOverlap="1" wp14:anchorId="6E4AF535" wp14:editId="70A950FA">
                  <wp:simplePos x="0" y="0"/>
                  <wp:positionH relativeFrom="column">
                    <wp:posOffset>3777615</wp:posOffset>
                  </wp:positionH>
                  <wp:positionV relativeFrom="paragraph">
                    <wp:posOffset>-71755</wp:posOffset>
                  </wp:positionV>
                  <wp:extent cx="1558650" cy="543560"/>
                  <wp:effectExtent l="38100" t="38100" r="0" b="40640"/>
                  <wp:wrapNone/>
                  <wp:docPr id="487" name="Ink 487"/>
                  <wp:cNvGraphicFramePr/>
                  <a:graphic xmlns:a="http://schemas.openxmlformats.org/drawingml/2006/main">
                    <a:graphicData uri="http://schemas.microsoft.com/office/word/2010/wordprocessingInk">
                      <w14:contentPart bwMode="auto" r:id="rId145">
                        <w14:nvContentPartPr>
                          <w14:cNvContentPartPr/>
                        </w14:nvContentPartPr>
                        <w14:xfrm>
                          <a:off x="0" y="0"/>
                          <a:ext cx="1558650" cy="543560"/>
                        </w14:xfrm>
                      </w14:contentPart>
                    </a:graphicData>
                  </a:graphic>
                </wp:anchor>
              </w:drawing>
            </mc:Choice>
            <mc:Fallback>
              <w:pict>
                <v:shape w14:anchorId="06368A0D" id="Ink 487" o:spid="_x0000_s1026" type="#_x0000_t75" style="position:absolute;margin-left:296.25pt;margin-top:-6.85pt;width:125.2pt;height:45.2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">
                  <v:imagedata r:id="rId146" o:title=""/>
                </v:shape>
              </w:pict>
            </mc:Fallback>
          </mc:AlternateContent>
        </w:r>
      </w:ins>
      <w:ins w:id="51" w:author="Michael Milton PhD" w:date="2019-09-17T06:53:00Z">
        <w:r w:rsidR="003652B5">
          <w:rPr>
            <w:rFonts w:ascii="Times New Roman" w:hAnsi="Times New Roman" w:cs="Times New Roman"/>
            <w:b/>
            <w:bCs/>
            <w:noProof/>
            <w:sz w:val="24"/>
            <w:szCs w:val="24"/>
          </w:rPr>
          <mc:AlternateContent>
            <mc:Choice Requires="wpi">
              <w:drawing>
                <wp:anchor distT="0" distB="0" distL="114300" distR="114300" simplePos="0" relativeHeight="252118016" behindDoc="0" locked="0" layoutInCell="1" allowOverlap="1" wp14:anchorId="3ECA394B" wp14:editId="54266DED">
                  <wp:simplePos x="0" y="0"/>
                  <wp:positionH relativeFrom="column">
                    <wp:posOffset>714857</wp:posOffset>
                  </wp:positionH>
                  <wp:positionV relativeFrom="paragraph">
                    <wp:posOffset>41031</wp:posOffset>
                  </wp:positionV>
                  <wp:extent cx="748080" cy="72360"/>
                  <wp:effectExtent l="50800" t="50800" r="1270" b="55245"/>
                  <wp:wrapNone/>
                  <wp:docPr id="460" name="Ink 460"/>
                  <wp:cNvGraphicFramePr/>
                  <a:graphic xmlns:a="http://schemas.openxmlformats.org/drawingml/2006/main">
                    <a:graphicData uri="http://schemas.microsoft.com/office/word/2010/wordprocessingInk">
                      <w14:contentPart bwMode="auto" r:id="rId147">
                        <w14:nvContentPartPr>
                          <w14:cNvContentPartPr/>
                        </w14:nvContentPartPr>
                        <w14:xfrm>
                          <a:off x="0" y="0"/>
                          <a:ext cx="748080" cy="72360"/>
                        </w14:xfrm>
                      </w14:contentPart>
                    </a:graphicData>
                  </a:graphic>
                </wp:anchor>
              </w:drawing>
            </mc:Choice>
            <mc:Fallback>
              <w:pict>
                <v:shape w14:anchorId="5164467C" id="Ink 460" o:spid="_x0000_s1026" type="#_x0000_t75" style="position:absolute;margin-left:54.7pt;margin-top:1.65pt;width:62.1pt;height:8.9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">
                  <v:imagedata r:id="rId148" o:title=""/>
                </v:shape>
              </w:pict>
            </mc:Fallback>
          </mc:AlternateContent>
        </w:r>
      </w:ins>
      <w:r w:rsidR="001B24AB">
        <w:rPr>
          <w:rFonts w:ascii="Times New Roman" w:hAnsi="Times New Roman" w:cs="Times New Roman"/>
          <w:b/>
          <w:bCs/>
          <w:sz w:val="24"/>
          <w:szCs w:val="24"/>
        </w:rPr>
        <w:t>Caring for Killers</w:t>
      </w:r>
    </w:p>
    <w:p w14:paraId="38C84682" w14:textId="4B2EA142" w:rsidR="000828A1" w:rsidRPr="008444CD" w:rsidRDefault="00E233F7" w:rsidP="00373142">
      <w:pPr>
        <w:autoSpaceDE w:val="0"/>
        <w:autoSpaceDN w:val="0"/>
        <w:adjustRightInd w:val="0"/>
        <w:spacing w:line="480" w:lineRule="auto"/>
        <w:ind w:firstLine="720"/>
        <w:jc w:val="both"/>
        <w:rPr>
          <w:rFonts w:ascii="Times New Roman" w:hAnsi="Times New Roman" w:cs="Times New Roman"/>
          <w:sz w:val="24"/>
          <w:szCs w:val="24"/>
          <w:lang w:val="en"/>
        </w:rPr>
      </w:pPr>
      <w:ins w:id="52" w:author="Michael Milton PhD" w:date="2019-09-17T06:57:00Z">
        <w:r>
          <w:rPr>
            <w:rFonts w:ascii="Times New Roman" w:hAnsi="Times New Roman" w:cs="Times New Roman"/>
            <w:noProof/>
            <w:sz w:val="24"/>
            <w:szCs w:val="24"/>
            <w:lang w:val="en"/>
          </w:rPr>
          <mc:AlternateContent>
            <mc:Choice Requires="wpi">
              <w:drawing>
                <wp:anchor distT="0" distB="0" distL="114300" distR="114300" simplePos="0" relativeHeight="252215296" behindDoc="0" locked="0" layoutInCell="1" allowOverlap="1" wp14:anchorId="3FF184E3" wp14:editId="11CDA3E2">
                  <wp:simplePos x="0" y="0"/>
                  <wp:positionH relativeFrom="column">
                    <wp:posOffset>2331720</wp:posOffset>
                  </wp:positionH>
                  <wp:positionV relativeFrom="paragraph">
                    <wp:posOffset>2351405</wp:posOffset>
                  </wp:positionV>
                  <wp:extent cx="4320445" cy="1388010"/>
                  <wp:effectExtent l="50800" t="50800" r="10795" b="47625"/>
                  <wp:wrapNone/>
                  <wp:docPr id="558" name="Ink 558"/>
                  <wp:cNvGraphicFramePr/>
                  <a:graphic xmlns:a="http://schemas.openxmlformats.org/drawingml/2006/main">
                    <a:graphicData uri="http://schemas.microsoft.com/office/word/2010/wordprocessingInk">
                      <w14:contentPart bwMode="auto" r:id="rId149">
                        <w14:nvContentPartPr>
                          <w14:cNvContentPartPr/>
                        </w14:nvContentPartPr>
                        <w14:xfrm>
                          <a:off x="0" y="0"/>
                          <a:ext cx="4320445" cy="1388010"/>
                        </w14:xfrm>
                      </w14:contentPart>
                    </a:graphicData>
                  </a:graphic>
                </wp:anchor>
              </w:drawing>
            </mc:Choice>
            <mc:Fallback>
              <w:pict>
                <v:shape w14:anchorId="488B8161" id="Ink 558" o:spid="_x0000_s1026" type="#_x0000_t75" style="position:absolute;margin-left:182pt;margin-top:183.55pt;width:343.05pt;height:112.1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">
                  <v:imagedata r:id="rId150" o:title=""/>
                </v:shape>
              </w:pict>
            </mc:Fallback>
          </mc:AlternateContent>
        </w:r>
        <w:r w:rsidR="001D515E">
          <w:rPr>
            <w:rFonts w:ascii="Times New Roman" w:hAnsi="Times New Roman" w:cs="Times New Roman"/>
            <w:noProof/>
            <w:sz w:val="24"/>
            <w:szCs w:val="24"/>
            <w:lang w:val="en"/>
          </w:rPr>
          <mc:AlternateContent>
            <mc:Choice Requires="wpi">
              <w:drawing>
                <wp:anchor distT="0" distB="0" distL="114300" distR="114300" simplePos="0" relativeHeight="252195840" behindDoc="0" locked="0" layoutInCell="1" allowOverlap="1" wp14:anchorId="7EA9120F" wp14:editId="63C2E63A">
                  <wp:simplePos x="0" y="0"/>
                  <wp:positionH relativeFrom="column">
                    <wp:posOffset>603885</wp:posOffset>
                  </wp:positionH>
                  <wp:positionV relativeFrom="paragraph">
                    <wp:posOffset>2165350</wp:posOffset>
                  </wp:positionV>
                  <wp:extent cx="986075" cy="133985"/>
                  <wp:effectExtent l="38100" t="38100" r="0" b="43815"/>
                  <wp:wrapNone/>
                  <wp:docPr id="539" name="Ink 539"/>
                  <wp:cNvGraphicFramePr/>
                  <a:graphic xmlns:a="http://schemas.openxmlformats.org/drawingml/2006/main">
                    <a:graphicData uri="http://schemas.microsoft.com/office/word/2010/wordprocessingInk">
                      <w14:contentPart bwMode="auto" r:id="rId151">
                        <w14:nvContentPartPr>
                          <w14:cNvContentPartPr/>
                        </w14:nvContentPartPr>
                        <w14:xfrm>
                          <a:off x="0" y="0"/>
                          <a:ext cx="986075" cy="133985"/>
                        </w14:xfrm>
                      </w14:contentPart>
                    </a:graphicData>
                  </a:graphic>
                </wp:anchor>
              </w:drawing>
            </mc:Choice>
            <mc:Fallback>
              <w:pict>
                <v:shape w14:anchorId="0A16C217" id="Ink 539" o:spid="_x0000_s1026" type="#_x0000_t75" style="position:absolute;margin-left:46.35pt;margin-top:169.3pt;width:80.05pt;height:12.9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">
                  <v:imagedata r:id="rId152" o:title=""/>
                </v:shape>
              </w:pict>
            </mc:Fallback>
          </mc:AlternateContent>
        </w:r>
        <w:r w:rsidR="00722D8E">
          <w:rPr>
            <w:rFonts w:ascii="Times New Roman" w:hAnsi="Times New Roman" w:cs="Times New Roman"/>
            <w:noProof/>
            <w:sz w:val="24"/>
            <w:szCs w:val="24"/>
            <w:lang w:val="en"/>
          </w:rPr>
          <mc:AlternateContent>
            <mc:Choice Requires="wpi">
              <w:drawing>
                <wp:anchor distT="0" distB="0" distL="114300" distR="114300" simplePos="0" relativeHeight="252192768" behindDoc="0" locked="0" layoutInCell="1" allowOverlap="1" wp14:anchorId="4A97ED61" wp14:editId="62BC9F5F">
                  <wp:simplePos x="0" y="0"/>
                  <wp:positionH relativeFrom="column">
                    <wp:posOffset>5547995</wp:posOffset>
                  </wp:positionH>
                  <wp:positionV relativeFrom="paragraph">
                    <wp:posOffset>1597025</wp:posOffset>
                  </wp:positionV>
                  <wp:extent cx="1005940" cy="758135"/>
                  <wp:effectExtent l="38100" t="38100" r="0" b="42545"/>
                  <wp:wrapNone/>
                  <wp:docPr id="536" name="Ink 536"/>
                  <wp:cNvGraphicFramePr/>
                  <a:graphic xmlns:a="http://schemas.openxmlformats.org/drawingml/2006/main">
                    <a:graphicData uri="http://schemas.microsoft.com/office/word/2010/wordprocessingInk">
                      <w14:contentPart bwMode="auto" r:id="rId153">
                        <w14:nvContentPartPr>
                          <w14:cNvContentPartPr/>
                        </w14:nvContentPartPr>
                        <w14:xfrm>
                          <a:off x="0" y="0"/>
                          <a:ext cx="1005940" cy="758135"/>
                        </w14:xfrm>
                      </w14:contentPart>
                    </a:graphicData>
                  </a:graphic>
                </wp:anchor>
              </w:drawing>
            </mc:Choice>
            <mc:Fallback>
              <w:pict>
                <v:shape w14:anchorId="6061AC5F" id="Ink 536" o:spid="_x0000_s1026" type="#_x0000_t75" style="position:absolute;margin-left:435.65pt;margin-top:124.55pt;width:81.6pt;height:62.1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">
                  <v:imagedata r:id="rId154" o:title=""/>
                </v:shape>
              </w:pict>
            </mc:Fallback>
          </mc:AlternateContent>
        </w:r>
      </w:ins>
      <w:ins w:id="53" w:author="Michael Milton PhD" w:date="2019-09-17T06:56:00Z">
        <w:r w:rsidR="00722D8E">
          <w:rPr>
            <w:rFonts w:ascii="Times New Roman" w:hAnsi="Times New Roman" w:cs="Times New Roman"/>
            <w:noProof/>
            <w:sz w:val="24"/>
            <w:szCs w:val="24"/>
            <w:lang w:val="en"/>
          </w:rPr>
          <mc:AlternateContent>
            <mc:Choice Requires="wpi">
              <w:drawing>
                <wp:anchor distT="0" distB="0" distL="114300" distR="114300" simplePos="0" relativeHeight="252179456" behindDoc="0" locked="0" layoutInCell="1" allowOverlap="1" wp14:anchorId="29DC204B" wp14:editId="6C89A5EC">
                  <wp:simplePos x="0" y="0"/>
                  <wp:positionH relativeFrom="column">
                    <wp:posOffset>5371817</wp:posOffset>
                  </wp:positionH>
                  <wp:positionV relativeFrom="paragraph">
                    <wp:posOffset>1852231</wp:posOffset>
                  </wp:positionV>
                  <wp:extent cx="597960" cy="49320"/>
                  <wp:effectExtent l="38100" t="38100" r="37465" b="40005"/>
                  <wp:wrapNone/>
                  <wp:docPr id="523" name="Ink 523"/>
                  <wp:cNvGraphicFramePr/>
                  <a:graphic xmlns:a="http://schemas.openxmlformats.org/drawingml/2006/main">
                    <a:graphicData uri="http://schemas.microsoft.com/office/word/2010/wordprocessingInk">
                      <w14:contentPart bwMode="auto" r:id="rId155">
                        <w14:nvContentPartPr>
                          <w14:cNvContentPartPr/>
                        </w14:nvContentPartPr>
                        <w14:xfrm>
                          <a:off x="0" y="0"/>
                          <a:ext cx="597960" cy="49320"/>
                        </w14:xfrm>
                      </w14:contentPart>
                    </a:graphicData>
                  </a:graphic>
                </wp:anchor>
              </w:drawing>
            </mc:Choice>
            <mc:Fallback>
              <w:pict>
                <v:shape w14:anchorId="6AF01FFD" id="Ink 523" o:spid="_x0000_s1026" type="#_x0000_t75" style="position:absolute;margin-left:421.8pt;margin-top:144.65pt;width:49.55pt;height:6.3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">
                  <v:imagedata r:id="rId156" o:title=""/>
                </v:shape>
              </w:pict>
            </mc:Fallback>
          </mc:AlternateContent>
        </w:r>
        <w:r w:rsidR="00722D8E">
          <w:rPr>
            <w:rFonts w:ascii="Times New Roman" w:hAnsi="Times New Roman" w:cs="Times New Roman"/>
            <w:noProof/>
            <w:sz w:val="24"/>
            <w:szCs w:val="24"/>
            <w:lang w:val="en"/>
          </w:rPr>
          <mc:AlternateContent>
            <mc:Choice Requires="wpi">
              <w:drawing>
                <wp:anchor distT="0" distB="0" distL="114300" distR="114300" simplePos="0" relativeHeight="252178432" behindDoc="0" locked="0" layoutInCell="1" allowOverlap="1" wp14:anchorId="03317F4B" wp14:editId="491699AE">
                  <wp:simplePos x="0" y="0"/>
                  <wp:positionH relativeFrom="column">
                    <wp:posOffset>2217137</wp:posOffset>
                  </wp:positionH>
                  <wp:positionV relativeFrom="paragraph">
                    <wp:posOffset>1848991</wp:posOffset>
                  </wp:positionV>
                  <wp:extent cx="2097000" cy="69120"/>
                  <wp:effectExtent l="25400" t="38100" r="0" b="45720"/>
                  <wp:wrapNone/>
                  <wp:docPr id="522" name="Ink 522"/>
                  <wp:cNvGraphicFramePr/>
                  <a:graphic xmlns:a="http://schemas.openxmlformats.org/drawingml/2006/main">
                    <a:graphicData uri="http://schemas.microsoft.com/office/word/2010/wordprocessingInk">
                      <w14:contentPart bwMode="auto" r:id="rId157">
                        <w14:nvContentPartPr>
                          <w14:cNvContentPartPr/>
                        </w14:nvContentPartPr>
                        <w14:xfrm>
                          <a:off x="0" y="0"/>
                          <a:ext cx="2097000" cy="69120"/>
                        </w14:xfrm>
                      </w14:contentPart>
                    </a:graphicData>
                  </a:graphic>
                </wp:anchor>
              </w:drawing>
            </mc:Choice>
            <mc:Fallback>
              <w:pict>
                <v:shape w14:anchorId="183296EA" id="Ink 522" o:spid="_x0000_s1026" type="#_x0000_t75" style="position:absolute;margin-left:173.4pt;margin-top:144.4pt;width:167.5pt;height:7.85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">
                  <v:imagedata r:id="rId158" o:title=""/>
                </v:shape>
              </w:pict>
            </mc:Fallback>
          </mc:AlternateContent>
        </w:r>
        <w:r w:rsidR="007463C2">
          <w:rPr>
            <w:rFonts w:ascii="Times New Roman" w:hAnsi="Times New Roman" w:cs="Times New Roman"/>
            <w:noProof/>
            <w:sz w:val="24"/>
            <w:szCs w:val="24"/>
            <w:lang w:val="en"/>
          </w:rPr>
          <mc:AlternateContent>
            <mc:Choice Requires="wpi">
              <w:drawing>
                <wp:anchor distT="0" distB="0" distL="114300" distR="114300" simplePos="0" relativeHeight="252177408" behindDoc="0" locked="0" layoutInCell="1" allowOverlap="1" wp14:anchorId="0A81DF0B" wp14:editId="494C8B7A">
                  <wp:simplePos x="0" y="0"/>
                  <wp:positionH relativeFrom="column">
                    <wp:posOffset>4696097</wp:posOffset>
                  </wp:positionH>
                  <wp:positionV relativeFrom="paragraph">
                    <wp:posOffset>1489711</wp:posOffset>
                  </wp:positionV>
                  <wp:extent cx="189720" cy="150480"/>
                  <wp:effectExtent l="38100" t="38100" r="39370" b="40640"/>
                  <wp:wrapNone/>
                  <wp:docPr id="521" name="Ink 521"/>
                  <wp:cNvGraphicFramePr/>
                  <a:graphic xmlns:a="http://schemas.openxmlformats.org/drawingml/2006/main">
                    <a:graphicData uri="http://schemas.microsoft.com/office/word/2010/wordprocessingInk">
                      <w14:contentPart bwMode="auto" r:id="rId159">
                        <w14:nvContentPartPr>
                          <w14:cNvContentPartPr/>
                        </w14:nvContentPartPr>
                        <w14:xfrm>
                          <a:off x="0" y="0"/>
                          <a:ext cx="189720" cy="150480"/>
                        </w14:xfrm>
                      </w14:contentPart>
                    </a:graphicData>
                  </a:graphic>
                </wp:anchor>
              </w:drawing>
            </mc:Choice>
            <mc:Fallback>
              <w:pict>
                <v:shape w14:anchorId="576E1E29" id="Ink 521" o:spid="_x0000_s1026" type="#_x0000_t75" style="position:absolute;margin-left:368.55pt;margin-top:116.1pt;width:17.4pt;height:14.3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">
                  <v:imagedata r:id="rId160" o:title=""/>
                </v:shape>
              </w:pict>
            </mc:Fallback>
          </mc:AlternateContent>
        </w:r>
      </w:ins>
      <w:r w:rsidR="000828A1" w:rsidRPr="008444CD">
        <w:rPr>
          <w:rFonts w:ascii="Times New Roman" w:hAnsi="Times New Roman" w:cs="Times New Roman"/>
          <w:sz w:val="24"/>
          <w:szCs w:val="24"/>
          <w:lang w:val="en"/>
        </w:rPr>
        <w:t>“Why do people care more about the perpetrators than their innocent victims?” This was the question Dr. Samuel L. Rieger asked himself from enduring the lengthy process of seeking justice in the behalf of his daughter, Melanie who was brutally murdered in their Connecticut home on May 24, 1994.</w:t>
      </w:r>
      <w:r w:rsidR="007E1A1F">
        <w:rPr>
          <w:rStyle w:val="FootnoteReference"/>
          <w:rFonts w:ascii="Times New Roman" w:hAnsi="Times New Roman" w:cs="Times New Roman"/>
          <w:sz w:val="24"/>
          <w:szCs w:val="24"/>
          <w:lang w:val="en"/>
        </w:rPr>
        <w:footnoteReference w:id="15"/>
      </w:r>
      <w:r w:rsidR="000828A1" w:rsidRPr="008444CD">
        <w:rPr>
          <w:rFonts w:ascii="Times New Roman" w:hAnsi="Times New Roman" w:cs="Times New Roman"/>
          <w:sz w:val="24"/>
          <w:szCs w:val="24"/>
          <w:lang w:val="en"/>
        </w:rPr>
        <w:t xml:space="preserve"> Rieger and his wife Wanda had just arrived from an outing when they found out that Melanie had been “brutally strangled to death.” Melanie’s parents’ true desires are that their daughter’s murderer get</w:t>
      </w:r>
      <w:r w:rsidR="00D02AF1" w:rsidRPr="008444CD">
        <w:rPr>
          <w:rFonts w:ascii="Times New Roman" w:hAnsi="Times New Roman" w:cs="Times New Roman"/>
          <w:sz w:val="24"/>
          <w:szCs w:val="24"/>
          <w:lang w:val="en"/>
        </w:rPr>
        <w:t>s</w:t>
      </w:r>
      <w:r w:rsidR="000828A1" w:rsidRPr="008444CD">
        <w:rPr>
          <w:rFonts w:ascii="Times New Roman" w:hAnsi="Times New Roman" w:cs="Times New Roman"/>
          <w:sz w:val="24"/>
          <w:szCs w:val="24"/>
          <w:lang w:val="en"/>
        </w:rPr>
        <w:t xml:space="preserve"> the lengthiest and most painful death for the crime of snatching their child away from them in such a brutish manner. While their wishes are not out of order, this </w:t>
      </w:r>
      <w:r w:rsidR="008444CD" w:rsidRPr="008444CD">
        <w:rPr>
          <w:rFonts w:ascii="Times New Roman" w:hAnsi="Times New Roman" w:cs="Times New Roman"/>
          <w:sz w:val="24"/>
          <w:szCs w:val="24"/>
          <w:lang w:val="en"/>
        </w:rPr>
        <w:t>project</w:t>
      </w:r>
      <w:r w:rsidR="000828A1" w:rsidRPr="008444CD">
        <w:rPr>
          <w:rFonts w:ascii="Times New Roman" w:hAnsi="Times New Roman" w:cs="Times New Roman"/>
          <w:sz w:val="24"/>
          <w:szCs w:val="24"/>
          <w:lang w:val="en"/>
        </w:rPr>
        <w:t xml:space="preserve"> takes a second look at a different category of “murderers,” killers, who had courageously pursued a life in the paycheck of the state. These are women and men that care for the military strength and defense of the nation.  </w:t>
      </w:r>
    </w:p>
    <w:p w14:paraId="0AF0D259" w14:textId="68058C59" w:rsidR="00667846" w:rsidRPr="008444CD" w:rsidRDefault="00BC257A" w:rsidP="00373142">
      <w:pPr>
        <w:autoSpaceDE w:val="0"/>
        <w:autoSpaceDN w:val="0"/>
        <w:adjustRightInd w:val="0"/>
        <w:spacing w:line="480" w:lineRule="auto"/>
        <w:ind w:firstLine="720"/>
        <w:jc w:val="both"/>
        <w:rPr>
          <w:rFonts w:ascii="Times New Roman" w:hAnsi="Times New Roman" w:cs="Times New Roman"/>
          <w:sz w:val="24"/>
          <w:szCs w:val="24"/>
          <w:lang w:val="en"/>
        </w:rPr>
      </w:pPr>
      <w:ins w:id="54" w:author="Michael Milton PhD" w:date="2019-09-17T06:59:00Z">
        <w:r>
          <w:rPr>
            <w:rFonts w:ascii="Times New Roman" w:hAnsi="Times New Roman" w:cs="Times New Roman"/>
            <w:noProof/>
            <w:sz w:val="24"/>
            <w:szCs w:val="24"/>
            <w:lang w:val="en"/>
          </w:rPr>
          <w:lastRenderedPageBreak/>
          <mc:AlternateContent>
            <mc:Choice Requires="wpi">
              <w:drawing>
                <wp:anchor distT="0" distB="0" distL="114300" distR="114300" simplePos="0" relativeHeight="252255232" behindDoc="0" locked="0" layoutInCell="1" allowOverlap="1" wp14:anchorId="5D265664" wp14:editId="393FBA11">
                  <wp:simplePos x="0" y="0"/>
                  <wp:positionH relativeFrom="column">
                    <wp:posOffset>19050</wp:posOffset>
                  </wp:positionH>
                  <wp:positionV relativeFrom="paragraph">
                    <wp:posOffset>914400</wp:posOffset>
                  </wp:positionV>
                  <wp:extent cx="6744190" cy="809545"/>
                  <wp:effectExtent l="50800" t="50800" r="50800" b="41910"/>
                  <wp:wrapNone/>
                  <wp:docPr id="597" name="Ink 597"/>
                  <wp:cNvGraphicFramePr/>
                  <a:graphic xmlns:a="http://schemas.openxmlformats.org/drawingml/2006/main">
                    <a:graphicData uri="http://schemas.microsoft.com/office/word/2010/wordprocessingInk">
                      <w14:contentPart bwMode="auto" r:id="rId161">
                        <w14:nvContentPartPr>
                          <w14:cNvContentPartPr/>
                        </w14:nvContentPartPr>
                        <w14:xfrm>
                          <a:off x="0" y="0"/>
                          <a:ext cx="6744190" cy="809545"/>
                        </w14:xfrm>
                      </w14:contentPart>
                    </a:graphicData>
                  </a:graphic>
                </wp:anchor>
              </w:drawing>
            </mc:Choice>
            <mc:Fallback>
              <w:pict>
                <v:shape w14:anchorId="739D3ED0" id="Ink 597" o:spid="_x0000_s1026" type="#_x0000_t75" style="position:absolute;margin-left:-.1pt;margin-top:70.4pt;width:534.25pt;height:67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">
                  <v:imagedata r:id="rId162" o:title=""/>
                </v:shape>
              </w:pict>
            </mc:Fallback>
          </mc:AlternateContent>
        </w:r>
      </w:ins>
      <w:ins w:id="55" w:author="Michael Milton PhD" w:date="2019-09-17T06:58:00Z">
        <w:r w:rsidR="007C1571">
          <w:rPr>
            <w:rFonts w:ascii="Times New Roman" w:hAnsi="Times New Roman" w:cs="Times New Roman"/>
            <w:noProof/>
            <w:sz w:val="24"/>
            <w:szCs w:val="24"/>
            <w:lang w:val="en"/>
          </w:rPr>
          <mc:AlternateContent>
            <mc:Choice Requires="wpi">
              <w:drawing>
                <wp:anchor distT="0" distB="0" distL="114300" distR="114300" simplePos="0" relativeHeight="252227584" behindDoc="0" locked="0" layoutInCell="1" allowOverlap="1" wp14:anchorId="0CACF061" wp14:editId="7B5D6EC9">
                  <wp:simplePos x="0" y="0"/>
                  <wp:positionH relativeFrom="column">
                    <wp:posOffset>4411697</wp:posOffset>
                  </wp:positionH>
                  <wp:positionV relativeFrom="paragraph">
                    <wp:posOffset>1488960</wp:posOffset>
                  </wp:positionV>
                  <wp:extent cx="700560" cy="80640"/>
                  <wp:effectExtent l="88900" t="139700" r="86995" b="135890"/>
                  <wp:wrapNone/>
                  <wp:docPr id="570" name="Ink 570"/>
                  <wp:cNvGraphicFramePr/>
                  <a:graphic xmlns:a="http://schemas.openxmlformats.org/drawingml/2006/main">
                    <a:graphicData uri="http://schemas.microsoft.com/office/word/2010/wordprocessingInk">
                      <w14:contentPart bwMode="auto" r:id="rId163">
                        <w14:nvContentPartPr>
                          <w14:cNvContentPartPr/>
                        </w14:nvContentPartPr>
                        <w14:xfrm>
                          <a:off x="0" y="0"/>
                          <a:ext cx="700560" cy="80640"/>
                        </w14:xfrm>
                      </w14:contentPart>
                    </a:graphicData>
                  </a:graphic>
                </wp:anchor>
              </w:drawing>
            </mc:Choice>
            <mc:Fallback>
              <w:pict>
                <v:shape w14:anchorId="316BC261" id="Ink 570" o:spid="_x0000_s1026" type="#_x0000_t75" style="position:absolute;margin-left:343.2pt;margin-top:108.75pt;width:63.6pt;height:23.3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">
                  <v:imagedata r:id="rId164" o:title=""/>
                </v:shape>
              </w:pict>
            </mc:Fallback>
          </mc:AlternateContent>
        </w:r>
        <w:r w:rsidR="007C1571">
          <w:rPr>
            <w:rFonts w:ascii="Times New Roman" w:hAnsi="Times New Roman" w:cs="Times New Roman"/>
            <w:noProof/>
            <w:sz w:val="24"/>
            <w:szCs w:val="24"/>
            <w:lang w:val="en"/>
          </w:rPr>
          <mc:AlternateContent>
            <mc:Choice Requires="wpi">
              <w:drawing>
                <wp:anchor distT="0" distB="0" distL="114300" distR="114300" simplePos="0" relativeHeight="252226560" behindDoc="0" locked="0" layoutInCell="1" allowOverlap="1" wp14:anchorId="016C3004" wp14:editId="702153E3">
                  <wp:simplePos x="0" y="0"/>
                  <wp:positionH relativeFrom="column">
                    <wp:posOffset>4408457</wp:posOffset>
                  </wp:positionH>
                  <wp:positionV relativeFrom="paragraph">
                    <wp:posOffset>1498680</wp:posOffset>
                  </wp:positionV>
                  <wp:extent cx="33120" cy="13320"/>
                  <wp:effectExtent l="88900" t="139700" r="81280" b="139700"/>
                  <wp:wrapNone/>
                  <wp:docPr id="569" name="Ink 569"/>
                  <wp:cNvGraphicFramePr/>
                  <a:graphic xmlns:a="http://schemas.openxmlformats.org/drawingml/2006/main">
                    <a:graphicData uri="http://schemas.microsoft.com/office/word/2010/wordprocessingInk">
                      <w14:contentPart bwMode="auto" r:id="rId165">
                        <w14:nvContentPartPr>
                          <w14:cNvContentPartPr/>
                        </w14:nvContentPartPr>
                        <w14:xfrm>
                          <a:off x="0" y="0"/>
                          <a:ext cx="33120" cy="13320"/>
                        </w14:xfrm>
                      </w14:contentPart>
                    </a:graphicData>
                  </a:graphic>
                </wp:anchor>
              </w:drawing>
            </mc:Choice>
            <mc:Fallback>
              <w:pict>
                <v:shape w14:anchorId="7A0E55B8" id="Ink 569" o:spid="_x0000_s1026" type="#_x0000_t75" style="position:absolute;margin-left:342.9pt;margin-top:109.55pt;width:11.05pt;height:18.0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&#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">
                  <v:imagedata r:id="rId166" o:title=""/>
                </v:shape>
              </w:pict>
            </mc:Fallback>
          </mc:AlternateContent>
        </w:r>
        <w:r w:rsidR="007C1571">
          <w:rPr>
            <w:rFonts w:ascii="Times New Roman" w:hAnsi="Times New Roman" w:cs="Times New Roman"/>
            <w:noProof/>
            <w:sz w:val="24"/>
            <w:szCs w:val="24"/>
            <w:lang w:val="en"/>
          </w:rPr>
          <mc:AlternateContent>
            <mc:Choice Requires="wpi">
              <w:drawing>
                <wp:anchor distT="0" distB="0" distL="114300" distR="114300" simplePos="0" relativeHeight="252225536" behindDoc="0" locked="0" layoutInCell="1" allowOverlap="1" wp14:anchorId="42C512E8" wp14:editId="00B4BDD5">
                  <wp:simplePos x="0" y="0"/>
                  <wp:positionH relativeFrom="column">
                    <wp:posOffset>4353017</wp:posOffset>
                  </wp:positionH>
                  <wp:positionV relativeFrom="paragraph">
                    <wp:posOffset>1554480</wp:posOffset>
                  </wp:positionV>
                  <wp:extent cx="829800" cy="39600"/>
                  <wp:effectExtent l="38100" t="38100" r="34290" b="36830"/>
                  <wp:wrapNone/>
                  <wp:docPr id="568" name="Ink 568"/>
                  <wp:cNvGraphicFramePr/>
                  <a:graphic xmlns:a="http://schemas.openxmlformats.org/drawingml/2006/main">
                    <a:graphicData uri="http://schemas.microsoft.com/office/word/2010/wordprocessingInk">
                      <w14:contentPart bwMode="auto" r:id="rId167">
                        <w14:nvContentPartPr>
                          <w14:cNvContentPartPr/>
                        </w14:nvContentPartPr>
                        <w14:xfrm>
                          <a:off x="0" y="0"/>
                          <a:ext cx="829800" cy="39600"/>
                        </w14:xfrm>
                      </w14:contentPart>
                    </a:graphicData>
                  </a:graphic>
                </wp:anchor>
              </w:drawing>
            </mc:Choice>
            <mc:Fallback>
              <w:pict>
                <v:shape w14:anchorId="6746C6E8" id="Ink 568" o:spid="_x0000_s1026" type="#_x0000_t75" style="position:absolute;margin-left:341.55pt;margin-top:121.2pt;width:67.8pt;height:5.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">
                  <v:imagedata r:id="rId168" o:title=""/>
                </v:shape>
              </w:pict>
            </mc:Fallback>
          </mc:AlternateContent>
        </w:r>
        <w:r w:rsidR="00E233F7">
          <w:rPr>
            <w:rFonts w:ascii="Times New Roman" w:hAnsi="Times New Roman" w:cs="Times New Roman"/>
            <w:noProof/>
            <w:sz w:val="24"/>
            <w:szCs w:val="24"/>
            <w:lang w:val="en"/>
          </w:rPr>
          <mc:AlternateContent>
            <mc:Choice Requires="wpi">
              <w:drawing>
                <wp:anchor distT="0" distB="0" distL="114300" distR="114300" simplePos="0" relativeHeight="252224512" behindDoc="0" locked="0" layoutInCell="1" allowOverlap="1" wp14:anchorId="46940AA6" wp14:editId="4EC5F2DE">
                  <wp:simplePos x="0" y="0"/>
                  <wp:positionH relativeFrom="column">
                    <wp:posOffset>2861310</wp:posOffset>
                  </wp:positionH>
                  <wp:positionV relativeFrom="paragraph">
                    <wp:posOffset>773430</wp:posOffset>
                  </wp:positionV>
                  <wp:extent cx="338760" cy="150495"/>
                  <wp:effectExtent l="38100" t="38100" r="29845" b="40005"/>
                  <wp:wrapNone/>
                  <wp:docPr id="567" name="Ink 567"/>
                  <wp:cNvGraphicFramePr/>
                  <a:graphic xmlns:a="http://schemas.openxmlformats.org/drawingml/2006/main">
                    <a:graphicData uri="http://schemas.microsoft.com/office/word/2010/wordprocessingInk">
                      <w14:contentPart bwMode="auto" r:id="rId169">
                        <w14:nvContentPartPr>
                          <w14:cNvContentPartPr/>
                        </w14:nvContentPartPr>
                        <w14:xfrm>
                          <a:off x="0" y="0"/>
                          <a:ext cx="338760" cy="150495"/>
                        </w14:xfrm>
                      </w14:contentPart>
                    </a:graphicData>
                  </a:graphic>
                </wp:anchor>
              </w:drawing>
            </mc:Choice>
            <mc:Fallback>
              <w:pict>
                <v:shape w14:anchorId="60B6A48C" id="Ink 567" o:spid="_x0000_s1026" type="#_x0000_t75" style="position:absolute;margin-left:224.1pt;margin-top:59.7pt;width:29.1pt;height:14.25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">
                  <v:imagedata r:id="rId170" o:title=""/>
                </v:shape>
              </w:pict>
            </mc:Fallback>
          </mc:AlternateContent>
        </w:r>
        <w:r w:rsidR="00E233F7">
          <w:rPr>
            <w:rFonts w:ascii="Times New Roman" w:hAnsi="Times New Roman" w:cs="Times New Roman"/>
            <w:noProof/>
            <w:sz w:val="24"/>
            <w:szCs w:val="24"/>
            <w:lang w:val="en"/>
          </w:rPr>
          <mc:AlternateContent>
            <mc:Choice Requires="wpi">
              <w:drawing>
                <wp:anchor distT="0" distB="0" distL="114300" distR="114300" simplePos="0" relativeHeight="252221440" behindDoc="0" locked="0" layoutInCell="1" allowOverlap="1" wp14:anchorId="12B4408F" wp14:editId="140AEBF8">
                  <wp:simplePos x="0" y="0"/>
                  <wp:positionH relativeFrom="column">
                    <wp:posOffset>3602057</wp:posOffset>
                  </wp:positionH>
                  <wp:positionV relativeFrom="paragraph">
                    <wp:posOffset>476589</wp:posOffset>
                  </wp:positionV>
                  <wp:extent cx="163800" cy="176760"/>
                  <wp:effectExtent l="38100" t="38100" r="40005" b="39370"/>
                  <wp:wrapNone/>
                  <wp:docPr id="564" name="Ink 564"/>
                  <wp:cNvGraphicFramePr/>
                  <a:graphic xmlns:a="http://schemas.openxmlformats.org/drawingml/2006/main">
                    <a:graphicData uri="http://schemas.microsoft.com/office/word/2010/wordprocessingInk">
                      <w14:contentPart bwMode="auto" r:id="rId171">
                        <w14:nvContentPartPr>
                          <w14:cNvContentPartPr/>
                        </w14:nvContentPartPr>
                        <w14:xfrm>
                          <a:off x="0" y="0"/>
                          <a:ext cx="163800" cy="176760"/>
                        </w14:xfrm>
                      </w14:contentPart>
                    </a:graphicData>
                  </a:graphic>
                </wp:anchor>
              </w:drawing>
            </mc:Choice>
            <mc:Fallback>
              <w:pict>
                <v:shape w14:anchorId="7376A915" id="Ink 564" o:spid="_x0000_s1026" type="#_x0000_t75" style="position:absolute;margin-left:282.45pt;margin-top:36.35pt;width:15.35pt;height:16.3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">
                  <v:imagedata r:id="rId172" o:title=""/>
                </v:shape>
              </w:pict>
            </mc:Fallback>
          </mc:AlternateContent>
        </w:r>
        <w:r w:rsidR="00E233F7">
          <w:rPr>
            <w:rFonts w:ascii="Times New Roman" w:hAnsi="Times New Roman" w:cs="Times New Roman"/>
            <w:noProof/>
            <w:sz w:val="24"/>
            <w:szCs w:val="24"/>
            <w:lang w:val="en"/>
          </w:rPr>
          <mc:AlternateContent>
            <mc:Choice Requires="wpi">
              <w:drawing>
                <wp:anchor distT="0" distB="0" distL="114300" distR="114300" simplePos="0" relativeHeight="252220416" behindDoc="0" locked="0" layoutInCell="1" allowOverlap="1" wp14:anchorId="5D3190A8" wp14:editId="014F4D2A">
                  <wp:simplePos x="0" y="0"/>
                  <wp:positionH relativeFrom="column">
                    <wp:posOffset>783590</wp:posOffset>
                  </wp:positionH>
                  <wp:positionV relativeFrom="paragraph">
                    <wp:posOffset>113665</wp:posOffset>
                  </wp:positionV>
                  <wp:extent cx="529005" cy="320675"/>
                  <wp:effectExtent l="38100" t="38100" r="42545" b="34925"/>
                  <wp:wrapNone/>
                  <wp:docPr id="563" name="Ink 563"/>
                  <wp:cNvGraphicFramePr/>
                  <a:graphic xmlns:a="http://schemas.openxmlformats.org/drawingml/2006/main">
                    <a:graphicData uri="http://schemas.microsoft.com/office/word/2010/wordprocessingInk">
                      <w14:contentPart bwMode="auto" r:id="rId173">
                        <w14:nvContentPartPr>
                          <w14:cNvContentPartPr/>
                        </w14:nvContentPartPr>
                        <w14:xfrm>
                          <a:off x="0" y="0"/>
                          <a:ext cx="529005" cy="320675"/>
                        </w14:xfrm>
                      </w14:contentPart>
                    </a:graphicData>
                  </a:graphic>
                </wp:anchor>
              </w:drawing>
            </mc:Choice>
            <mc:Fallback>
              <w:pict>
                <v:shape w14:anchorId="6717CDDA" id="Ink 563" o:spid="_x0000_s1026" type="#_x0000_t75" style="position:absolute;margin-left:60.5pt;margin-top:7.75pt;width:44.05pt;height:27.6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">
                  <v:imagedata r:id="rId174" o:title=""/>
                </v:shape>
              </w:pict>
            </mc:Fallback>
          </mc:AlternateContent>
        </w:r>
      </w:ins>
      <w:ins w:id="56" w:author="Michael Milton PhD" w:date="2019-09-17T06:57:00Z">
        <w:r w:rsidR="00E233F7">
          <w:rPr>
            <w:rFonts w:ascii="Times New Roman" w:hAnsi="Times New Roman" w:cs="Times New Roman"/>
            <w:noProof/>
            <w:sz w:val="24"/>
            <w:szCs w:val="24"/>
            <w:lang w:val="en"/>
          </w:rPr>
          <mc:AlternateContent>
            <mc:Choice Requires="wpi">
              <w:drawing>
                <wp:anchor distT="0" distB="0" distL="114300" distR="114300" simplePos="0" relativeHeight="252216320" behindDoc="0" locked="0" layoutInCell="1" allowOverlap="1" wp14:anchorId="06CA3B93" wp14:editId="05243FE9">
                  <wp:simplePos x="0" y="0"/>
                  <wp:positionH relativeFrom="column">
                    <wp:posOffset>630257</wp:posOffset>
                  </wp:positionH>
                  <wp:positionV relativeFrom="paragraph">
                    <wp:posOffset>235029</wp:posOffset>
                  </wp:positionV>
                  <wp:extent cx="153720" cy="372600"/>
                  <wp:effectExtent l="38100" t="38100" r="11430" b="46990"/>
                  <wp:wrapNone/>
                  <wp:docPr id="559" name="Ink 559"/>
                  <wp:cNvGraphicFramePr/>
                  <a:graphic xmlns:a="http://schemas.openxmlformats.org/drawingml/2006/main">
                    <a:graphicData uri="http://schemas.microsoft.com/office/word/2010/wordprocessingInk">
                      <w14:contentPart bwMode="auto" r:id="rId175">
                        <w14:nvContentPartPr>
                          <w14:cNvContentPartPr/>
                        </w14:nvContentPartPr>
                        <w14:xfrm>
                          <a:off x="0" y="0"/>
                          <a:ext cx="153720" cy="372600"/>
                        </w14:xfrm>
                      </w14:contentPart>
                    </a:graphicData>
                  </a:graphic>
                </wp:anchor>
              </w:drawing>
            </mc:Choice>
            <mc:Fallback>
              <w:pict>
                <v:shape w14:anchorId="2A3022FF" id="Ink 559" o:spid="_x0000_s1026" type="#_x0000_t75" style="position:absolute;margin-left:48.45pt;margin-top:17.3pt;width:14.5pt;height:31.8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">
                  <v:imagedata r:id="rId176" o:title=""/>
                </v:shape>
              </w:pict>
            </mc:Fallback>
          </mc:AlternateContent>
        </w:r>
      </w:ins>
      <w:r w:rsidR="00667846" w:rsidRPr="008444CD">
        <w:rPr>
          <w:rFonts w:ascii="Times New Roman" w:hAnsi="Times New Roman" w:cs="Times New Roman"/>
          <w:sz w:val="24"/>
          <w:szCs w:val="24"/>
          <w:lang w:val="en"/>
        </w:rPr>
        <w:t xml:space="preserve">In his introduction during a lecture at Oregon Humanities Center, Dr. Edward Tick quotes Aeschylus as saying the following trite statement: “In war truth is the first casualty.” Before American forces went into Iraq in 2003, the total justification for the war was that the Iraqi government had in its possession Weapons of Mass Destruction (WMD). For a government which had been viewed as a rogue state since the Persian Gulf War, it was an easy sell for the Bush administration to convince the American community that the invasion of Iraq was, in fact, one of the ways of saving “Western civilization” from the oncoming annihilation by its enemies. Consequently, according to Samuel Huntington, </w:t>
      </w:r>
    </w:p>
    <w:p w14:paraId="53C244D2" w14:textId="30BAC5AC" w:rsidR="00667846" w:rsidRDefault="00B039AE" w:rsidP="006D609C">
      <w:pPr>
        <w:autoSpaceDE w:val="0"/>
        <w:autoSpaceDN w:val="0"/>
        <w:adjustRightInd w:val="0"/>
        <w:spacing w:line="240" w:lineRule="auto"/>
        <w:ind w:left="720" w:right="720"/>
        <w:jc w:val="both"/>
        <w:rPr>
          <w:rFonts w:ascii="Times New Roman" w:hAnsi="Times New Roman" w:cs="Times New Roman"/>
          <w:sz w:val="24"/>
          <w:szCs w:val="24"/>
          <w:lang w:val="en"/>
        </w:rPr>
      </w:pPr>
      <w:ins w:id="57" w:author="Michael Milton PhD" w:date="2019-09-17T07:00:00Z">
        <w:r>
          <w:rPr>
            <w:rFonts w:ascii="Times New Roman" w:hAnsi="Times New Roman" w:cs="Times New Roman"/>
            <w:noProof/>
            <w:sz w:val="24"/>
            <w:szCs w:val="24"/>
            <w:lang w:val="en"/>
          </w:rPr>
          <mc:AlternateContent>
            <mc:Choice Requires="wpi">
              <w:drawing>
                <wp:anchor distT="0" distB="0" distL="114300" distR="114300" simplePos="0" relativeHeight="252293120" behindDoc="0" locked="0" layoutInCell="1" allowOverlap="1" wp14:anchorId="16CB11E3" wp14:editId="0D458F12">
                  <wp:simplePos x="0" y="0"/>
                  <wp:positionH relativeFrom="column">
                    <wp:posOffset>-473710</wp:posOffset>
                  </wp:positionH>
                  <wp:positionV relativeFrom="paragraph">
                    <wp:posOffset>-1024890</wp:posOffset>
                  </wp:positionV>
                  <wp:extent cx="7233920" cy="2807970"/>
                  <wp:effectExtent l="50800" t="50800" r="55880" b="49530"/>
                  <wp:wrapNone/>
                  <wp:docPr id="634" name="Ink 634"/>
                  <wp:cNvGraphicFramePr/>
                  <a:graphic xmlns:a="http://schemas.openxmlformats.org/drawingml/2006/main">
                    <a:graphicData uri="http://schemas.microsoft.com/office/word/2010/wordprocessingInk">
                      <w14:contentPart bwMode="auto" r:id="rId177">
                        <w14:nvContentPartPr>
                          <w14:cNvContentPartPr/>
                        </w14:nvContentPartPr>
                        <w14:xfrm>
                          <a:off x="0" y="0"/>
                          <a:ext cx="7233920" cy="2807970"/>
                        </w14:xfrm>
                      </w14:contentPart>
                    </a:graphicData>
                  </a:graphic>
                </wp:anchor>
              </w:drawing>
            </mc:Choice>
            <mc:Fallback>
              <w:pict>
                <v:shape w14:anchorId="1C0C346C" id="Ink 634" o:spid="_x0000_s1026" type="#_x0000_t75" style="position:absolute;margin-left:-38.9pt;margin-top:-82.3pt;width:572.4pt;height:224.3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">
                  <v:imagedata r:id="rId178" o:title=""/>
                </v:shape>
              </w:pict>
            </mc:Fallback>
          </mc:AlternateContent>
        </w:r>
      </w:ins>
      <w:r w:rsidR="00667846" w:rsidRPr="008444CD">
        <w:rPr>
          <w:rFonts w:ascii="Times New Roman" w:hAnsi="Times New Roman" w:cs="Times New Roman"/>
          <w:sz w:val="24"/>
          <w:szCs w:val="24"/>
          <w:lang w:val="en"/>
        </w:rPr>
        <w:t>The great divisions among humankind and the dominating source of conflict will be cultural. Nation</w:t>
      </w:r>
      <w:r w:rsidR="00D02AF1" w:rsidRPr="008444CD">
        <w:rPr>
          <w:rFonts w:ascii="Times New Roman" w:hAnsi="Times New Roman" w:cs="Times New Roman"/>
          <w:sz w:val="24"/>
          <w:szCs w:val="24"/>
          <w:lang w:val="en"/>
        </w:rPr>
        <w:t>-</w:t>
      </w:r>
      <w:r w:rsidR="00667846" w:rsidRPr="008444CD">
        <w:rPr>
          <w:rFonts w:ascii="Times New Roman" w:hAnsi="Times New Roman" w:cs="Times New Roman"/>
          <w:sz w:val="24"/>
          <w:szCs w:val="24"/>
          <w:lang w:val="en"/>
        </w:rPr>
        <w:t>states will remain the most powerful actors in world affairs, but the principal conflicts of global politics will occur between nations and groups of different civilizations. The clash of civilizations will dominate global politics. The fault lines between civilizations will be the battle lines of the future.</w:t>
      </w:r>
      <w:r w:rsidR="000C4858">
        <w:rPr>
          <w:rStyle w:val="FootnoteReference"/>
          <w:rFonts w:ascii="Times New Roman" w:hAnsi="Times New Roman" w:cs="Times New Roman"/>
          <w:sz w:val="24"/>
          <w:szCs w:val="24"/>
          <w:lang w:val="en"/>
        </w:rPr>
        <w:footnoteReference w:id="16"/>
      </w:r>
    </w:p>
    <w:p w14:paraId="11B8EBA5" w14:textId="6213B185" w:rsidR="000573AA" w:rsidRPr="008444CD" w:rsidRDefault="000573AA" w:rsidP="000573AA">
      <w:pPr>
        <w:autoSpaceDE w:val="0"/>
        <w:autoSpaceDN w:val="0"/>
        <w:adjustRightInd w:val="0"/>
        <w:spacing w:after="0" w:line="240" w:lineRule="auto"/>
        <w:ind w:left="720" w:right="720"/>
        <w:jc w:val="both"/>
        <w:rPr>
          <w:rFonts w:ascii="Times New Roman" w:hAnsi="Times New Roman" w:cs="Times New Roman"/>
          <w:sz w:val="24"/>
          <w:szCs w:val="24"/>
          <w:lang w:val="en"/>
        </w:rPr>
      </w:pPr>
    </w:p>
    <w:p w14:paraId="5ED717BC" w14:textId="115445C8" w:rsidR="00667846" w:rsidRPr="008444CD" w:rsidRDefault="00632C30" w:rsidP="00373142">
      <w:pPr>
        <w:autoSpaceDE w:val="0"/>
        <w:autoSpaceDN w:val="0"/>
        <w:adjustRightInd w:val="0"/>
        <w:spacing w:line="480" w:lineRule="auto"/>
        <w:ind w:firstLine="720"/>
        <w:jc w:val="both"/>
        <w:rPr>
          <w:rFonts w:ascii="Times New Roman" w:hAnsi="Times New Roman" w:cs="Times New Roman"/>
          <w:sz w:val="24"/>
          <w:szCs w:val="24"/>
          <w:lang w:val="en"/>
        </w:rPr>
      </w:pPr>
      <w:ins w:id="58" w:author="Michael Milton PhD" w:date="2019-09-17T07:01:00Z">
        <w:r>
          <w:rPr>
            <w:rFonts w:ascii="Times New Roman" w:hAnsi="Times New Roman" w:cs="Times New Roman"/>
            <w:noProof/>
            <w:sz w:val="24"/>
            <w:szCs w:val="24"/>
            <w:lang w:val="en"/>
          </w:rPr>
          <mc:AlternateContent>
            <mc:Choice Requires="wpi">
              <w:drawing>
                <wp:anchor distT="0" distB="0" distL="114300" distR="114300" simplePos="0" relativeHeight="252324864" behindDoc="0" locked="0" layoutInCell="1" allowOverlap="1" wp14:anchorId="7F0A9D35" wp14:editId="740D8E2B">
                  <wp:simplePos x="0" y="0"/>
                  <wp:positionH relativeFrom="column">
                    <wp:posOffset>3258820</wp:posOffset>
                  </wp:positionH>
                  <wp:positionV relativeFrom="paragraph">
                    <wp:posOffset>1503045</wp:posOffset>
                  </wp:positionV>
                  <wp:extent cx="526075" cy="228600"/>
                  <wp:effectExtent l="25400" t="38100" r="0" b="50800"/>
                  <wp:wrapNone/>
                  <wp:docPr id="665" name="Ink 665"/>
                  <wp:cNvGraphicFramePr/>
                  <a:graphic xmlns:a="http://schemas.openxmlformats.org/drawingml/2006/main">
                    <a:graphicData uri="http://schemas.microsoft.com/office/word/2010/wordprocessingInk">
                      <w14:contentPart bwMode="auto" r:id="rId179">
                        <w14:nvContentPartPr>
                          <w14:cNvContentPartPr/>
                        </w14:nvContentPartPr>
                        <w14:xfrm>
                          <a:off x="0" y="0"/>
                          <a:ext cx="526075" cy="228600"/>
                        </w14:xfrm>
                      </w14:contentPart>
                    </a:graphicData>
                  </a:graphic>
                </wp:anchor>
              </w:drawing>
            </mc:Choice>
            <mc:Fallback>
              <w:pict>
                <v:shape w14:anchorId="100731AA" id="Ink 665" o:spid="_x0000_s1026" type="#_x0000_t75" style="position:absolute;margin-left:255pt;margin-top:117.15pt;width:44.2pt;height:20.8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">
                  <v:imagedata r:id="rId180" o:title=""/>
                </v:shape>
              </w:pict>
            </mc:Fallback>
          </mc:AlternateContent>
        </w:r>
        <w:r>
          <w:rPr>
            <w:rFonts w:ascii="Times New Roman" w:hAnsi="Times New Roman" w:cs="Times New Roman"/>
            <w:noProof/>
            <w:sz w:val="24"/>
            <w:szCs w:val="24"/>
            <w:lang w:val="en"/>
          </w:rPr>
          <mc:AlternateContent>
            <mc:Choice Requires="wpi">
              <w:drawing>
                <wp:anchor distT="0" distB="0" distL="114300" distR="114300" simplePos="0" relativeHeight="252321792" behindDoc="0" locked="0" layoutInCell="1" allowOverlap="1" wp14:anchorId="6C81CF41" wp14:editId="7E1F6072">
                  <wp:simplePos x="0" y="0"/>
                  <wp:positionH relativeFrom="column">
                    <wp:posOffset>-162560</wp:posOffset>
                  </wp:positionH>
                  <wp:positionV relativeFrom="paragraph">
                    <wp:posOffset>1287145</wp:posOffset>
                  </wp:positionV>
                  <wp:extent cx="253365" cy="588010"/>
                  <wp:effectExtent l="50800" t="50800" r="51435" b="46990"/>
                  <wp:wrapNone/>
                  <wp:docPr id="662" name="Ink 662"/>
                  <wp:cNvGraphicFramePr/>
                  <a:graphic xmlns:a="http://schemas.openxmlformats.org/drawingml/2006/main">
                    <a:graphicData uri="http://schemas.microsoft.com/office/word/2010/wordprocessingInk">
                      <w14:contentPart bwMode="auto" r:id="rId181">
                        <w14:nvContentPartPr>
                          <w14:cNvContentPartPr/>
                        </w14:nvContentPartPr>
                        <w14:xfrm>
                          <a:off x="0" y="0"/>
                          <a:ext cx="253365" cy="588010"/>
                        </w14:xfrm>
                      </w14:contentPart>
                    </a:graphicData>
                  </a:graphic>
                </wp:anchor>
              </w:drawing>
            </mc:Choice>
            <mc:Fallback>
              <w:pict>
                <v:shape w14:anchorId="0D65490C" id="Ink 662" o:spid="_x0000_s1026" type="#_x0000_t75" style="position:absolute;margin-left:-14.4pt;margin-top:99.75pt;width:23.15pt;height:49.5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">
                  <v:imagedata r:id="rId182" o:title=""/>
                </v:shape>
              </w:pict>
            </mc:Fallback>
          </mc:AlternateContent>
        </w:r>
        <w:r>
          <w:rPr>
            <w:rFonts w:ascii="Times New Roman" w:hAnsi="Times New Roman" w:cs="Times New Roman"/>
            <w:noProof/>
            <w:sz w:val="24"/>
            <w:szCs w:val="24"/>
            <w:lang w:val="en"/>
          </w:rPr>
          <mc:AlternateContent>
            <mc:Choice Requires="wpi">
              <w:drawing>
                <wp:anchor distT="0" distB="0" distL="114300" distR="114300" simplePos="0" relativeHeight="252318720" behindDoc="0" locked="0" layoutInCell="1" allowOverlap="1" wp14:anchorId="3E73B741" wp14:editId="31C0EA17">
                  <wp:simplePos x="0" y="0"/>
                  <wp:positionH relativeFrom="column">
                    <wp:posOffset>5264150</wp:posOffset>
                  </wp:positionH>
                  <wp:positionV relativeFrom="paragraph">
                    <wp:posOffset>906780</wp:posOffset>
                  </wp:positionV>
                  <wp:extent cx="365925" cy="324485"/>
                  <wp:effectExtent l="38100" t="38100" r="40640" b="43815"/>
                  <wp:wrapNone/>
                  <wp:docPr id="659" name="Ink 659"/>
                  <wp:cNvGraphicFramePr/>
                  <a:graphic xmlns:a="http://schemas.openxmlformats.org/drawingml/2006/main">
                    <a:graphicData uri="http://schemas.microsoft.com/office/word/2010/wordprocessingInk">
                      <w14:contentPart bwMode="auto" r:id="rId183">
                        <w14:nvContentPartPr>
                          <w14:cNvContentPartPr/>
                        </w14:nvContentPartPr>
                        <w14:xfrm>
                          <a:off x="0" y="0"/>
                          <a:ext cx="365925" cy="324485"/>
                        </w14:xfrm>
                      </w14:contentPart>
                    </a:graphicData>
                  </a:graphic>
                </wp:anchor>
              </w:drawing>
            </mc:Choice>
            <mc:Fallback>
              <w:pict>
                <v:shape w14:anchorId="1D7AB6E4" id="Ink 659" o:spid="_x0000_s1026" type="#_x0000_t75" style="position:absolute;margin-left:413.3pt;margin-top:70.2pt;width:31.2pt;height:27.95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">
                  <v:imagedata r:id="rId184" o:title=""/>
                </v:shape>
              </w:pict>
            </mc:Fallback>
          </mc:AlternateContent>
        </w:r>
      </w:ins>
      <w:ins w:id="59" w:author="Michael Milton PhD" w:date="2019-09-17T07:00:00Z">
        <w:r>
          <w:rPr>
            <w:rFonts w:ascii="Times New Roman" w:hAnsi="Times New Roman" w:cs="Times New Roman"/>
            <w:noProof/>
            <w:sz w:val="24"/>
            <w:szCs w:val="24"/>
            <w:lang w:val="en"/>
          </w:rPr>
          <mc:AlternateContent>
            <mc:Choice Requires="wpi">
              <w:drawing>
                <wp:anchor distT="0" distB="0" distL="114300" distR="114300" simplePos="0" relativeHeight="252314624" behindDoc="0" locked="0" layoutInCell="1" allowOverlap="1" wp14:anchorId="20D3B5A6" wp14:editId="00793AC6">
                  <wp:simplePos x="0" y="0"/>
                  <wp:positionH relativeFrom="column">
                    <wp:posOffset>4320257</wp:posOffset>
                  </wp:positionH>
                  <wp:positionV relativeFrom="paragraph">
                    <wp:posOffset>1166755</wp:posOffset>
                  </wp:positionV>
                  <wp:extent cx="59040" cy="85320"/>
                  <wp:effectExtent l="38100" t="38100" r="43180" b="41910"/>
                  <wp:wrapNone/>
                  <wp:docPr id="655" name="Ink 655"/>
                  <wp:cNvGraphicFramePr/>
                  <a:graphic xmlns:a="http://schemas.openxmlformats.org/drawingml/2006/main">
                    <a:graphicData uri="http://schemas.microsoft.com/office/word/2010/wordprocessingInk">
                      <w14:contentPart bwMode="auto" r:id="rId185">
                        <w14:nvContentPartPr>
                          <w14:cNvContentPartPr/>
                        </w14:nvContentPartPr>
                        <w14:xfrm>
                          <a:off x="0" y="0"/>
                          <a:ext cx="59040" cy="85320"/>
                        </w14:xfrm>
                      </w14:contentPart>
                    </a:graphicData>
                  </a:graphic>
                </wp:anchor>
              </w:drawing>
            </mc:Choice>
            <mc:Fallback>
              <w:pict>
                <v:shape w14:anchorId="41ED9F79" id="Ink 655" o:spid="_x0000_s1026" type="#_x0000_t75" style="position:absolute;margin-left:339pt;margin-top:90.65pt;width:7.1pt;height:9.1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">
                  <v:imagedata r:id="rId186" o:title=""/>
                </v:shape>
              </w:pict>
            </mc:Fallback>
          </mc:AlternateContent>
        </w:r>
        <w:r w:rsidR="00D73806">
          <w:rPr>
            <w:rFonts w:ascii="Times New Roman" w:hAnsi="Times New Roman" w:cs="Times New Roman"/>
            <w:noProof/>
            <w:sz w:val="24"/>
            <w:szCs w:val="24"/>
            <w:lang w:val="en"/>
          </w:rPr>
          <mc:AlternateContent>
            <mc:Choice Requires="wpi">
              <w:drawing>
                <wp:anchor distT="0" distB="0" distL="114300" distR="114300" simplePos="0" relativeHeight="252313600" behindDoc="0" locked="0" layoutInCell="1" allowOverlap="1" wp14:anchorId="626EB141" wp14:editId="73A4CDE3">
                  <wp:simplePos x="0" y="0"/>
                  <wp:positionH relativeFrom="column">
                    <wp:posOffset>1038225</wp:posOffset>
                  </wp:positionH>
                  <wp:positionV relativeFrom="paragraph">
                    <wp:posOffset>513715</wp:posOffset>
                  </wp:positionV>
                  <wp:extent cx="930910" cy="404495"/>
                  <wp:effectExtent l="50800" t="50800" r="59690" b="52705"/>
                  <wp:wrapNone/>
                  <wp:docPr id="654" name="Ink 654"/>
                  <wp:cNvGraphicFramePr/>
                  <a:graphic xmlns:a="http://schemas.openxmlformats.org/drawingml/2006/main">
                    <a:graphicData uri="http://schemas.microsoft.com/office/word/2010/wordprocessingInk">
                      <w14:contentPart bwMode="auto" r:id="rId187">
                        <w14:nvContentPartPr>
                          <w14:cNvContentPartPr/>
                        </w14:nvContentPartPr>
                        <w14:xfrm>
                          <a:off x="0" y="0"/>
                          <a:ext cx="930910" cy="404495"/>
                        </w14:xfrm>
                      </w14:contentPart>
                    </a:graphicData>
                  </a:graphic>
                </wp:anchor>
              </w:drawing>
            </mc:Choice>
            <mc:Fallback>
              <w:pict>
                <v:shape w14:anchorId="1BC5D7BC" id="Ink 654" o:spid="_x0000_s1026" type="#_x0000_t75" style="position:absolute;margin-left:80.15pt;margin-top:38.85pt;width:76.5pt;height:35.05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">
                  <v:imagedata r:id="rId188" o:title=""/>
                </v:shape>
              </w:pict>
            </mc:Fallback>
          </mc:AlternateContent>
        </w:r>
        <w:r w:rsidR="00D73806">
          <w:rPr>
            <w:rFonts w:ascii="Times New Roman" w:hAnsi="Times New Roman" w:cs="Times New Roman"/>
            <w:noProof/>
            <w:sz w:val="24"/>
            <w:szCs w:val="24"/>
            <w:lang w:val="en"/>
          </w:rPr>
          <mc:AlternateContent>
            <mc:Choice Requires="wpi">
              <w:drawing>
                <wp:anchor distT="0" distB="0" distL="114300" distR="114300" simplePos="0" relativeHeight="252309504" behindDoc="0" locked="0" layoutInCell="1" allowOverlap="1" wp14:anchorId="1E1813C2" wp14:editId="44B29525">
                  <wp:simplePos x="0" y="0"/>
                  <wp:positionH relativeFrom="column">
                    <wp:posOffset>2752725</wp:posOffset>
                  </wp:positionH>
                  <wp:positionV relativeFrom="paragraph">
                    <wp:posOffset>-407670</wp:posOffset>
                  </wp:positionV>
                  <wp:extent cx="3115440" cy="904990"/>
                  <wp:effectExtent l="38100" t="38100" r="34290" b="47625"/>
                  <wp:wrapNone/>
                  <wp:docPr id="650" name="Ink 650"/>
                  <wp:cNvGraphicFramePr/>
                  <a:graphic xmlns:a="http://schemas.openxmlformats.org/drawingml/2006/main">
                    <a:graphicData uri="http://schemas.microsoft.com/office/word/2010/wordprocessingInk">
                      <w14:contentPart bwMode="auto" r:id="rId189">
                        <w14:nvContentPartPr>
                          <w14:cNvContentPartPr/>
                        </w14:nvContentPartPr>
                        <w14:xfrm>
                          <a:off x="0" y="0"/>
                          <a:ext cx="3115440" cy="904990"/>
                        </w14:xfrm>
                      </w14:contentPart>
                    </a:graphicData>
                  </a:graphic>
                </wp:anchor>
              </w:drawing>
            </mc:Choice>
            <mc:Fallback>
              <w:pict>
                <v:shape w14:anchorId="43C18523" id="Ink 650" o:spid="_x0000_s1026" type="#_x0000_t75" style="position:absolute;margin-left:215.55pt;margin-top:-33.3pt;width:247.7pt;height:74.0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">
                  <v:imagedata r:id="rId190" o:title=""/>
                </v:shape>
              </w:pict>
            </mc:Fallback>
          </mc:AlternateContent>
        </w:r>
      </w:ins>
      <w:r w:rsidR="00667846" w:rsidRPr="008444CD">
        <w:rPr>
          <w:rFonts w:ascii="Times New Roman" w:hAnsi="Times New Roman" w:cs="Times New Roman"/>
          <w:sz w:val="24"/>
          <w:szCs w:val="24"/>
          <w:lang w:val="en"/>
        </w:rPr>
        <w:t xml:space="preserve">Going by Huntington’s hypothesis that “civilizations will be the latest phase in the evolution of conflicts in the modern world,” it should, therefore, not come as a surprise that a corresponding market for killers emerges. The logicality of his postulation opens up a grave and imminent concern that demands the protection of a “civilization,” which in this instance is western civilization. In </w:t>
      </w:r>
      <w:r w:rsidR="00667846" w:rsidRPr="008444CD">
        <w:rPr>
          <w:rFonts w:ascii="Times New Roman" w:hAnsi="Times New Roman" w:cs="Times New Roman"/>
          <w:i/>
          <w:iCs/>
          <w:sz w:val="24"/>
          <w:szCs w:val="24"/>
          <w:lang w:val="en"/>
        </w:rPr>
        <w:t xml:space="preserve">Clash of Civilizations </w:t>
      </w:r>
      <w:r w:rsidR="00667846" w:rsidRPr="008444CD">
        <w:rPr>
          <w:rFonts w:ascii="Times New Roman" w:hAnsi="Times New Roman" w:cs="Times New Roman"/>
          <w:sz w:val="24"/>
          <w:szCs w:val="24"/>
          <w:lang w:val="en"/>
        </w:rPr>
        <w:t>Huntington</w:t>
      </w:r>
      <w:r w:rsidR="00667846" w:rsidRPr="008444CD">
        <w:rPr>
          <w:rFonts w:ascii="Times New Roman" w:hAnsi="Times New Roman" w:cs="Times New Roman"/>
          <w:i/>
          <w:iCs/>
          <w:sz w:val="24"/>
          <w:szCs w:val="24"/>
          <w:lang w:val="en"/>
        </w:rPr>
        <w:t xml:space="preserve"> </w:t>
      </w:r>
      <w:r w:rsidR="00373142" w:rsidRPr="008444CD">
        <w:rPr>
          <w:rFonts w:ascii="Times New Roman" w:hAnsi="Times New Roman" w:cs="Times New Roman"/>
          <w:sz w:val="24"/>
          <w:szCs w:val="24"/>
          <w:lang w:val="en"/>
        </w:rPr>
        <w:t>argues that,</w:t>
      </w:r>
    </w:p>
    <w:p w14:paraId="7CB67344" w14:textId="328C8F29" w:rsidR="00667846" w:rsidRDefault="00D02AF1" w:rsidP="006D609C">
      <w:pPr>
        <w:autoSpaceDE w:val="0"/>
        <w:autoSpaceDN w:val="0"/>
        <w:adjustRightInd w:val="0"/>
        <w:spacing w:after="0" w:line="240" w:lineRule="auto"/>
        <w:ind w:left="720" w:right="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Political leaders and scholars can not ignore the unfortunate truth in these old truth</w:t>
      </w:r>
      <w:r w:rsidR="00667846" w:rsidRPr="008444CD">
        <w:rPr>
          <w:rFonts w:ascii="Times New Roman" w:hAnsi="Times New Roman" w:cs="Times New Roman"/>
          <w:sz w:val="24"/>
          <w:szCs w:val="24"/>
          <w:lang w:val="en"/>
        </w:rPr>
        <w:t>s. For peoples seeking identity and reinventing ethnicity, enemies are essential, and the potentially most dangerous enmities occur across the fault lines between the world's major civilizations.</w:t>
      </w:r>
      <w:r w:rsidR="000C4858">
        <w:rPr>
          <w:rStyle w:val="FootnoteReference"/>
          <w:rFonts w:ascii="Times New Roman" w:hAnsi="Times New Roman" w:cs="Times New Roman"/>
          <w:sz w:val="24"/>
          <w:szCs w:val="24"/>
          <w:lang w:val="en"/>
        </w:rPr>
        <w:footnoteReference w:id="17"/>
      </w:r>
    </w:p>
    <w:p w14:paraId="571601D8" w14:textId="77777777" w:rsidR="006D609C" w:rsidRPr="008444CD" w:rsidRDefault="006D609C" w:rsidP="006D609C">
      <w:pPr>
        <w:autoSpaceDE w:val="0"/>
        <w:autoSpaceDN w:val="0"/>
        <w:adjustRightInd w:val="0"/>
        <w:spacing w:line="240" w:lineRule="auto"/>
        <w:ind w:left="720" w:right="720"/>
        <w:jc w:val="both"/>
        <w:rPr>
          <w:rFonts w:ascii="Times New Roman" w:hAnsi="Times New Roman" w:cs="Times New Roman"/>
          <w:sz w:val="24"/>
          <w:szCs w:val="24"/>
          <w:lang w:val="en"/>
        </w:rPr>
      </w:pPr>
    </w:p>
    <w:p w14:paraId="111B2587" w14:textId="6734F31F" w:rsidR="00460BD5" w:rsidRPr="008444CD" w:rsidRDefault="00632C30" w:rsidP="00373142">
      <w:pPr>
        <w:autoSpaceDE w:val="0"/>
        <w:autoSpaceDN w:val="0"/>
        <w:adjustRightInd w:val="0"/>
        <w:spacing w:line="480" w:lineRule="auto"/>
        <w:ind w:firstLine="720"/>
        <w:jc w:val="both"/>
        <w:rPr>
          <w:rFonts w:ascii="Times New Roman" w:hAnsi="Times New Roman" w:cs="Times New Roman"/>
          <w:sz w:val="24"/>
          <w:szCs w:val="24"/>
          <w:lang w:val="en"/>
        </w:rPr>
      </w:pPr>
      <w:ins w:id="60" w:author="Michael Milton PhD" w:date="2019-09-17T07:01:00Z">
        <w:r>
          <w:rPr>
            <w:rFonts w:ascii="Times New Roman" w:hAnsi="Times New Roman" w:cs="Times New Roman"/>
            <w:noProof/>
            <w:sz w:val="24"/>
            <w:szCs w:val="24"/>
            <w:lang w:val="en"/>
          </w:rPr>
          <w:lastRenderedPageBreak/>
          <mc:AlternateContent>
            <mc:Choice Requires="wpi">
              <w:drawing>
                <wp:anchor distT="0" distB="0" distL="114300" distR="114300" simplePos="0" relativeHeight="252325888" behindDoc="0" locked="0" layoutInCell="1" allowOverlap="1" wp14:anchorId="755FD169" wp14:editId="13A1D268">
                  <wp:simplePos x="0" y="0"/>
                  <wp:positionH relativeFrom="column">
                    <wp:posOffset>4499897</wp:posOffset>
                  </wp:positionH>
                  <wp:positionV relativeFrom="paragraph">
                    <wp:posOffset>127183</wp:posOffset>
                  </wp:positionV>
                  <wp:extent cx="252000" cy="29880"/>
                  <wp:effectExtent l="38100" t="38100" r="40640" b="33655"/>
                  <wp:wrapNone/>
                  <wp:docPr id="666" name="Ink 666"/>
                  <wp:cNvGraphicFramePr/>
                  <a:graphic xmlns:a="http://schemas.openxmlformats.org/drawingml/2006/main">
                    <a:graphicData uri="http://schemas.microsoft.com/office/word/2010/wordprocessingInk">
                      <w14:contentPart bwMode="auto" r:id="rId191">
                        <w14:nvContentPartPr>
                          <w14:cNvContentPartPr/>
                        </w14:nvContentPartPr>
                        <w14:xfrm>
                          <a:off x="0" y="0"/>
                          <a:ext cx="252000" cy="29880"/>
                        </w14:xfrm>
                      </w14:contentPart>
                    </a:graphicData>
                  </a:graphic>
                </wp:anchor>
              </w:drawing>
            </mc:Choice>
            <mc:Fallback>
              <w:pict>
                <v:shape w14:anchorId="7A9F8557" id="Ink 666" o:spid="_x0000_s1026" type="#_x0000_t75" style="position:absolute;margin-left:353.1pt;margin-top:8.8pt;width:22.25pt;height:4.75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">
                  <v:imagedata r:id="rId192" o:title=""/>
                </v:shape>
              </w:pict>
            </mc:Fallback>
          </mc:AlternateContent>
        </w:r>
      </w:ins>
      <w:r w:rsidR="00460BD5" w:rsidRPr="008444CD">
        <w:rPr>
          <w:rFonts w:ascii="Times New Roman" w:hAnsi="Times New Roman" w:cs="Times New Roman"/>
          <w:sz w:val="24"/>
          <w:szCs w:val="24"/>
          <w:lang w:val="en"/>
        </w:rPr>
        <w:t xml:space="preserve">As Tick observed during his “War and the Soul” lecture, every one of us is affected by war. A moving account published in the </w:t>
      </w:r>
      <w:r w:rsidR="00460BD5" w:rsidRPr="008444CD">
        <w:rPr>
          <w:rFonts w:ascii="Times New Roman" w:hAnsi="Times New Roman" w:cs="Times New Roman"/>
          <w:i/>
          <w:iCs/>
          <w:sz w:val="24"/>
          <w:szCs w:val="24"/>
          <w:lang w:val="en"/>
        </w:rPr>
        <w:t>Independent</w:t>
      </w:r>
      <w:r w:rsidR="00460BD5" w:rsidRPr="008444CD">
        <w:rPr>
          <w:rFonts w:ascii="Times New Roman" w:hAnsi="Times New Roman" w:cs="Times New Roman"/>
          <w:sz w:val="24"/>
          <w:szCs w:val="24"/>
          <w:lang w:val="en"/>
        </w:rPr>
        <w:t>, of Fergus Anckorn, a member of the 118</w:t>
      </w:r>
      <w:r w:rsidR="00460BD5" w:rsidRPr="008444CD">
        <w:rPr>
          <w:rFonts w:ascii="Times New Roman" w:hAnsi="Times New Roman" w:cs="Times New Roman"/>
          <w:sz w:val="24"/>
          <w:szCs w:val="24"/>
          <w:vertAlign w:val="superscript"/>
          <w:lang w:val="en"/>
        </w:rPr>
        <w:t>th</w:t>
      </w:r>
      <w:r w:rsidR="00460BD5" w:rsidRPr="008444CD">
        <w:rPr>
          <w:rFonts w:ascii="Times New Roman" w:hAnsi="Times New Roman" w:cs="Times New Roman"/>
          <w:sz w:val="24"/>
          <w:szCs w:val="24"/>
          <w:lang w:val="en"/>
        </w:rPr>
        <w:t xml:space="preserve"> Field Regiment Royal Artillery and member of the Magic Circle, narrates the ordeal of a Prisoner of War (PoW). In that account where Ancknorn tells about the brutality and death which he encountered at the hands of the Japanese in Singapore, Childs reports Ancknorn as saying the following: “I was blown up, I was shot, I survived a massacre, I was buried alive twice</w:t>
      </w:r>
      <w:r w:rsidR="00D02AF1" w:rsidRPr="008444CD">
        <w:rPr>
          <w:rFonts w:ascii="Times New Roman" w:hAnsi="Times New Roman" w:cs="Times New Roman"/>
          <w:sz w:val="24"/>
          <w:szCs w:val="24"/>
          <w:lang w:val="en"/>
        </w:rPr>
        <w:t>,</w:t>
      </w:r>
      <w:r w:rsidR="00460BD5" w:rsidRPr="008444CD">
        <w:rPr>
          <w:rFonts w:ascii="Times New Roman" w:hAnsi="Times New Roman" w:cs="Times New Roman"/>
          <w:sz w:val="24"/>
          <w:szCs w:val="24"/>
          <w:lang w:val="en"/>
        </w:rPr>
        <w:t xml:space="preserve"> and I was up in front of a firing squad twice. Apart from that</w:t>
      </w:r>
      <w:r w:rsidR="00D02AF1" w:rsidRPr="008444CD">
        <w:rPr>
          <w:rFonts w:ascii="Times New Roman" w:hAnsi="Times New Roman" w:cs="Times New Roman"/>
          <w:sz w:val="24"/>
          <w:szCs w:val="24"/>
          <w:lang w:val="en"/>
        </w:rPr>
        <w:t>,</w:t>
      </w:r>
      <w:r w:rsidR="00460BD5" w:rsidRPr="008444CD">
        <w:rPr>
          <w:rFonts w:ascii="Times New Roman" w:hAnsi="Times New Roman" w:cs="Times New Roman"/>
          <w:sz w:val="24"/>
          <w:szCs w:val="24"/>
          <w:lang w:val="en"/>
        </w:rPr>
        <w:t xml:space="preserve"> it was all right. Ancknorn’s story has been recorded in his memoir, </w:t>
      </w:r>
      <w:r w:rsidR="00460BD5" w:rsidRPr="008444CD">
        <w:rPr>
          <w:rFonts w:ascii="Times New Roman" w:hAnsi="Times New Roman" w:cs="Times New Roman"/>
          <w:i/>
          <w:iCs/>
          <w:sz w:val="24"/>
          <w:szCs w:val="24"/>
          <w:lang w:val="en"/>
        </w:rPr>
        <w:t>Captivity, Slavery</w:t>
      </w:r>
      <w:r w:rsidR="00D02AF1" w:rsidRPr="008444CD">
        <w:rPr>
          <w:rFonts w:ascii="Times New Roman" w:hAnsi="Times New Roman" w:cs="Times New Roman"/>
          <w:i/>
          <w:iCs/>
          <w:sz w:val="24"/>
          <w:szCs w:val="24"/>
          <w:lang w:val="en"/>
        </w:rPr>
        <w:t>,</w:t>
      </w:r>
      <w:r w:rsidR="00460BD5" w:rsidRPr="008444CD">
        <w:rPr>
          <w:rFonts w:ascii="Times New Roman" w:hAnsi="Times New Roman" w:cs="Times New Roman"/>
          <w:i/>
          <w:iCs/>
          <w:sz w:val="24"/>
          <w:szCs w:val="24"/>
          <w:lang w:val="en"/>
        </w:rPr>
        <w:t xml:space="preserve"> and Survival As a Far East Pow</w:t>
      </w:r>
      <w:r w:rsidR="00460BD5" w:rsidRPr="008444CD">
        <w:rPr>
          <w:rFonts w:ascii="Times New Roman" w:hAnsi="Times New Roman" w:cs="Times New Roman"/>
          <w:sz w:val="24"/>
          <w:szCs w:val="24"/>
          <w:lang w:val="en"/>
        </w:rPr>
        <w:t>, by Peter Fyans.</w:t>
      </w:r>
    </w:p>
    <w:p w14:paraId="7E70EE16" w14:textId="6048B75E" w:rsidR="00667846" w:rsidRPr="008444CD" w:rsidRDefault="00667846" w:rsidP="00373142">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What is instructive in the above statement is the compulsive and mandatory production of “enemies.” Once these enemies are created out of the dichotomy of “us-against-them, the next line of business is </w:t>
      </w:r>
      <w:r w:rsidR="00D02AF1" w:rsidRPr="008444CD">
        <w:rPr>
          <w:rFonts w:ascii="Times New Roman" w:hAnsi="Times New Roman" w:cs="Times New Roman"/>
          <w:sz w:val="24"/>
          <w:szCs w:val="24"/>
          <w:lang w:val="en"/>
        </w:rPr>
        <w:t>also t</w:t>
      </w:r>
      <w:r w:rsidRPr="008444CD">
        <w:rPr>
          <w:rFonts w:ascii="Times New Roman" w:hAnsi="Times New Roman" w:cs="Times New Roman"/>
          <w:sz w:val="24"/>
          <w:szCs w:val="24"/>
          <w:lang w:val="en"/>
        </w:rPr>
        <w:t>o produce the liquidating force of servicemen and women who would execute the biddings of war. These processes necessarily meant that souls are lost, not just on the metaphorical plane of interpretation. According to a scenario which played out during a conversation which Dr. Tick had with one of his client</w:t>
      </w:r>
      <w:r w:rsidR="00D02AF1" w:rsidRPr="008444CD">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s Art, war affects the soul at a viscerally psychosomatic and spiritual level layer. </w:t>
      </w:r>
    </w:p>
    <w:p w14:paraId="4D6AC1E5" w14:textId="47939BF5" w:rsidR="00667846" w:rsidRPr="008444CD" w:rsidRDefault="00667846" w:rsidP="00373142">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Beyond Art’s war narratives, Tick provided a focused and rapt attention for the veteran who was suffering from syndromes of Post-Traumatic Stress Disorder (PTSD). On his soul, Art told Tick that his own was long “gone.” Interestingly, Art was immediately immersed in his memory narrations when he realized that Tick “believed” his story.</w:t>
      </w:r>
    </w:p>
    <w:p w14:paraId="7C029A92" w14:textId="40A7EA3F" w:rsidR="00667846" w:rsidRPr="008444CD" w:rsidRDefault="00667846" w:rsidP="00373142">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Evidently, from Art’s story, people seldom take veteran stories seriously, particularly when they appear to be too distant and farfetched from the normal. Thus, while it is far too easy for people to believe conspiracy theories about war and corporations sponsoring them than believing </w:t>
      </w:r>
      <w:r w:rsidRPr="008444CD">
        <w:rPr>
          <w:rFonts w:ascii="Times New Roman" w:hAnsi="Times New Roman" w:cs="Times New Roman"/>
          <w:sz w:val="24"/>
          <w:szCs w:val="24"/>
          <w:lang w:val="en"/>
        </w:rPr>
        <w:lastRenderedPageBreak/>
        <w:t xml:space="preserve">the actual stories of the veterans who themselves make the wars happen. Ignoring this critical aspect in constructions of war is dangerous to the social stability and health memory of veterans. </w:t>
      </w:r>
    </w:p>
    <w:p w14:paraId="7645B55A" w14:textId="70B9CE70" w:rsidR="000828A1" w:rsidRPr="008444CD" w:rsidRDefault="000828A1" w:rsidP="00373142">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In </w:t>
      </w:r>
      <w:r w:rsidRPr="008444CD">
        <w:rPr>
          <w:rFonts w:ascii="Times New Roman" w:hAnsi="Times New Roman" w:cs="Times New Roman"/>
          <w:i/>
          <w:iCs/>
          <w:sz w:val="24"/>
          <w:szCs w:val="24"/>
          <w:lang w:val="en"/>
        </w:rPr>
        <w:t>War and the American Difference: Theological Reflections on Violence and National Identity</w:t>
      </w:r>
      <w:r w:rsidRPr="008444CD">
        <w:rPr>
          <w:rFonts w:ascii="Times New Roman" w:hAnsi="Times New Roman" w:cs="Times New Roman"/>
          <w:sz w:val="24"/>
          <w:szCs w:val="24"/>
          <w:lang w:val="en"/>
        </w:rPr>
        <w:t>, Stanley Hauerwas strives “to convince Christians that war has been abolished.” As idealistic as his thesis appears</w:t>
      </w:r>
      <w:r w:rsidR="00D02AF1" w:rsidRPr="008444CD">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 Hauerwas himself knows that ours is “a world of war.” The ever-present dangers of war and its devastating consequences are the preoccupations of both Karl Marlantes’ </w:t>
      </w:r>
      <w:r w:rsidRPr="008444CD">
        <w:rPr>
          <w:rFonts w:ascii="Times New Roman" w:hAnsi="Times New Roman" w:cs="Times New Roman"/>
          <w:i/>
          <w:iCs/>
          <w:sz w:val="24"/>
          <w:szCs w:val="24"/>
          <w:lang w:val="en"/>
        </w:rPr>
        <w:t xml:space="preserve">What It Is Like to Go to War </w:t>
      </w:r>
      <w:r w:rsidRPr="008444CD">
        <w:rPr>
          <w:rFonts w:ascii="Times New Roman" w:hAnsi="Times New Roman" w:cs="Times New Roman"/>
          <w:sz w:val="24"/>
          <w:szCs w:val="24"/>
          <w:lang w:val="en"/>
        </w:rPr>
        <w:t xml:space="preserve">and the edited-volume by Robert G. Clouse </w:t>
      </w:r>
      <w:r w:rsidRPr="008444CD">
        <w:rPr>
          <w:rFonts w:ascii="Times New Roman" w:hAnsi="Times New Roman" w:cs="Times New Roman"/>
          <w:i/>
          <w:iCs/>
          <w:sz w:val="24"/>
          <w:szCs w:val="24"/>
          <w:lang w:val="en"/>
        </w:rPr>
        <w:t>War: Four Christian Views</w:t>
      </w:r>
      <w:r w:rsidRPr="008444CD">
        <w:rPr>
          <w:rFonts w:ascii="Times New Roman" w:hAnsi="Times New Roman" w:cs="Times New Roman"/>
          <w:sz w:val="24"/>
          <w:szCs w:val="24"/>
          <w:lang w:val="en"/>
        </w:rPr>
        <w:t xml:space="preserve">. </w:t>
      </w:r>
      <w:r w:rsidR="000C4858">
        <w:rPr>
          <w:rStyle w:val="FootnoteReference"/>
          <w:rFonts w:ascii="Times New Roman" w:hAnsi="Times New Roman" w:cs="Times New Roman"/>
          <w:sz w:val="24"/>
          <w:szCs w:val="24"/>
          <w:lang w:val="en"/>
        </w:rPr>
        <w:footnoteReference w:id="18"/>
      </w:r>
    </w:p>
    <w:p w14:paraId="20DB3F8E" w14:textId="7F1D9121" w:rsidR="00F7798C" w:rsidRPr="008444CD" w:rsidRDefault="003A38AD" w:rsidP="008A2DAF">
      <w:pPr>
        <w:autoSpaceDE w:val="0"/>
        <w:autoSpaceDN w:val="0"/>
        <w:adjustRightInd w:val="0"/>
        <w:spacing w:line="480" w:lineRule="auto"/>
        <w:ind w:firstLine="720"/>
        <w:jc w:val="both"/>
        <w:rPr>
          <w:rFonts w:ascii="Times New Roman" w:hAnsi="Times New Roman" w:cs="Times New Roman"/>
          <w:sz w:val="24"/>
          <w:szCs w:val="24"/>
          <w:lang w:val="en"/>
        </w:rPr>
      </w:pPr>
      <w:ins w:id="61" w:author="Michael Milton PhD" w:date="2019-09-17T07:03:00Z">
        <w:r>
          <w:rPr>
            <w:rFonts w:ascii="Times New Roman" w:hAnsi="Times New Roman" w:cs="Times New Roman"/>
            <w:noProof/>
            <w:sz w:val="24"/>
            <w:szCs w:val="24"/>
            <w:lang w:val="en"/>
          </w:rPr>
          <mc:AlternateContent>
            <mc:Choice Requires="wpi">
              <w:drawing>
                <wp:anchor distT="0" distB="0" distL="114300" distR="114300" simplePos="0" relativeHeight="252352512" behindDoc="0" locked="0" layoutInCell="1" allowOverlap="1" wp14:anchorId="48F2D6C5" wp14:editId="3753A82E">
                  <wp:simplePos x="0" y="0"/>
                  <wp:positionH relativeFrom="column">
                    <wp:posOffset>2713355</wp:posOffset>
                  </wp:positionH>
                  <wp:positionV relativeFrom="paragraph">
                    <wp:posOffset>1939290</wp:posOffset>
                  </wp:positionV>
                  <wp:extent cx="839520" cy="75600"/>
                  <wp:effectExtent l="50800" t="50800" r="24130" b="38735"/>
                  <wp:wrapNone/>
                  <wp:docPr id="692" name="Ink 692"/>
                  <wp:cNvGraphicFramePr/>
                  <a:graphic xmlns:a="http://schemas.openxmlformats.org/drawingml/2006/main">
                    <a:graphicData uri="http://schemas.microsoft.com/office/word/2010/wordprocessingInk">
                      <w14:contentPart bwMode="auto" r:id="rId193">
                        <w14:nvContentPartPr>
                          <w14:cNvContentPartPr/>
                        </w14:nvContentPartPr>
                        <w14:xfrm>
                          <a:off x="0" y="0"/>
                          <a:ext cx="839520" cy="75600"/>
                        </w14:xfrm>
                      </w14:contentPart>
                    </a:graphicData>
                  </a:graphic>
                </wp:anchor>
              </w:drawing>
            </mc:Choice>
            <mc:Fallback>
              <w:pict>
                <v:shape w14:anchorId="75436CED" id="Ink 692" o:spid="_x0000_s1026" type="#_x0000_t75" style="position:absolute;margin-left:212.45pt;margin-top:151.5pt;width:68.5pt;height:8.3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">
                  <v:imagedata r:id="rId194" o:title=""/>
                </v:shape>
              </w:pict>
            </mc:Fallback>
          </mc:AlternateContent>
        </w:r>
      </w:ins>
      <w:ins w:id="62" w:author="Michael Milton PhD" w:date="2019-09-17T07:02:00Z">
        <w:r w:rsidR="0031720A">
          <w:rPr>
            <w:rFonts w:ascii="Times New Roman" w:hAnsi="Times New Roman" w:cs="Times New Roman"/>
            <w:noProof/>
            <w:sz w:val="24"/>
            <w:szCs w:val="24"/>
            <w:lang w:val="en"/>
          </w:rPr>
          <mc:AlternateContent>
            <mc:Choice Requires="wpi">
              <w:drawing>
                <wp:anchor distT="0" distB="0" distL="114300" distR="114300" simplePos="0" relativeHeight="252349440" behindDoc="0" locked="0" layoutInCell="1" allowOverlap="1" wp14:anchorId="1CE0C1F0" wp14:editId="4614B973">
                  <wp:simplePos x="0" y="0"/>
                  <wp:positionH relativeFrom="column">
                    <wp:posOffset>672465</wp:posOffset>
                  </wp:positionH>
                  <wp:positionV relativeFrom="paragraph">
                    <wp:posOffset>814705</wp:posOffset>
                  </wp:positionV>
                  <wp:extent cx="2139480" cy="288925"/>
                  <wp:effectExtent l="50800" t="38100" r="32385" b="41275"/>
                  <wp:wrapNone/>
                  <wp:docPr id="689" name="Ink 689"/>
                  <wp:cNvGraphicFramePr/>
                  <a:graphic xmlns:a="http://schemas.openxmlformats.org/drawingml/2006/main">
                    <a:graphicData uri="http://schemas.microsoft.com/office/word/2010/wordprocessingInk">
                      <w14:contentPart bwMode="auto" r:id="rId195">
                        <w14:nvContentPartPr>
                          <w14:cNvContentPartPr/>
                        </w14:nvContentPartPr>
                        <w14:xfrm>
                          <a:off x="0" y="0"/>
                          <a:ext cx="2139480" cy="288925"/>
                        </w14:xfrm>
                      </w14:contentPart>
                    </a:graphicData>
                  </a:graphic>
                </wp:anchor>
              </w:drawing>
            </mc:Choice>
            <mc:Fallback>
              <w:pict>
                <v:shape w14:anchorId="5A960A8C" id="Ink 689" o:spid="_x0000_s1026" type="#_x0000_t75" style="position:absolute;margin-left:51.35pt;margin-top:62.95pt;width:171.65pt;height:25.15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">
                  <v:imagedata r:id="rId196" o:title=""/>
                </v:shape>
              </w:pict>
            </mc:Fallback>
          </mc:AlternateContent>
        </w:r>
      </w:ins>
      <w:r w:rsidR="000828A1" w:rsidRPr="008444CD">
        <w:rPr>
          <w:rFonts w:ascii="Times New Roman" w:hAnsi="Times New Roman" w:cs="Times New Roman"/>
          <w:sz w:val="24"/>
          <w:szCs w:val="24"/>
          <w:lang w:val="en"/>
        </w:rPr>
        <w:t>One of the key topics which the above</w:t>
      </w:r>
      <w:r w:rsidR="00D02AF1" w:rsidRPr="008444CD">
        <w:rPr>
          <w:rFonts w:ascii="Times New Roman" w:hAnsi="Times New Roman" w:cs="Times New Roman"/>
          <w:sz w:val="24"/>
          <w:szCs w:val="24"/>
          <w:lang w:val="en"/>
        </w:rPr>
        <w:t>-</w:t>
      </w:r>
      <w:r w:rsidR="000828A1" w:rsidRPr="008444CD">
        <w:rPr>
          <w:rFonts w:ascii="Times New Roman" w:hAnsi="Times New Roman" w:cs="Times New Roman"/>
          <w:sz w:val="24"/>
          <w:szCs w:val="24"/>
          <w:lang w:val="en"/>
        </w:rPr>
        <w:t xml:space="preserve">listed texts the authors and discussants focus on is the lurking, and many times, problematic endings of several persons who had been involved in the distasteful business of killing for a living. To that end, one question which emerges from the </w:t>
      </w:r>
      <w:r w:rsidR="00D02AF1" w:rsidRPr="008444CD">
        <w:rPr>
          <w:rFonts w:ascii="Times New Roman" w:hAnsi="Times New Roman" w:cs="Times New Roman"/>
          <w:sz w:val="24"/>
          <w:szCs w:val="24"/>
          <w:lang w:val="en"/>
        </w:rPr>
        <w:t>preced</w:t>
      </w:r>
      <w:r w:rsidR="000828A1" w:rsidRPr="008444CD">
        <w:rPr>
          <w:rFonts w:ascii="Times New Roman" w:hAnsi="Times New Roman" w:cs="Times New Roman"/>
          <w:sz w:val="24"/>
          <w:szCs w:val="24"/>
          <w:lang w:val="en"/>
        </w:rPr>
        <w:t xml:space="preserve">ing is “what kind of care would one expect to be given to persons who themselves had been involved in taking of other peoples’ lives.” Naturally, à la Dr. Samuel L. Rieger’s struggles with the contradictions of giving attention to killers or “murders,” society—through its law and regulations—demands one form of punishment or the other for anyone who has taken the life of another person. </w:t>
      </w:r>
      <w:r w:rsidR="00F7798C" w:rsidRPr="008444CD">
        <w:rPr>
          <w:rFonts w:ascii="Times New Roman" w:hAnsi="Times New Roman" w:cs="Times New Roman"/>
          <w:sz w:val="24"/>
          <w:szCs w:val="24"/>
          <w:lang w:val="en"/>
        </w:rPr>
        <w:t>Furthermore, in his lecture “War and the Soul,” Tick recognizes that</w:t>
      </w:r>
      <w:r w:rsidR="00373142" w:rsidRPr="008444CD">
        <w:rPr>
          <w:rFonts w:ascii="Times New Roman" w:hAnsi="Times New Roman" w:cs="Times New Roman"/>
          <w:sz w:val="24"/>
          <w:szCs w:val="24"/>
          <w:lang w:val="en"/>
        </w:rPr>
        <w:t>,</w:t>
      </w:r>
    </w:p>
    <w:p w14:paraId="1621E2C9" w14:textId="72070B98" w:rsidR="00F7798C" w:rsidRDefault="00F7798C" w:rsidP="006D609C">
      <w:pPr>
        <w:autoSpaceDE w:val="0"/>
        <w:autoSpaceDN w:val="0"/>
        <w:adjustRightInd w:val="0"/>
        <w:spacing w:line="240" w:lineRule="auto"/>
        <w:ind w:left="720" w:right="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The process of creating a soldier is arduous and expensive. It entails not just training but dehumanizing. One moment at soldier at Fort Drum declared, ‘Our soldiers are trained killers</w:t>
      </w:r>
      <w:r w:rsidR="00D02AF1" w:rsidRPr="008444CD">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 and they don’t scare.’ This soldier voiced rage and dehumanization, and hunger for revenge or conditions they create trauma.</w:t>
      </w:r>
      <w:r w:rsidR="000C4858">
        <w:rPr>
          <w:rStyle w:val="FootnoteReference"/>
          <w:rFonts w:ascii="Times New Roman" w:hAnsi="Times New Roman" w:cs="Times New Roman"/>
          <w:sz w:val="24"/>
          <w:szCs w:val="24"/>
          <w:lang w:val="en"/>
        </w:rPr>
        <w:footnoteReference w:id="19"/>
      </w:r>
    </w:p>
    <w:p w14:paraId="529B8709" w14:textId="77777777" w:rsidR="006D609C" w:rsidRPr="008444CD" w:rsidRDefault="006D609C" w:rsidP="006D609C">
      <w:pPr>
        <w:autoSpaceDE w:val="0"/>
        <w:autoSpaceDN w:val="0"/>
        <w:adjustRightInd w:val="0"/>
        <w:spacing w:after="0" w:line="240" w:lineRule="auto"/>
        <w:ind w:left="720" w:right="720"/>
        <w:jc w:val="both"/>
        <w:rPr>
          <w:rFonts w:ascii="Times New Roman" w:hAnsi="Times New Roman" w:cs="Times New Roman"/>
          <w:sz w:val="24"/>
          <w:szCs w:val="24"/>
          <w:lang w:val="en"/>
        </w:rPr>
      </w:pPr>
    </w:p>
    <w:p w14:paraId="2D05F557" w14:textId="1074D1E2" w:rsidR="00F7798C" w:rsidRPr="008444CD" w:rsidRDefault="00F7798C" w:rsidP="00373142">
      <w:pPr>
        <w:tabs>
          <w:tab w:val="left" w:pos="1260"/>
        </w:tabs>
        <w:autoSpaceDE w:val="0"/>
        <w:autoSpaceDN w:val="0"/>
        <w:adjustRightInd w:val="0"/>
        <w:spacing w:line="480" w:lineRule="auto"/>
        <w:jc w:val="both"/>
        <w:rPr>
          <w:rFonts w:ascii="Times New Roman" w:hAnsi="Times New Roman" w:cs="Times New Roman"/>
          <w:sz w:val="24"/>
          <w:szCs w:val="24"/>
          <w:lang w:val="en"/>
        </w:rPr>
      </w:pPr>
      <w:r w:rsidRPr="008444CD">
        <w:rPr>
          <w:rFonts w:ascii="Times New Roman" w:hAnsi="Times New Roman" w:cs="Times New Roman"/>
          <w:sz w:val="24"/>
          <w:szCs w:val="24"/>
          <w:lang w:val="en"/>
        </w:rPr>
        <w:lastRenderedPageBreak/>
        <w:t xml:space="preserve">Tick asserts that our government does put enough investments into caring for our military in post-service life. While commenting on what men and women in the military have to endure to deemed fully qualified and efficient </w:t>
      </w:r>
      <w:r w:rsidR="00D02AF1" w:rsidRPr="008444CD">
        <w:rPr>
          <w:rFonts w:ascii="Times New Roman" w:hAnsi="Times New Roman" w:cs="Times New Roman"/>
          <w:sz w:val="24"/>
          <w:szCs w:val="24"/>
          <w:lang w:val="en"/>
        </w:rPr>
        <w:t>members of the armed forces</w:t>
      </w:r>
      <w:r w:rsidRPr="008444CD">
        <w:rPr>
          <w:rFonts w:ascii="Times New Roman" w:hAnsi="Times New Roman" w:cs="Times New Roman"/>
          <w:sz w:val="24"/>
          <w:szCs w:val="24"/>
          <w:lang w:val="en"/>
        </w:rPr>
        <w:t xml:space="preserve">, Tick states </w:t>
      </w:r>
      <w:r w:rsidR="00D02AF1" w:rsidRPr="008444CD">
        <w:rPr>
          <w:rFonts w:ascii="Times New Roman" w:hAnsi="Times New Roman" w:cs="Times New Roman"/>
          <w:sz w:val="24"/>
          <w:szCs w:val="24"/>
          <w:lang w:val="en"/>
        </w:rPr>
        <w:t>like this</w:t>
      </w:r>
      <w:r w:rsidRPr="008444CD">
        <w:rPr>
          <w:rFonts w:ascii="Times New Roman" w:hAnsi="Times New Roman" w:cs="Times New Roman"/>
          <w:sz w:val="24"/>
          <w:szCs w:val="24"/>
          <w:lang w:val="en"/>
        </w:rPr>
        <w:t xml:space="preserve">: </w:t>
      </w:r>
    </w:p>
    <w:p w14:paraId="58A1C68C" w14:textId="6CA47309" w:rsidR="00F7798C" w:rsidRDefault="00F7798C" w:rsidP="006D609C">
      <w:pPr>
        <w:tabs>
          <w:tab w:val="left" w:pos="1260"/>
        </w:tabs>
        <w:autoSpaceDE w:val="0"/>
        <w:autoSpaceDN w:val="0"/>
        <w:adjustRightInd w:val="0"/>
        <w:spacing w:line="240" w:lineRule="auto"/>
        <w:ind w:left="720" w:right="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But military service is supposed to build, not destroy men and women. A healthy society needs warriors and guardians of honor and maturity who restrain violence, who admit fear, without being crippled by it. We do not have to dehumanize our troops to create good soldiers.</w:t>
      </w:r>
    </w:p>
    <w:p w14:paraId="3C689ABA" w14:textId="77777777" w:rsidR="006D609C" w:rsidRPr="008444CD" w:rsidRDefault="006D609C" w:rsidP="006D609C">
      <w:pPr>
        <w:tabs>
          <w:tab w:val="left" w:pos="1260"/>
        </w:tabs>
        <w:autoSpaceDE w:val="0"/>
        <w:autoSpaceDN w:val="0"/>
        <w:adjustRightInd w:val="0"/>
        <w:spacing w:after="0" w:line="240" w:lineRule="auto"/>
        <w:ind w:left="720" w:right="720"/>
        <w:jc w:val="both"/>
        <w:rPr>
          <w:rFonts w:ascii="Times New Roman" w:hAnsi="Times New Roman" w:cs="Times New Roman"/>
          <w:sz w:val="24"/>
          <w:szCs w:val="24"/>
          <w:lang w:val="en"/>
        </w:rPr>
      </w:pPr>
    </w:p>
    <w:p w14:paraId="514ACEB0" w14:textId="127F7FEB" w:rsidR="00F7798C" w:rsidRDefault="00F7798C" w:rsidP="00373142">
      <w:pPr>
        <w:tabs>
          <w:tab w:val="left" w:pos="1260"/>
        </w:tabs>
        <w:autoSpaceDE w:val="0"/>
        <w:autoSpaceDN w:val="0"/>
        <w:adjustRightInd w:val="0"/>
        <w:spacing w:line="480" w:lineRule="auto"/>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By calling out and engaging our system that operates at below </w:t>
      </w:r>
      <w:r w:rsidR="00D02AF1" w:rsidRPr="008444CD">
        <w:rPr>
          <w:rFonts w:ascii="Times New Roman" w:hAnsi="Times New Roman" w:cs="Times New Roman"/>
          <w:sz w:val="24"/>
          <w:szCs w:val="24"/>
          <w:lang w:val="en"/>
        </w:rPr>
        <w:t xml:space="preserve">the </w:t>
      </w:r>
      <w:r w:rsidRPr="008444CD">
        <w:rPr>
          <w:rFonts w:ascii="Times New Roman" w:hAnsi="Times New Roman" w:cs="Times New Roman"/>
          <w:sz w:val="24"/>
          <w:szCs w:val="24"/>
          <w:lang w:val="en"/>
        </w:rPr>
        <w:t xml:space="preserve">minimum level of expectation when it comes to veterans, Tick brings to the fore the enduring nature of Post-Traumatic Stress Disorder. </w:t>
      </w:r>
    </w:p>
    <w:p w14:paraId="22A83D0B" w14:textId="2B3AA0BF" w:rsidR="001B24AB" w:rsidRPr="001B24AB" w:rsidRDefault="001B24AB" w:rsidP="00373142">
      <w:pPr>
        <w:tabs>
          <w:tab w:val="left" w:pos="1260"/>
        </w:tabs>
        <w:autoSpaceDE w:val="0"/>
        <w:autoSpaceDN w:val="0"/>
        <w:adjustRightInd w:val="0"/>
        <w:spacing w:line="480" w:lineRule="auto"/>
        <w:jc w:val="both"/>
        <w:rPr>
          <w:rFonts w:ascii="Times New Roman" w:hAnsi="Times New Roman" w:cs="Times New Roman"/>
          <w:b/>
          <w:sz w:val="24"/>
          <w:szCs w:val="24"/>
          <w:lang w:val="en"/>
        </w:rPr>
      </w:pPr>
      <w:r w:rsidRPr="001B24AB">
        <w:rPr>
          <w:rFonts w:ascii="Times New Roman" w:hAnsi="Times New Roman" w:cs="Times New Roman"/>
          <w:b/>
          <w:sz w:val="24"/>
          <w:szCs w:val="24"/>
          <w:lang w:val="en"/>
        </w:rPr>
        <w:t>Trauma from War</w:t>
      </w:r>
    </w:p>
    <w:p w14:paraId="3DE80A02" w14:textId="63B11838" w:rsidR="00F7798C" w:rsidRPr="008444CD" w:rsidRDefault="00F7798C" w:rsidP="00373142">
      <w:pPr>
        <w:tabs>
          <w:tab w:val="left" w:pos="1260"/>
        </w:tabs>
        <w:autoSpaceDE w:val="0"/>
        <w:autoSpaceDN w:val="0"/>
        <w:adjustRightInd w:val="0"/>
        <w:spacing w:line="480" w:lineRule="auto"/>
        <w:ind w:firstLine="81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In a review of </w:t>
      </w:r>
      <w:r w:rsidRPr="008444CD">
        <w:rPr>
          <w:rFonts w:ascii="Times New Roman" w:hAnsi="Times New Roman" w:cs="Times New Roman"/>
          <w:i/>
          <w:iCs/>
          <w:sz w:val="24"/>
          <w:szCs w:val="24"/>
          <w:lang w:val="en"/>
        </w:rPr>
        <w:t>War and the Soul</w:t>
      </w:r>
      <w:r w:rsidRPr="008444CD">
        <w:rPr>
          <w:rFonts w:ascii="Times New Roman" w:hAnsi="Times New Roman" w:cs="Times New Roman"/>
          <w:sz w:val="24"/>
          <w:szCs w:val="24"/>
          <w:lang w:val="en"/>
        </w:rPr>
        <w:t xml:space="preserve">, James Lieberman writes that “At the tribal and national level, war represents divine will, participation in which requires subordination of individual will coupled with </w:t>
      </w:r>
      <w:r w:rsidR="00D02AF1" w:rsidRPr="008444CD">
        <w:rPr>
          <w:rFonts w:ascii="Times New Roman" w:hAnsi="Times New Roman" w:cs="Times New Roman"/>
          <w:sz w:val="24"/>
          <w:szCs w:val="24"/>
          <w:lang w:val="en"/>
        </w:rPr>
        <w:t xml:space="preserve">an </w:t>
      </w:r>
      <w:r w:rsidRPr="008444CD">
        <w:rPr>
          <w:rFonts w:ascii="Times New Roman" w:hAnsi="Times New Roman" w:cs="Times New Roman"/>
          <w:sz w:val="24"/>
          <w:szCs w:val="24"/>
          <w:lang w:val="en"/>
        </w:rPr>
        <w:t xml:space="preserve">elevation </w:t>
      </w:r>
      <w:r w:rsidR="00D02AF1" w:rsidRPr="008444CD">
        <w:rPr>
          <w:rFonts w:ascii="Times New Roman" w:hAnsi="Times New Roman" w:cs="Times New Roman"/>
          <w:sz w:val="24"/>
          <w:szCs w:val="24"/>
          <w:lang w:val="en"/>
        </w:rPr>
        <w:t>of the warrior to heroic status.” A</w:t>
      </w:r>
      <w:r w:rsidRPr="008444CD">
        <w:rPr>
          <w:rFonts w:ascii="Times New Roman" w:hAnsi="Times New Roman" w:cs="Times New Roman"/>
          <w:sz w:val="24"/>
          <w:szCs w:val="24"/>
          <w:lang w:val="en"/>
        </w:rPr>
        <w:t xml:space="preserve">n observation that dovetails into Karl Marlantes’s point in </w:t>
      </w:r>
      <w:r w:rsidRPr="008444CD">
        <w:rPr>
          <w:rFonts w:ascii="Times New Roman" w:hAnsi="Times New Roman" w:cs="Times New Roman"/>
          <w:i/>
          <w:iCs/>
          <w:sz w:val="24"/>
          <w:szCs w:val="24"/>
          <w:lang w:val="en"/>
        </w:rPr>
        <w:t>What It is Like to Go to War</w:t>
      </w:r>
      <w:r w:rsidRPr="008444CD">
        <w:rPr>
          <w:rFonts w:ascii="Times New Roman" w:hAnsi="Times New Roman" w:cs="Times New Roman"/>
          <w:sz w:val="24"/>
          <w:szCs w:val="24"/>
          <w:lang w:val="en"/>
        </w:rPr>
        <w:t>, when, for instance, he writes that:</w:t>
      </w:r>
    </w:p>
    <w:p w14:paraId="09D4C0ED" w14:textId="77777777" w:rsidR="00F7798C" w:rsidRDefault="00F7798C" w:rsidP="006D609C">
      <w:pPr>
        <w:tabs>
          <w:tab w:val="left" w:pos="1260"/>
        </w:tabs>
        <w:autoSpaceDE w:val="0"/>
        <w:autoSpaceDN w:val="0"/>
        <w:adjustRightInd w:val="0"/>
        <w:spacing w:line="240" w:lineRule="auto"/>
        <w:ind w:left="810" w:right="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I used to hesitate to say this worried it would only further fuel the accusation that we Vietnam veterans were the sick baby killers we were being told we were. Maybe some veterans did feel horrible and sick every time they killed another man, just the way many people think they ought to. I’m also sure some of the people telling me they’d feel horrible and sick could very well feel that way if they ever had to do it. But they didn’t have to. I did. And I didn’t feel that way. And it makes me feel angry when people lay on me what I ought to have felt. More important, it obscures the truth.</w:t>
      </w:r>
    </w:p>
    <w:p w14:paraId="2FC0332B" w14:textId="77777777" w:rsidR="006D609C" w:rsidRPr="008444CD" w:rsidRDefault="006D609C" w:rsidP="006D609C">
      <w:pPr>
        <w:tabs>
          <w:tab w:val="left" w:pos="1260"/>
        </w:tabs>
        <w:autoSpaceDE w:val="0"/>
        <w:autoSpaceDN w:val="0"/>
        <w:adjustRightInd w:val="0"/>
        <w:spacing w:after="0" w:line="240" w:lineRule="auto"/>
        <w:ind w:left="810" w:right="720"/>
        <w:jc w:val="both"/>
        <w:rPr>
          <w:rFonts w:ascii="Times New Roman" w:hAnsi="Times New Roman" w:cs="Times New Roman"/>
          <w:sz w:val="24"/>
          <w:szCs w:val="24"/>
          <w:lang w:val="en"/>
        </w:rPr>
      </w:pPr>
    </w:p>
    <w:p w14:paraId="41FA018A" w14:textId="32E9C28B" w:rsidR="00F7798C" w:rsidRPr="008444CD" w:rsidRDefault="00F7798C" w:rsidP="00373142">
      <w:pPr>
        <w:tabs>
          <w:tab w:val="left" w:pos="1260"/>
        </w:tabs>
        <w:autoSpaceDE w:val="0"/>
        <w:autoSpaceDN w:val="0"/>
        <w:adjustRightInd w:val="0"/>
        <w:spacing w:line="480" w:lineRule="auto"/>
        <w:ind w:firstLine="806"/>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By his own admission “that in combat all-out total aggression will help save your life,” Marlantes points us to the fact that, in addition to one of fighting for one’s own country, real war situation also meant that the soldier is fighting to stay alive. Hence, during </w:t>
      </w:r>
      <w:r w:rsidR="00D02AF1" w:rsidRPr="008444CD">
        <w:rPr>
          <w:rFonts w:ascii="Times New Roman" w:hAnsi="Times New Roman" w:cs="Times New Roman"/>
          <w:sz w:val="24"/>
          <w:szCs w:val="24"/>
          <w:lang w:val="en"/>
        </w:rPr>
        <w:t xml:space="preserve">the </w:t>
      </w:r>
      <w:r w:rsidRPr="008444CD">
        <w:rPr>
          <w:rFonts w:ascii="Times New Roman" w:hAnsi="Times New Roman" w:cs="Times New Roman"/>
          <w:sz w:val="24"/>
          <w:szCs w:val="24"/>
          <w:lang w:val="en"/>
        </w:rPr>
        <w:t xml:space="preserve">real war, it no longer matters whether people had favorable opinions or views about the military, generally speaking, or </w:t>
      </w:r>
      <w:r w:rsidRPr="008444CD">
        <w:rPr>
          <w:rFonts w:ascii="Times New Roman" w:hAnsi="Times New Roman" w:cs="Times New Roman"/>
          <w:sz w:val="24"/>
          <w:szCs w:val="24"/>
          <w:lang w:val="en"/>
        </w:rPr>
        <w:lastRenderedPageBreak/>
        <w:t xml:space="preserve">some soldiers specifically. What matters most is to, first and foremost, be alive; one must be alive to see victory. Unfortunately, as Tick remarks, what would have been victory turns out to be trauma and </w:t>
      </w:r>
      <w:r w:rsidR="00D02AF1" w:rsidRPr="008444CD">
        <w:rPr>
          <w:rFonts w:ascii="Times New Roman" w:hAnsi="Times New Roman" w:cs="Times New Roman"/>
          <w:sz w:val="24"/>
          <w:szCs w:val="24"/>
          <w:lang w:val="en"/>
        </w:rPr>
        <w:t xml:space="preserve">a </w:t>
      </w:r>
      <w:r w:rsidRPr="008444CD">
        <w:rPr>
          <w:rFonts w:ascii="Times New Roman" w:hAnsi="Times New Roman" w:cs="Times New Roman"/>
          <w:sz w:val="24"/>
          <w:szCs w:val="24"/>
          <w:lang w:val="en"/>
        </w:rPr>
        <w:t>series of painful memories when one considers the type of treatments that veterans receive:</w:t>
      </w:r>
    </w:p>
    <w:p w14:paraId="2F19E2E0" w14:textId="4CD90D23" w:rsidR="00F7798C" w:rsidRDefault="00F7798C" w:rsidP="006D609C">
      <w:pPr>
        <w:tabs>
          <w:tab w:val="left" w:pos="1260"/>
        </w:tabs>
        <w:autoSpaceDE w:val="0"/>
        <w:autoSpaceDN w:val="0"/>
        <w:adjustRightInd w:val="0"/>
        <w:spacing w:line="240" w:lineRule="auto"/>
        <w:ind w:left="720" w:right="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And we spend almost no time, effort</w:t>
      </w:r>
      <w:r w:rsidR="00D02AF1" w:rsidRPr="008444CD">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 or money to rehumanize them upon return. Short debriefings and arrays of medications to suppress the symptoms of pain and trauma cannot restore the hearts and souls of those who have seen combats, and cannot recreate successful post-service identity. There is a necessary and proper reciprocal relationship between any society and its warriors.  </w:t>
      </w:r>
    </w:p>
    <w:p w14:paraId="7B77B8D5" w14:textId="77777777" w:rsidR="006D609C" w:rsidRPr="008444CD" w:rsidRDefault="006D609C" w:rsidP="006D609C">
      <w:pPr>
        <w:tabs>
          <w:tab w:val="left" w:pos="1260"/>
        </w:tabs>
        <w:autoSpaceDE w:val="0"/>
        <w:autoSpaceDN w:val="0"/>
        <w:adjustRightInd w:val="0"/>
        <w:spacing w:after="0" w:line="240" w:lineRule="auto"/>
        <w:ind w:left="720"/>
        <w:jc w:val="both"/>
        <w:rPr>
          <w:rFonts w:ascii="Times New Roman" w:hAnsi="Times New Roman" w:cs="Times New Roman"/>
          <w:sz w:val="24"/>
          <w:szCs w:val="24"/>
          <w:lang w:val="en"/>
        </w:rPr>
      </w:pPr>
    </w:p>
    <w:p w14:paraId="03357963" w14:textId="3AE85005" w:rsidR="001B24AB" w:rsidRPr="001B24AB" w:rsidRDefault="001B24AB" w:rsidP="001B24AB">
      <w:pPr>
        <w:autoSpaceDE w:val="0"/>
        <w:autoSpaceDN w:val="0"/>
        <w:adjustRightInd w:val="0"/>
        <w:spacing w:line="480" w:lineRule="auto"/>
        <w:jc w:val="both"/>
        <w:rPr>
          <w:rFonts w:ascii="Times New Roman" w:hAnsi="Times New Roman" w:cs="Times New Roman"/>
          <w:b/>
          <w:sz w:val="24"/>
          <w:szCs w:val="24"/>
          <w:lang w:val="en"/>
        </w:rPr>
      </w:pPr>
      <w:r w:rsidRPr="001B24AB">
        <w:rPr>
          <w:rFonts w:ascii="Times New Roman" w:hAnsi="Times New Roman" w:cs="Times New Roman"/>
          <w:b/>
          <w:sz w:val="24"/>
          <w:szCs w:val="24"/>
          <w:lang w:val="en"/>
        </w:rPr>
        <w:t>P</w:t>
      </w:r>
      <w:r w:rsidR="00FB2D88">
        <w:rPr>
          <w:rFonts w:ascii="Times New Roman" w:hAnsi="Times New Roman" w:cs="Times New Roman"/>
          <w:b/>
          <w:sz w:val="24"/>
          <w:szCs w:val="24"/>
          <w:lang w:val="en"/>
        </w:rPr>
        <w:t xml:space="preserve">ost </w:t>
      </w:r>
      <w:r w:rsidRPr="001B24AB">
        <w:rPr>
          <w:rFonts w:ascii="Times New Roman" w:hAnsi="Times New Roman" w:cs="Times New Roman"/>
          <w:b/>
          <w:sz w:val="24"/>
          <w:szCs w:val="24"/>
          <w:lang w:val="en"/>
        </w:rPr>
        <w:t>T</w:t>
      </w:r>
      <w:r w:rsidR="00FB2D88">
        <w:rPr>
          <w:rFonts w:ascii="Times New Roman" w:hAnsi="Times New Roman" w:cs="Times New Roman"/>
          <w:b/>
          <w:sz w:val="24"/>
          <w:szCs w:val="24"/>
          <w:lang w:val="en"/>
        </w:rPr>
        <w:t xml:space="preserve">raumatic </w:t>
      </w:r>
      <w:r w:rsidRPr="001B24AB">
        <w:rPr>
          <w:rFonts w:ascii="Times New Roman" w:hAnsi="Times New Roman" w:cs="Times New Roman"/>
          <w:b/>
          <w:sz w:val="24"/>
          <w:szCs w:val="24"/>
          <w:lang w:val="en"/>
        </w:rPr>
        <w:t>S</w:t>
      </w:r>
      <w:r w:rsidR="00FB2D88">
        <w:rPr>
          <w:rFonts w:ascii="Times New Roman" w:hAnsi="Times New Roman" w:cs="Times New Roman"/>
          <w:b/>
          <w:sz w:val="24"/>
          <w:szCs w:val="24"/>
          <w:lang w:val="en"/>
        </w:rPr>
        <w:t xml:space="preserve">tress </w:t>
      </w:r>
      <w:r w:rsidRPr="001B24AB">
        <w:rPr>
          <w:rFonts w:ascii="Times New Roman" w:hAnsi="Times New Roman" w:cs="Times New Roman"/>
          <w:b/>
          <w:sz w:val="24"/>
          <w:szCs w:val="24"/>
          <w:lang w:val="en"/>
        </w:rPr>
        <w:t>D</w:t>
      </w:r>
      <w:r w:rsidR="00FB2D88">
        <w:rPr>
          <w:rFonts w:ascii="Times New Roman" w:hAnsi="Times New Roman" w:cs="Times New Roman"/>
          <w:b/>
          <w:sz w:val="24"/>
          <w:szCs w:val="24"/>
          <w:lang w:val="en"/>
        </w:rPr>
        <w:t>isorder (PTSD)</w:t>
      </w:r>
    </w:p>
    <w:p w14:paraId="0F2179C1" w14:textId="3DD9CBDC" w:rsidR="00F7798C" w:rsidRPr="008444CD" w:rsidRDefault="00F7798C" w:rsidP="00373142">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Lieberman finds it revealing that “Tick cites the fact that homeless veterans number some 270,000, most from the Vietnam War, and that suicides now outnumber fatal casualties from that war.” Besides, he reveals how Tick’s book shows that “PTSD afflicts not only the individual soul but that of a nation that once basked in the assurance of its goodness and now finds evidence of evil within.” Writing further on Tick’s assertions about PTSD, Lieberman states that:</w:t>
      </w:r>
    </w:p>
    <w:p w14:paraId="12489471" w14:textId="179A7BAE" w:rsidR="00F7798C" w:rsidRDefault="00F7798C" w:rsidP="006D609C">
      <w:pPr>
        <w:autoSpaceDE w:val="0"/>
        <w:autoSpaceDN w:val="0"/>
        <w:adjustRightInd w:val="0"/>
        <w:spacing w:line="240" w:lineRule="auto"/>
        <w:ind w:left="720" w:right="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Tick asserts that PTSD is an identity disorder that requires healing of a wounded soul. His method connects suffering </w:t>
      </w:r>
      <w:r w:rsidR="00D02AF1" w:rsidRPr="008444CD">
        <w:rPr>
          <w:rFonts w:ascii="Times New Roman" w:hAnsi="Times New Roman" w:cs="Times New Roman"/>
          <w:sz w:val="24"/>
          <w:szCs w:val="24"/>
          <w:lang w:val="en"/>
        </w:rPr>
        <w:t>from</w:t>
      </w:r>
      <w:r w:rsidRPr="008444CD">
        <w:rPr>
          <w:rFonts w:ascii="Times New Roman" w:hAnsi="Times New Roman" w:cs="Times New Roman"/>
          <w:sz w:val="24"/>
          <w:szCs w:val="24"/>
          <w:lang w:val="en"/>
        </w:rPr>
        <w:t xml:space="preserve"> the healing power of myth, including reconciliation with the dead and, ironically, attaining the character values of a true warrior. The last four chapters explain this journey: purification and cleansing, the healing power of storytelling, restitution in the family and the nation, and initiation as a warrior.</w:t>
      </w:r>
    </w:p>
    <w:p w14:paraId="746457FE" w14:textId="77777777" w:rsidR="006D609C" w:rsidRPr="008444CD" w:rsidRDefault="006D609C" w:rsidP="006D609C">
      <w:pPr>
        <w:autoSpaceDE w:val="0"/>
        <w:autoSpaceDN w:val="0"/>
        <w:adjustRightInd w:val="0"/>
        <w:spacing w:after="0" w:line="240" w:lineRule="auto"/>
        <w:ind w:left="720" w:right="720"/>
        <w:jc w:val="both"/>
        <w:rPr>
          <w:rFonts w:ascii="Times New Roman" w:hAnsi="Times New Roman" w:cs="Times New Roman"/>
          <w:sz w:val="24"/>
          <w:szCs w:val="24"/>
          <w:lang w:val="en"/>
        </w:rPr>
      </w:pPr>
    </w:p>
    <w:p w14:paraId="057376CA" w14:textId="706B2221" w:rsidR="00F7798C" w:rsidRPr="008444CD" w:rsidRDefault="00F7798C" w:rsidP="00373142">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With his client Art</w:t>
      </w:r>
      <w:r w:rsidR="00D02AF1" w:rsidRPr="008444CD">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 Tick employed the kind of creative intervention which David K. Carson and Kent W. Becker discussed in their book, </w:t>
      </w:r>
      <w:r w:rsidRPr="008444CD">
        <w:rPr>
          <w:rFonts w:ascii="Times New Roman" w:hAnsi="Times New Roman" w:cs="Times New Roman"/>
          <w:i/>
          <w:iCs/>
          <w:sz w:val="24"/>
          <w:szCs w:val="24"/>
          <w:lang w:val="en"/>
        </w:rPr>
        <w:t>Creativity in Psychotherapy: Reaching New Heights With Individuals Couples and Families.</w:t>
      </w:r>
      <w:r w:rsidRPr="008444CD">
        <w:rPr>
          <w:rFonts w:ascii="Times New Roman" w:hAnsi="Times New Roman" w:cs="Times New Roman"/>
          <w:sz w:val="24"/>
          <w:szCs w:val="24"/>
          <w:lang w:val="en"/>
        </w:rPr>
        <w:t xml:space="preserve"> Writing about it</w:t>
      </w:r>
      <w:r w:rsidR="00D02AF1" w:rsidRPr="008444CD">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 Carson and Becker observe that “veteran clinicians know that creative therapy involves experiencing as much as talking, even though technically one might define talking as a type of experience.”</w:t>
      </w:r>
      <w:r w:rsidR="000C4858">
        <w:rPr>
          <w:rStyle w:val="FootnoteReference"/>
          <w:rFonts w:ascii="Times New Roman" w:hAnsi="Times New Roman" w:cs="Times New Roman"/>
          <w:sz w:val="24"/>
          <w:szCs w:val="24"/>
          <w:lang w:val="en"/>
        </w:rPr>
        <w:footnoteReference w:id="20"/>
      </w:r>
      <w:r w:rsidRPr="008444CD">
        <w:rPr>
          <w:rFonts w:ascii="Times New Roman" w:hAnsi="Times New Roman" w:cs="Times New Roman"/>
          <w:sz w:val="24"/>
          <w:szCs w:val="24"/>
          <w:lang w:val="en"/>
        </w:rPr>
        <w:t xml:space="preserve"> The authors in </w:t>
      </w:r>
      <w:r w:rsidRPr="008444CD">
        <w:rPr>
          <w:rFonts w:ascii="Times New Roman" w:hAnsi="Times New Roman" w:cs="Times New Roman"/>
          <w:i/>
          <w:iCs/>
          <w:sz w:val="24"/>
          <w:szCs w:val="24"/>
          <w:lang w:val="en"/>
        </w:rPr>
        <w:t xml:space="preserve">Creativity in </w:t>
      </w:r>
      <w:r w:rsidRPr="008444CD">
        <w:rPr>
          <w:rFonts w:ascii="Times New Roman" w:hAnsi="Times New Roman" w:cs="Times New Roman"/>
          <w:i/>
          <w:iCs/>
          <w:sz w:val="24"/>
          <w:szCs w:val="24"/>
          <w:lang w:val="en"/>
        </w:rPr>
        <w:lastRenderedPageBreak/>
        <w:t xml:space="preserve">Psychotherapy </w:t>
      </w:r>
      <w:r w:rsidRPr="008444CD">
        <w:rPr>
          <w:rFonts w:ascii="Times New Roman" w:hAnsi="Times New Roman" w:cs="Times New Roman"/>
          <w:sz w:val="24"/>
          <w:szCs w:val="24"/>
          <w:lang w:val="en"/>
        </w:rPr>
        <w:t xml:space="preserve">unequivocally states that “these approaches increase the likelihood of hooking people into the therapy process because many of them have grown tired…” </w:t>
      </w:r>
    </w:p>
    <w:p w14:paraId="39A0DEA7" w14:textId="19C6B768" w:rsidR="00F7798C" w:rsidRDefault="00F7798C" w:rsidP="00373142">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In “The Role of the Prison Chaplain in Rehabilitation,” Jody L. Sundt, Harry R. Dammer, and Francis T. Cullen believe that “the results from the national survey indicate that chaplains are supportive of rehabilitation, see religion as reformative, spend a significant amount of their time counseling inmates, and place a high level of importance on this task.” In order words, chaplains view very highly the supportive and reformative roles which religion and spirituality play in the procurement of healing and care for at-risk individuals, especially those who are going through outs of PTSD in society, more so in the case servicewomen and men. </w:t>
      </w:r>
      <w:r w:rsidR="00EC7409">
        <w:rPr>
          <w:rFonts w:ascii="Times New Roman" w:hAnsi="Times New Roman" w:cs="Times New Roman"/>
          <w:sz w:val="24"/>
          <w:szCs w:val="24"/>
          <w:lang w:val="en"/>
        </w:rPr>
        <w:t>However, Sundt, Dammer, and Cullen agree that the nature of this care becomes problematic when “the content of chaplains’ counseling session is ambiguous.”</w:t>
      </w:r>
    </w:p>
    <w:p w14:paraId="6ADE64F3" w14:textId="77777777" w:rsidR="0063226B" w:rsidRDefault="0063226B" w:rsidP="001B24AB">
      <w:pPr>
        <w:autoSpaceDE w:val="0"/>
        <w:autoSpaceDN w:val="0"/>
        <w:adjustRightInd w:val="0"/>
        <w:spacing w:line="480" w:lineRule="auto"/>
        <w:jc w:val="both"/>
        <w:rPr>
          <w:rFonts w:ascii="Times New Roman" w:hAnsi="Times New Roman" w:cs="Times New Roman"/>
          <w:b/>
          <w:sz w:val="24"/>
          <w:szCs w:val="24"/>
          <w:lang w:val="en"/>
        </w:rPr>
      </w:pPr>
    </w:p>
    <w:p w14:paraId="4E69E1E2" w14:textId="4F0B7A8F" w:rsidR="001B24AB" w:rsidRPr="001B24AB" w:rsidRDefault="001B24AB" w:rsidP="001B24AB">
      <w:pPr>
        <w:autoSpaceDE w:val="0"/>
        <w:autoSpaceDN w:val="0"/>
        <w:adjustRightInd w:val="0"/>
        <w:spacing w:line="480" w:lineRule="auto"/>
        <w:jc w:val="both"/>
        <w:rPr>
          <w:rFonts w:ascii="Times New Roman" w:hAnsi="Times New Roman" w:cs="Times New Roman"/>
          <w:b/>
          <w:sz w:val="24"/>
          <w:szCs w:val="24"/>
          <w:lang w:val="en"/>
        </w:rPr>
      </w:pPr>
      <w:r w:rsidRPr="001B24AB">
        <w:rPr>
          <w:rFonts w:ascii="Times New Roman" w:hAnsi="Times New Roman" w:cs="Times New Roman"/>
          <w:b/>
          <w:sz w:val="24"/>
          <w:szCs w:val="24"/>
          <w:lang w:val="en"/>
        </w:rPr>
        <w:t>Counseling</w:t>
      </w:r>
    </w:p>
    <w:p w14:paraId="3A7CB03D" w14:textId="2BC6B570" w:rsidR="00F7798C" w:rsidRPr="008444CD" w:rsidRDefault="00F7798C" w:rsidP="00373142">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As Sachin H. Jain points out</w:t>
      </w:r>
      <w:r w:rsidR="006D609C" w:rsidRPr="008444CD">
        <w:rPr>
          <w:rFonts w:ascii="Times New Roman" w:hAnsi="Times New Roman" w:cs="Times New Roman"/>
          <w:sz w:val="24"/>
          <w:szCs w:val="24"/>
          <w:lang w:val="en"/>
        </w:rPr>
        <w:t>, “</w:t>
      </w:r>
      <w:r w:rsidRPr="008444CD">
        <w:rPr>
          <w:rFonts w:ascii="Times New Roman" w:hAnsi="Times New Roman" w:cs="Times New Roman"/>
          <w:sz w:val="24"/>
          <w:szCs w:val="24"/>
          <w:lang w:val="en"/>
        </w:rPr>
        <w:t>denial was far more likely to kill” than an actual illness. Denial may come from the government and the victims of post-war syndromes.</w:t>
      </w:r>
      <w:r w:rsidR="00BA1DA4">
        <w:rPr>
          <w:rStyle w:val="FootnoteReference"/>
          <w:rFonts w:ascii="Times New Roman" w:hAnsi="Times New Roman" w:cs="Times New Roman"/>
          <w:sz w:val="24"/>
          <w:szCs w:val="24"/>
          <w:lang w:val="en"/>
        </w:rPr>
        <w:footnoteReference w:id="21"/>
      </w:r>
      <w:r w:rsidRPr="008444CD">
        <w:rPr>
          <w:rFonts w:ascii="Times New Roman" w:hAnsi="Times New Roman" w:cs="Times New Roman"/>
          <w:sz w:val="24"/>
          <w:szCs w:val="24"/>
          <w:lang w:val="en"/>
        </w:rPr>
        <w:t xml:space="preserve"> When it comes from the latter there still could chance of dealing the root causes of the problems, provided there is the political will supported by financial investments in finding all types of solutions, from medical therapies to socially useful reintegration instruments, such as community group discussion/fora, religious/spiritual interventions, etc. Own Renik proposes that “it </w:t>
      </w:r>
      <w:r w:rsidR="00D02AF1" w:rsidRPr="008444CD">
        <w:rPr>
          <w:rFonts w:ascii="Times New Roman" w:hAnsi="Times New Roman" w:cs="Times New Roman"/>
          <w:sz w:val="24"/>
          <w:szCs w:val="24"/>
          <w:lang w:val="en"/>
        </w:rPr>
        <w:t>concerns</w:t>
      </w:r>
      <w:r w:rsidRPr="008444CD">
        <w:rPr>
          <w:rFonts w:ascii="Times New Roman" w:hAnsi="Times New Roman" w:cs="Times New Roman"/>
          <w:sz w:val="24"/>
          <w:szCs w:val="24"/>
          <w:lang w:val="en"/>
        </w:rPr>
        <w:t xml:space="preserve"> the predisposing factors. Still</w:t>
      </w:r>
      <w:r w:rsidR="00D02AF1" w:rsidRPr="008444CD">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 in operation, that analytic treatment can be helpful—as it was in </w:t>
      </w:r>
      <w:r w:rsidRPr="008444CD">
        <w:rPr>
          <w:rFonts w:ascii="Times New Roman" w:hAnsi="Times New Roman" w:cs="Times New Roman"/>
          <w:sz w:val="24"/>
          <w:szCs w:val="24"/>
          <w:lang w:val="en"/>
        </w:rPr>
        <w:lastRenderedPageBreak/>
        <w:t xml:space="preserve">addressing the longstanding </w:t>
      </w:r>
      <w:r w:rsidR="00D02AF1" w:rsidRPr="008444CD">
        <w:rPr>
          <w:rFonts w:ascii="Times New Roman" w:hAnsi="Times New Roman" w:cs="Times New Roman"/>
          <w:sz w:val="24"/>
          <w:szCs w:val="24"/>
          <w:lang w:val="en"/>
        </w:rPr>
        <w:t>unconscious guilt that underlay</w:t>
      </w:r>
      <w:r w:rsidRPr="008444CD">
        <w:rPr>
          <w:rFonts w:ascii="Times New Roman" w:hAnsi="Times New Roman" w:cs="Times New Roman"/>
          <w:sz w:val="24"/>
          <w:szCs w:val="24"/>
          <w:lang w:val="en"/>
        </w:rPr>
        <w:t xml:space="preserve"> post-traumatic stress disorders.” While there is </w:t>
      </w:r>
      <w:r w:rsidR="00D02AF1" w:rsidRPr="008444CD">
        <w:rPr>
          <w:rFonts w:ascii="Times New Roman" w:hAnsi="Times New Roman" w:cs="Times New Roman"/>
          <w:sz w:val="24"/>
          <w:szCs w:val="24"/>
          <w:lang w:val="en"/>
        </w:rPr>
        <w:t xml:space="preserve">a </w:t>
      </w:r>
      <w:r w:rsidRPr="008444CD">
        <w:rPr>
          <w:rFonts w:ascii="Times New Roman" w:hAnsi="Times New Roman" w:cs="Times New Roman"/>
          <w:sz w:val="24"/>
          <w:szCs w:val="24"/>
          <w:lang w:val="en"/>
        </w:rPr>
        <w:t>consensus among psychoanalyst that urgent care is needed for veterans, and while determining “the content” of such care have not always been a straightforward or intuitive process, Peter Neary and J. L Granatstein give ample references on provisions for veterans dealing with issues in post-World War II Canada.</w:t>
      </w:r>
    </w:p>
    <w:p w14:paraId="5C81E30F" w14:textId="35130BB5" w:rsidR="00F7798C" w:rsidRPr="008444CD" w:rsidRDefault="00F7798C" w:rsidP="00373142">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Thus, to explore the contents and impacts of counseling sessions, Jody L. Sundt, Harry R. Dammer and Francis T Cullen state that counselors and therapists “place a great deal of emphasis on religion or spirituality during their counseling sessions.” Still</w:t>
      </w:r>
      <w:r w:rsidR="00D02AF1" w:rsidRPr="008444CD">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 on the value of practical psychoanalysis on patients, Renik writes that </w:t>
      </w:r>
    </w:p>
    <w:p w14:paraId="6668B03C" w14:textId="54535C4F" w:rsidR="006D609C" w:rsidRPr="008444CD" w:rsidRDefault="00F7798C" w:rsidP="00D205D4">
      <w:pPr>
        <w:autoSpaceDE w:val="0"/>
        <w:autoSpaceDN w:val="0"/>
        <w:adjustRightInd w:val="0"/>
        <w:spacing w:line="240" w:lineRule="auto"/>
        <w:ind w:left="720" w:right="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Even when suffering is set in motion by unmistakable traumatic events of overwhelming proportions—for example, when post-traumatic disorders result from horrifying military combat experiences—individual psychological factors are important determinants.</w:t>
      </w:r>
      <w:r w:rsidR="00BA1DA4">
        <w:rPr>
          <w:rStyle w:val="FootnoteReference"/>
          <w:rFonts w:ascii="Times New Roman" w:hAnsi="Times New Roman" w:cs="Times New Roman"/>
          <w:sz w:val="24"/>
          <w:szCs w:val="24"/>
          <w:lang w:val="en"/>
        </w:rPr>
        <w:footnoteReference w:id="22"/>
      </w:r>
    </w:p>
    <w:p w14:paraId="126606D7" w14:textId="5F790364" w:rsidR="00F7798C" w:rsidRPr="008444CD" w:rsidRDefault="00F7798C" w:rsidP="006D609C">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Writing further on the healing derived from the process, Renik states that “In the face of the same catastrophe, some people are more susceptible than others to becoming symptomatic.” As John V.H. Dippel observes in </w:t>
      </w:r>
      <w:r w:rsidRPr="008444CD">
        <w:rPr>
          <w:rFonts w:ascii="Times New Roman" w:hAnsi="Times New Roman" w:cs="Times New Roman"/>
          <w:i/>
          <w:iCs/>
          <w:sz w:val="24"/>
          <w:szCs w:val="24"/>
          <w:lang w:val="en"/>
        </w:rPr>
        <w:t>War and Sex: A Brief History of Men's Urge for Battle</w:t>
      </w:r>
      <w:r w:rsidRPr="008444CD">
        <w:rPr>
          <w:rFonts w:ascii="Times New Roman" w:hAnsi="Times New Roman" w:cs="Times New Roman"/>
          <w:sz w:val="24"/>
          <w:szCs w:val="24"/>
          <w:lang w:val="en"/>
        </w:rPr>
        <w:t xml:space="preserve">, beyond patriotic or nationalistic values, people </w:t>
      </w:r>
      <w:r w:rsidR="00D02AF1" w:rsidRPr="008444CD">
        <w:rPr>
          <w:rFonts w:ascii="Times New Roman" w:hAnsi="Times New Roman" w:cs="Times New Roman"/>
          <w:sz w:val="24"/>
          <w:szCs w:val="24"/>
          <w:lang w:val="en"/>
        </w:rPr>
        <w:t xml:space="preserve">are drawn </w:t>
      </w:r>
      <w:r w:rsidRPr="008444CD">
        <w:rPr>
          <w:rFonts w:ascii="Times New Roman" w:hAnsi="Times New Roman" w:cs="Times New Roman"/>
          <w:sz w:val="24"/>
          <w:szCs w:val="24"/>
          <w:lang w:val="en"/>
        </w:rPr>
        <w:t xml:space="preserve">to wars </w:t>
      </w:r>
      <w:r w:rsidR="00D02AF1" w:rsidRPr="008444CD">
        <w:rPr>
          <w:rFonts w:ascii="Times New Roman" w:hAnsi="Times New Roman" w:cs="Times New Roman"/>
          <w:sz w:val="24"/>
          <w:szCs w:val="24"/>
          <w:lang w:val="en"/>
        </w:rPr>
        <w:t>to prove their courage</w:t>
      </w:r>
      <w:r w:rsidRPr="008444CD">
        <w:rPr>
          <w:rFonts w:ascii="Times New Roman" w:hAnsi="Times New Roman" w:cs="Times New Roman"/>
          <w:sz w:val="24"/>
          <w:szCs w:val="24"/>
          <w:lang w:val="en"/>
        </w:rPr>
        <w:t>. Without barring other justifications for war</w:t>
      </w:r>
      <w:r w:rsidR="00D02AF1" w:rsidRPr="008444CD">
        <w:rPr>
          <w:rFonts w:ascii="Times New Roman" w:hAnsi="Times New Roman" w:cs="Times New Roman"/>
          <w:sz w:val="24"/>
          <w:szCs w:val="24"/>
          <w:lang w:val="en"/>
        </w:rPr>
        <w:t>,</w:t>
      </w:r>
      <w:r w:rsidRPr="008444CD">
        <w:rPr>
          <w:rFonts w:ascii="Times New Roman" w:hAnsi="Times New Roman" w:cs="Times New Roman"/>
          <w:sz w:val="24"/>
          <w:szCs w:val="24"/>
          <w:lang w:val="en"/>
        </w:rPr>
        <w:t xml:space="preserve"> including those considered “Christian,” imaginaries of the Church are called to a higher standard, “charged with the task to be a witness in the world.”</w:t>
      </w:r>
      <w:r w:rsidR="0063226B">
        <w:rPr>
          <w:rStyle w:val="FootnoteReference"/>
          <w:rFonts w:ascii="Times New Roman" w:hAnsi="Times New Roman" w:cs="Times New Roman"/>
          <w:sz w:val="24"/>
          <w:szCs w:val="24"/>
          <w:lang w:val="en"/>
        </w:rPr>
        <w:footnoteReference w:id="23"/>
      </w:r>
    </w:p>
    <w:p w14:paraId="6F212412" w14:textId="3E0D8F2A" w:rsidR="00F7798C" w:rsidRPr="008444CD" w:rsidRDefault="00D02AF1" w:rsidP="00373142">
      <w:pPr>
        <w:autoSpaceDE w:val="0"/>
        <w:autoSpaceDN w:val="0"/>
        <w:adjustRightInd w:val="0"/>
        <w:spacing w:line="48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W</w:t>
      </w:r>
      <w:r w:rsidR="00F7798C" w:rsidRPr="008444CD">
        <w:rPr>
          <w:rFonts w:ascii="Times New Roman" w:hAnsi="Times New Roman" w:cs="Times New Roman"/>
          <w:sz w:val="24"/>
          <w:szCs w:val="24"/>
          <w:lang w:val="en"/>
        </w:rPr>
        <w:t xml:space="preserve">hile the preponderance of good speeches on great performances of servicewomen and men in the field cannot be denied, these notable words of “encouragement” may not substitute the </w:t>
      </w:r>
      <w:r w:rsidR="00F7798C" w:rsidRPr="008444CD">
        <w:rPr>
          <w:rFonts w:ascii="Times New Roman" w:hAnsi="Times New Roman" w:cs="Times New Roman"/>
          <w:sz w:val="24"/>
          <w:szCs w:val="24"/>
          <w:lang w:val="en"/>
        </w:rPr>
        <w:lastRenderedPageBreak/>
        <w:t>practical care that is urgently needed for the men whose souls and inner cores have been altered by their participation in state-sponsored violence and bloodletting. For instance, Honorable Daniel K. Akaka, Chairman of the Senate Committee on Veterans Affairs in 2008</w:t>
      </w:r>
      <w:r w:rsidRPr="008444CD">
        <w:rPr>
          <w:rFonts w:ascii="Times New Roman" w:hAnsi="Times New Roman" w:cs="Times New Roman"/>
          <w:sz w:val="24"/>
          <w:szCs w:val="24"/>
          <w:lang w:val="en"/>
        </w:rPr>
        <w:t>,</w:t>
      </w:r>
      <w:r w:rsidR="00F7798C" w:rsidRPr="008444CD">
        <w:rPr>
          <w:rFonts w:ascii="Times New Roman" w:hAnsi="Times New Roman" w:cs="Times New Roman"/>
          <w:sz w:val="24"/>
          <w:szCs w:val="24"/>
          <w:lang w:val="en"/>
        </w:rPr>
        <w:t xml:space="preserve"> said the following: </w:t>
      </w:r>
    </w:p>
    <w:p w14:paraId="6571A8B1" w14:textId="293A243D" w:rsidR="00F7798C" w:rsidRDefault="00F7798C" w:rsidP="006D609C">
      <w:pPr>
        <w:autoSpaceDE w:val="0"/>
        <w:autoSpaceDN w:val="0"/>
        <w:adjustRightInd w:val="0"/>
        <w:spacing w:after="0" w:line="240" w:lineRule="auto"/>
        <w:ind w:left="720" w:right="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In closing, </w:t>
      </w:r>
      <w:r w:rsidR="00D02AF1" w:rsidRPr="008444CD">
        <w:rPr>
          <w:rFonts w:ascii="Times New Roman" w:hAnsi="Times New Roman" w:cs="Times New Roman"/>
          <w:sz w:val="24"/>
          <w:szCs w:val="24"/>
          <w:lang w:val="en"/>
        </w:rPr>
        <w:t xml:space="preserve">the </w:t>
      </w:r>
      <w:r w:rsidRPr="008444CD">
        <w:rPr>
          <w:rFonts w:ascii="Times New Roman" w:hAnsi="Times New Roman" w:cs="Times New Roman"/>
          <w:sz w:val="24"/>
          <w:szCs w:val="24"/>
          <w:lang w:val="en"/>
        </w:rPr>
        <w:t>VA must recognize that family support is an integral part of its mission. VA must overcome obstacles stopping it from incorporating family members into the care, rehabilitation, and recovery process. To paraphrase President Lincoln, we have an obligation.</w:t>
      </w:r>
    </w:p>
    <w:p w14:paraId="1E9950E6" w14:textId="31FD5A2D" w:rsidR="001B24AB" w:rsidRDefault="001B24AB" w:rsidP="001B24AB">
      <w:pPr>
        <w:autoSpaceDE w:val="0"/>
        <w:autoSpaceDN w:val="0"/>
        <w:adjustRightInd w:val="0"/>
        <w:spacing w:after="0" w:line="240" w:lineRule="auto"/>
        <w:ind w:right="720"/>
        <w:jc w:val="both"/>
        <w:rPr>
          <w:rFonts w:ascii="Times New Roman" w:hAnsi="Times New Roman" w:cs="Times New Roman"/>
          <w:sz w:val="24"/>
          <w:szCs w:val="24"/>
          <w:lang w:val="en"/>
        </w:rPr>
      </w:pPr>
    </w:p>
    <w:p w14:paraId="647AD720" w14:textId="68F006DB" w:rsidR="001B24AB" w:rsidRDefault="00D35B31" w:rsidP="001B24AB">
      <w:pPr>
        <w:autoSpaceDE w:val="0"/>
        <w:autoSpaceDN w:val="0"/>
        <w:adjustRightInd w:val="0"/>
        <w:spacing w:after="0" w:line="240" w:lineRule="auto"/>
        <w:ind w:right="720"/>
        <w:jc w:val="both"/>
        <w:rPr>
          <w:rFonts w:ascii="Times New Roman" w:hAnsi="Times New Roman" w:cs="Times New Roman"/>
          <w:sz w:val="24"/>
          <w:szCs w:val="24"/>
          <w:lang w:val="en"/>
        </w:rPr>
      </w:pPr>
      <w:ins w:id="63" w:author="Michael Milton PhD" w:date="2019-09-17T07:08:00Z">
        <w:r>
          <w:rPr>
            <w:rFonts w:ascii="Times New Roman" w:hAnsi="Times New Roman" w:cs="Times New Roman"/>
            <w:noProof/>
            <w:sz w:val="24"/>
            <w:szCs w:val="24"/>
            <w:lang w:val="en"/>
          </w:rPr>
          <mc:AlternateContent>
            <mc:Choice Requires="wpi">
              <w:drawing>
                <wp:anchor distT="0" distB="0" distL="114300" distR="114300" simplePos="0" relativeHeight="252376064" behindDoc="0" locked="0" layoutInCell="1" allowOverlap="1" wp14:anchorId="3BB4C9FF" wp14:editId="4720C3D4">
                  <wp:simplePos x="0" y="0"/>
                  <wp:positionH relativeFrom="column">
                    <wp:posOffset>1312545</wp:posOffset>
                  </wp:positionH>
                  <wp:positionV relativeFrom="paragraph">
                    <wp:posOffset>-229235</wp:posOffset>
                  </wp:positionV>
                  <wp:extent cx="5245200" cy="704520"/>
                  <wp:effectExtent l="0" t="38100" r="63500" b="45085"/>
                  <wp:wrapNone/>
                  <wp:docPr id="715" name="Ink 715"/>
                  <wp:cNvGraphicFramePr/>
                  <a:graphic xmlns:a="http://schemas.openxmlformats.org/drawingml/2006/main">
                    <a:graphicData uri="http://schemas.microsoft.com/office/word/2010/wordprocessingInk">
                      <w14:contentPart bwMode="auto" r:id="rId197">
                        <w14:nvContentPartPr>
                          <w14:cNvContentPartPr/>
                        </w14:nvContentPartPr>
                        <w14:xfrm>
                          <a:off x="0" y="0"/>
                          <a:ext cx="5245200" cy="704520"/>
                        </w14:xfrm>
                      </w14:contentPart>
                    </a:graphicData>
                  </a:graphic>
                </wp:anchor>
              </w:drawing>
            </mc:Choice>
            <mc:Fallback>
              <w:pict>
                <v:shape w14:anchorId="39134802" id="Ink 715" o:spid="_x0000_s1026" type="#_x0000_t75" style="position:absolute;margin-left:102.15pt;margin-top:-19.25pt;width:415.4pt;height:57.9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">
                  <v:imagedata r:id="rId198" o:title=""/>
                </v:shape>
              </w:pict>
            </mc:Fallback>
          </mc:AlternateContent>
        </w:r>
      </w:ins>
    </w:p>
    <w:p w14:paraId="0B207B66" w14:textId="5B440049" w:rsidR="00F91EF7" w:rsidRPr="00DF6845" w:rsidRDefault="00F91EF7" w:rsidP="00F91EF7">
      <w:pPr>
        <w:tabs>
          <w:tab w:val="left" w:pos="0"/>
        </w:tabs>
        <w:spacing w:after="0" w:line="480" w:lineRule="auto"/>
        <w:jc w:val="both"/>
        <w:rPr>
          <w:rFonts w:ascii="Times New Roman" w:hAnsi="Times New Roman"/>
          <w:b/>
          <w:sz w:val="24"/>
          <w:szCs w:val="24"/>
        </w:rPr>
      </w:pPr>
      <w:r w:rsidRPr="00DF6845">
        <w:rPr>
          <w:rFonts w:ascii="Times New Roman" w:hAnsi="Times New Roman"/>
          <w:b/>
          <w:sz w:val="24"/>
          <w:szCs w:val="24"/>
        </w:rPr>
        <w:t>Pastoral Care and Practical Theology</w:t>
      </w:r>
    </w:p>
    <w:p w14:paraId="782AB3FF" w14:textId="65C21A1F" w:rsidR="00F91EF7" w:rsidRPr="00346F0A" w:rsidRDefault="007E1856" w:rsidP="00F91EF7">
      <w:pPr>
        <w:tabs>
          <w:tab w:val="left" w:pos="0"/>
        </w:tabs>
        <w:spacing w:after="0" w:line="480" w:lineRule="auto"/>
        <w:jc w:val="both"/>
        <w:rPr>
          <w:rFonts w:ascii="Times New Roman" w:hAnsi="Times New Roman"/>
          <w:sz w:val="24"/>
          <w:szCs w:val="24"/>
        </w:rPr>
      </w:pPr>
      <w:ins w:id="64" w:author="Michael Milton PhD" w:date="2019-09-17T07:09:00Z">
        <w:r>
          <w:rPr>
            <w:rFonts w:ascii="Times New Roman" w:hAnsi="Times New Roman"/>
            <w:noProof/>
            <w:sz w:val="24"/>
            <w:szCs w:val="24"/>
          </w:rPr>
          <mc:AlternateContent>
            <mc:Choice Requires="wpi">
              <w:drawing>
                <wp:anchor distT="0" distB="0" distL="114300" distR="114300" simplePos="0" relativeHeight="252383232" behindDoc="0" locked="0" layoutInCell="1" allowOverlap="1" wp14:anchorId="3C93FBA8" wp14:editId="73BBD44E">
                  <wp:simplePos x="0" y="0"/>
                  <wp:positionH relativeFrom="column">
                    <wp:posOffset>4375785</wp:posOffset>
                  </wp:positionH>
                  <wp:positionV relativeFrom="paragraph">
                    <wp:posOffset>2496185</wp:posOffset>
                  </wp:positionV>
                  <wp:extent cx="1932990" cy="487045"/>
                  <wp:effectExtent l="38100" t="50800" r="35560" b="46355"/>
                  <wp:wrapNone/>
                  <wp:docPr id="722" name="Ink 722"/>
                  <wp:cNvGraphicFramePr/>
                  <a:graphic xmlns:a="http://schemas.openxmlformats.org/drawingml/2006/main">
                    <a:graphicData uri="http://schemas.microsoft.com/office/word/2010/wordprocessingInk">
                      <w14:contentPart bwMode="auto" r:id="rId199">
                        <w14:nvContentPartPr>
                          <w14:cNvContentPartPr/>
                        </w14:nvContentPartPr>
                        <w14:xfrm>
                          <a:off x="0" y="0"/>
                          <a:ext cx="1932990" cy="487045"/>
                        </w14:xfrm>
                      </w14:contentPart>
                    </a:graphicData>
                  </a:graphic>
                </wp:anchor>
              </w:drawing>
            </mc:Choice>
            <mc:Fallback>
              <w:pict>
                <v:shape w14:anchorId="3C766B64" id="Ink 722" o:spid="_x0000_s1026" type="#_x0000_t75" style="position:absolute;margin-left:342.95pt;margin-top:194.95pt;width:155.4pt;height:41.55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">
                  <v:imagedata r:id="rId200" o:title=""/>
                </v:shape>
              </w:pict>
            </mc:Fallback>
          </mc:AlternateContent>
        </w:r>
      </w:ins>
      <w:ins w:id="65" w:author="Michael Milton PhD" w:date="2019-09-17T07:08:00Z">
        <w:r w:rsidR="0009108F">
          <w:rPr>
            <w:rFonts w:ascii="Times New Roman" w:hAnsi="Times New Roman"/>
            <w:noProof/>
            <w:sz w:val="24"/>
            <w:szCs w:val="24"/>
          </w:rPr>
          <mc:AlternateContent>
            <mc:Choice Requires="wpi">
              <w:drawing>
                <wp:anchor distT="0" distB="0" distL="114300" distR="114300" simplePos="0" relativeHeight="252379136" behindDoc="0" locked="0" layoutInCell="1" allowOverlap="1" wp14:anchorId="05DB291B" wp14:editId="4E8C2CD3">
                  <wp:simplePos x="0" y="0"/>
                  <wp:positionH relativeFrom="column">
                    <wp:posOffset>5865017</wp:posOffset>
                  </wp:positionH>
                  <wp:positionV relativeFrom="paragraph">
                    <wp:posOffset>478274</wp:posOffset>
                  </wp:positionV>
                  <wp:extent cx="166680" cy="167040"/>
                  <wp:effectExtent l="38100" t="38100" r="36830" b="36195"/>
                  <wp:wrapNone/>
                  <wp:docPr id="718" name="Ink 718"/>
                  <wp:cNvGraphicFramePr/>
                  <a:graphic xmlns:a="http://schemas.openxmlformats.org/drawingml/2006/main">
                    <a:graphicData uri="http://schemas.microsoft.com/office/word/2010/wordprocessingInk">
                      <w14:contentPart bwMode="auto" r:id="rId201">
                        <w14:nvContentPartPr>
                          <w14:cNvContentPartPr/>
                        </w14:nvContentPartPr>
                        <w14:xfrm>
                          <a:off x="0" y="0"/>
                          <a:ext cx="166680" cy="167040"/>
                        </w14:xfrm>
                      </w14:contentPart>
                    </a:graphicData>
                  </a:graphic>
                </wp:anchor>
              </w:drawing>
            </mc:Choice>
            <mc:Fallback>
              <w:pict>
                <v:shape w14:anchorId="69E54E2F" id="Ink 718" o:spid="_x0000_s1026" type="#_x0000_t75" style="position:absolute;margin-left:460.6pt;margin-top:36.45pt;width:15.5pt;height:15.55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">
                  <v:imagedata r:id="rId202" o:title=""/>
                </v:shape>
              </w:pict>
            </mc:Fallback>
          </mc:AlternateContent>
        </w:r>
        <w:r w:rsidR="0009108F">
          <w:rPr>
            <w:rFonts w:ascii="Times New Roman" w:hAnsi="Times New Roman"/>
            <w:noProof/>
            <w:sz w:val="24"/>
            <w:szCs w:val="24"/>
          </w:rPr>
          <mc:AlternateContent>
            <mc:Choice Requires="wpi">
              <w:drawing>
                <wp:anchor distT="0" distB="0" distL="114300" distR="114300" simplePos="0" relativeHeight="252378112" behindDoc="0" locked="0" layoutInCell="1" allowOverlap="1" wp14:anchorId="78568B5F" wp14:editId="63B554F7">
                  <wp:simplePos x="0" y="0"/>
                  <wp:positionH relativeFrom="column">
                    <wp:posOffset>1358537</wp:posOffset>
                  </wp:positionH>
                  <wp:positionV relativeFrom="paragraph">
                    <wp:posOffset>455954</wp:posOffset>
                  </wp:positionV>
                  <wp:extent cx="114840" cy="169920"/>
                  <wp:effectExtent l="63500" t="63500" r="38100" b="46355"/>
                  <wp:wrapNone/>
                  <wp:docPr id="717" name="Ink 717"/>
                  <wp:cNvGraphicFramePr/>
                  <a:graphic xmlns:a="http://schemas.openxmlformats.org/drawingml/2006/main">
                    <a:graphicData uri="http://schemas.microsoft.com/office/word/2010/wordprocessingInk">
                      <w14:contentPart bwMode="auto" r:id="rId203">
                        <w14:nvContentPartPr>
                          <w14:cNvContentPartPr/>
                        </w14:nvContentPartPr>
                        <w14:xfrm>
                          <a:off x="0" y="0"/>
                          <a:ext cx="114840" cy="169920"/>
                        </w14:xfrm>
                      </w14:contentPart>
                    </a:graphicData>
                  </a:graphic>
                </wp:anchor>
              </w:drawing>
            </mc:Choice>
            <mc:Fallback>
              <w:pict>
                <v:shape w14:anchorId="72081FF1" id="Ink 717" o:spid="_x0000_s1026" type="#_x0000_t75" style="position:absolute;margin-left:105.35pt;margin-top:34.3pt;width:12.25pt;height:16.65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">
                  <v:imagedata r:id="rId204" o:title=""/>
                </v:shape>
              </w:pict>
            </mc:Fallback>
          </mc:AlternateContent>
        </w:r>
        <w:r w:rsidR="00D35B31">
          <w:rPr>
            <w:rFonts w:ascii="Times New Roman" w:hAnsi="Times New Roman"/>
            <w:noProof/>
            <w:sz w:val="24"/>
            <w:szCs w:val="24"/>
          </w:rPr>
          <mc:AlternateContent>
            <mc:Choice Requires="wpi">
              <w:drawing>
                <wp:anchor distT="0" distB="0" distL="114300" distR="114300" simplePos="0" relativeHeight="252377088" behindDoc="0" locked="0" layoutInCell="1" allowOverlap="1" wp14:anchorId="7725B35E" wp14:editId="18C603A0">
                  <wp:simplePos x="0" y="0"/>
                  <wp:positionH relativeFrom="column">
                    <wp:posOffset>1717457</wp:posOffset>
                  </wp:positionH>
                  <wp:positionV relativeFrom="paragraph">
                    <wp:posOffset>214034</wp:posOffset>
                  </wp:positionV>
                  <wp:extent cx="699120" cy="75600"/>
                  <wp:effectExtent l="0" t="38100" r="38100" b="38735"/>
                  <wp:wrapNone/>
                  <wp:docPr id="716" name="Ink 716"/>
                  <wp:cNvGraphicFramePr/>
                  <a:graphic xmlns:a="http://schemas.openxmlformats.org/drawingml/2006/main">
                    <a:graphicData uri="http://schemas.microsoft.com/office/word/2010/wordprocessingInk">
                      <w14:contentPart bwMode="auto" r:id="rId205">
                        <w14:nvContentPartPr>
                          <w14:cNvContentPartPr/>
                        </w14:nvContentPartPr>
                        <w14:xfrm>
                          <a:off x="0" y="0"/>
                          <a:ext cx="699120" cy="75600"/>
                        </w14:xfrm>
                      </w14:contentPart>
                    </a:graphicData>
                  </a:graphic>
                </wp:anchor>
              </w:drawing>
            </mc:Choice>
            <mc:Fallback>
              <w:pict>
                <v:shape w14:anchorId="1E888CAE" id="Ink 716" o:spid="_x0000_s1026" type="#_x0000_t75" style="position:absolute;margin-left:134.05pt;margin-top:15.65pt;width:57.5pt;height:8.3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">
                  <v:imagedata r:id="rId206" o:title=""/>
                </v:shape>
              </w:pict>
            </mc:Fallback>
          </mc:AlternateContent>
        </w:r>
      </w:ins>
      <w:r w:rsidR="00F91EF7">
        <w:rPr>
          <w:rFonts w:ascii="Times New Roman" w:hAnsi="Times New Roman"/>
          <w:sz w:val="24"/>
          <w:szCs w:val="24"/>
        </w:rPr>
        <w:tab/>
        <w:t xml:space="preserve">Pastoral care and </w:t>
      </w:r>
      <w:r w:rsidR="00F91EF7" w:rsidRPr="00FC220A">
        <w:rPr>
          <w:rFonts w:ascii="Times New Roman" w:hAnsi="Times New Roman"/>
          <w:sz w:val="24"/>
          <w:szCs w:val="24"/>
        </w:rPr>
        <w:t>practical theology are the processes used to articulate the results of this project.</w:t>
      </w:r>
      <w:r w:rsidR="00F91EF7">
        <w:rPr>
          <w:rFonts w:ascii="Times New Roman" w:hAnsi="Times New Roman"/>
          <w:sz w:val="24"/>
          <w:szCs w:val="24"/>
        </w:rPr>
        <w:t xml:space="preserve">  The discipline of pastoral care and practical theology has shifted over the past 20 years redirecting its focus from “applied theology” to “theological reflection.”</w:t>
      </w:r>
      <w:r w:rsidR="00F91EF7">
        <w:rPr>
          <w:rStyle w:val="FootnoteReference"/>
          <w:rFonts w:ascii="Times New Roman" w:hAnsi="Times New Roman"/>
          <w:sz w:val="24"/>
          <w:szCs w:val="24"/>
        </w:rPr>
        <w:footnoteReference w:id="24"/>
      </w:r>
      <w:r w:rsidR="00F91EF7">
        <w:rPr>
          <w:rFonts w:ascii="Times New Roman" w:hAnsi="Times New Roman"/>
          <w:sz w:val="24"/>
          <w:szCs w:val="24"/>
        </w:rPr>
        <w:t xml:space="preserve"> This shift solidifies the field of professional pastoral theology and its critical reflection process when providing care to clients.  </w:t>
      </w:r>
      <w:r w:rsidR="00DD7393">
        <w:rPr>
          <w:rFonts w:ascii="Times New Roman" w:hAnsi="Times New Roman"/>
          <w:sz w:val="24"/>
          <w:szCs w:val="24"/>
        </w:rPr>
        <w:t xml:space="preserve">Now, pastoral care is </w:t>
      </w:r>
      <w:r w:rsidR="00F91EF7">
        <w:rPr>
          <w:rFonts w:ascii="Times New Roman" w:hAnsi="Times New Roman"/>
          <w:sz w:val="24"/>
          <w:szCs w:val="24"/>
        </w:rPr>
        <w:t>seen as a process and no</w:t>
      </w:r>
      <w:r w:rsidR="009220BE">
        <w:rPr>
          <w:rFonts w:ascii="Times New Roman" w:hAnsi="Times New Roman"/>
          <w:sz w:val="24"/>
          <w:szCs w:val="24"/>
        </w:rPr>
        <w:t xml:space="preserve">t merely a product that </w:t>
      </w:r>
      <w:r w:rsidR="00F91EF7">
        <w:rPr>
          <w:rFonts w:ascii="Times New Roman" w:hAnsi="Times New Roman"/>
          <w:sz w:val="24"/>
          <w:szCs w:val="24"/>
        </w:rPr>
        <w:t>chaplains provide</w:t>
      </w:r>
      <w:r w:rsidR="00DD7393">
        <w:rPr>
          <w:rFonts w:ascii="Times New Roman" w:hAnsi="Times New Roman"/>
          <w:sz w:val="24"/>
          <w:szCs w:val="24"/>
        </w:rPr>
        <w:t xml:space="preserve"> but a respected discipline</w:t>
      </w:r>
      <w:r w:rsidR="00F91EF7">
        <w:rPr>
          <w:rFonts w:ascii="Times New Roman" w:hAnsi="Times New Roman"/>
          <w:sz w:val="24"/>
          <w:szCs w:val="24"/>
        </w:rPr>
        <w:t xml:space="preserve">.  Theological reflection consists of activities and methods that allow the </w:t>
      </w:r>
      <w:r w:rsidR="009220BE">
        <w:rPr>
          <w:rFonts w:ascii="Times New Roman" w:hAnsi="Times New Roman"/>
          <w:sz w:val="24"/>
          <w:szCs w:val="24"/>
        </w:rPr>
        <w:t xml:space="preserve">client </w:t>
      </w:r>
      <w:r w:rsidR="00F91EF7">
        <w:rPr>
          <w:rFonts w:ascii="Times New Roman" w:hAnsi="Times New Roman"/>
          <w:sz w:val="24"/>
          <w:szCs w:val="24"/>
        </w:rPr>
        <w:t xml:space="preserve">to give an interpretation of their values and life decisions in a structured setting supplied by </w:t>
      </w:r>
      <w:r w:rsidR="00DD7393">
        <w:rPr>
          <w:rFonts w:ascii="Times New Roman" w:hAnsi="Times New Roman"/>
          <w:sz w:val="24"/>
          <w:szCs w:val="24"/>
        </w:rPr>
        <w:t>chaplains</w:t>
      </w:r>
      <w:r w:rsidR="009220BE">
        <w:rPr>
          <w:rFonts w:ascii="Times New Roman" w:hAnsi="Times New Roman"/>
          <w:sz w:val="24"/>
          <w:szCs w:val="24"/>
        </w:rPr>
        <w:t xml:space="preserve"> during their sessions</w:t>
      </w:r>
      <w:r w:rsidR="00F91EF7">
        <w:rPr>
          <w:rFonts w:ascii="Times New Roman" w:hAnsi="Times New Roman"/>
          <w:sz w:val="24"/>
          <w:szCs w:val="24"/>
        </w:rPr>
        <w:t>.</w:t>
      </w:r>
      <w:r w:rsidR="00F91EF7">
        <w:rPr>
          <w:rStyle w:val="FootnoteReference"/>
          <w:rFonts w:ascii="Times New Roman" w:hAnsi="Times New Roman"/>
          <w:sz w:val="24"/>
          <w:szCs w:val="24"/>
        </w:rPr>
        <w:footnoteReference w:id="25"/>
      </w:r>
      <w:r w:rsidR="00F91EF7">
        <w:rPr>
          <w:rFonts w:ascii="Times New Roman" w:hAnsi="Times New Roman"/>
          <w:sz w:val="24"/>
          <w:szCs w:val="24"/>
        </w:rPr>
        <w:t xml:space="preserve">  </w:t>
      </w:r>
    </w:p>
    <w:p w14:paraId="19482378" w14:textId="62ABCC9D" w:rsidR="00F91EF7" w:rsidRPr="005E1715" w:rsidRDefault="00375BB6" w:rsidP="00F91EF7">
      <w:pPr>
        <w:tabs>
          <w:tab w:val="left" w:pos="0"/>
        </w:tabs>
        <w:spacing w:after="0" w:line="480" w:lineRule="auto"/>
        <w:jc w:val="both"/>
        <w:rPr>
          <w:rFonts w:ascii="Times New Roman" w:hAnsi="Times New Roman"/>
          <w:sz w:val="24"/>
          <w:szCs w:val="24"/>
        </w:rPr>
      </w:pPr>
      <w:ins w:id="66" w:author="Michael Milton PhD" w:date="2019-09-17T07:10:00Z">
        <w:r>
          <w:rPr>
            <w:rFonts w:ascii="Times New Roman" w:hAnsi="Times New Roman"/>
            <w:noProof/>
            <w:sz w:val="24"/>
            <w:szCs w:val="24"/>
          </w:rPr>
          <mc:AlternateContent>
            <mc:Choice Requires="wpi">
              <w:drawing>
                <wp:anchor distT="0" distB="0" distL="114300" distR="114300" simplePos="0" relativeHeight="252428288" behindDoc="0" locked="0" layoutInCell="1" allowOverlap="1" wp14:anchorId="355560B4" wp14:editId="680167DC">
                  <wp:simplePos x="0" y="0"/>
                  <wp:positionH relativeFrom="column">
                    <wp:posOffset>476250</wp:posOffset>
                  </wp:positionH>
                  <wp:positionV relativeFrom="paragraph">
                    <wp:posOffset>1525270</wp:posOffset>
                  </wp:positionV>
                  <wp:extent cx="3798425" cy="515620"/>
                  <wp:effectExtent l="50800" t="38100" r="12065" b="43180"/>
                  <wp:wrapNone/>
                  <wp:docPr id="766" name="Ink 766"/>
                  <wp:cNvGraphicFramePr/>
                  <a:graphic xmlns:a="http://schemas.openxmlformats.org/drawingml/2006/main">
                    <a:graphicData uri="http://schemas.microsoft.com/office/word/2010/wordprocessingInk">
                      <w14:contentPart bwMode="auto" r:id="rId207">
                        <w14:nvContentPartPr>
                          <w14:cNvContentPartPr/>
                        </w14:nvContentPartPr>
                        <w14:xfrm>
                          <a:off x="0" y="0"/>
                          <a:ext cx="3798425" cy="515620"/>
                        </w14:xfrm>
                      </w14:contentPart>
                    </a:graphicData>
                  </a:graphic>
                </wp:anchor>
              </w:drawing>
            </mc:Choice>
            <mc:Fallback>
              <w:pict>
                <v:shape w14:anchorId="628C0DED" id="Ink 766" o:spid="_x0000_s1026" type="#_x0000_t75" style="position:absolute;margin-left:35.9pt;margin-top:118.9pt;width:301.95pt;height:43.4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">
                  <v:imagedata r:id="rId208" o:title=""/>
                </v:shape>
              </w:pict>
            </mc:Fallback>
          </mc:AlternateContent>
        </w:r>
        <w:r w:rsidR="00587409">
          <w:rPr>
            <w:rFonts w:ascii="Times New Roman" w:hAnsi="Times New Roman"/>
            <w:noProof/>
            <w:sz w:val="24"/>
            <w:szCs w:val="24"/>
          </w:rPr>
          <mc:AlternateContent>
            <mc:Choice Requires="wpi">
              <w:drawing>
                <wp:anchor distT="0" distB="0" distL="114300" distR="114300" simplePos="0" relativeHeight="252406784" behindDoc="0" locked="0" layoutInCell="1" allowOverlap="1" wp14:anchorId="1F420054" wp14:editId="51E1F867">
                  <wp:simplePos x="0" y="0"/>
                  <wp:positionH relativeFrom="column">
                    <wp:posOffset>-607060</wp:posOffset>
                  </wp:positionH>
                  <wp:positionV relativeFrom="paragraph">
                    <wp:posOffset>1687830</wp:posOffset>
                  </wp:positionV>
                  <wp:extent cx="917495" cy="637705"/>
                  <wp:effectExtent l="38100" t="38100" r="22860" b="48260"/>
                  <wp:wrapNone/>
                  <wp:docPr id="745" name="Ink 745"/>
                  <wp:cNvGraphicFramePr/>
                  <a:graphic xmlns:a="http://schemas.openxmlformats.org/drawingml/2006/main">
                    <a:graphicData uri="http://schemas.microsoft.com/office/word/2010/wordprocessingInk">
                      <w14:contentPart bwMode="auto" r:id="rId209">
                        <w14:nvContentPartPr>
                          <w14:cNvContentPartPr/>
                        </w14:nvContentPartPr>
                        <w14:xfrm>
                          <a:off x="0" y="0"/>
                          <a:ext cx="917495" cy="637705"/>
                        </w14:xfrm>
                      </w14:contentPart>
                    </a:graphicData>
                  </a:graphic>
                </wp:anchor>
              </w:drawing>
            </mc:Choice>
            <mc:Fallback>
              <w:pict>
                <v:shape w14:anchorId="707AB3E9" id="Ink 745" o:spid="_x0000_s1026" type="#_x0000_t75" style="position:absolute;margin-left:-49pt;margin-top:131.7pt;width:74.7pt;height:53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">
                  <v:imagedata r:id="rId210" o:title=""/>
                </v:shape>
              </w:pict>
            </mc:Fallback>
          </mc:AlternateContent>
        </w:r>
        <w:r w:rsidR="00587409">
          <w:rPr>
            <w:rFonts w:ascii="Times New Roman" w:hAnsi="Times New Roman"/>
            <w:noProof/>
            <w:sz w:val="24"/>
            <w:szCs w:val="24"/>
          </w:rPr>
          <mc:AlternateContent>
            <mc:Choice Requires="wpi">
              <w:drawing>
                <wp:anchor distT="0" distB="0" distL="114300" distR="114300" simplePos="0" relativeHeight="252407808" behindDoc="0" locked="0" layoutInCell="1" allowOverlap="1" wp14:anchorId="5797F2C9" wp14:editId="65036381">
                  <wp:simplePos x="0" y="0"/>
                  <wp:positionH relativeFrom="column">
                    <wp:posOffset>-678815</wp:posOffset>
                  </wp:positionH>
                  <wp:positionV relativeFrom="paragraph">
                    <wp:posOffset>831215</wp:posOffset>
                  </wp:positionV>
                  <wp:extent cx="878205" cy="729615"/>
                  <wp:effectExtent l="50800" t="50800" r="48895" b="45085"/>
                  <wp:wrapNone/>
                  <wp:docPr id="746" name="Ink 746"/>
                  <wp:cNvGraphicFramePr/>
                  <a:graphic xmlns:a="http://schemas.openxmlformats.org/drawingml/2006/main">
                    <a:graphicData uri="http://schemas.microsoft.com/office/word/2010/wordprocessingInk">
                      <w14:contentPart bwMode="auto" r:id="rId211">
                        <w14:nvContentPartPr>
                          <w14:cNvContentPartPr/>
                        </w14:nvContentPartPr>
                        <w14:xfrm>
                          <a:off x="0" y="0"/>
                          <a:ext cx="878205" cy="729615"/>
                        </w14:xfrm>
                      </w14:contentPart>
                    </a:graphicData>
                  </a:graphic>
                </wp:anchor>
              </w:drawing>
            </mc:Choice>
            <mc:Fallback>
              <w:pict>
                <v:shape w14:anchorId="7B1B2F60" id="Ink 746" o:spid="_x0000_s1026" type="#_x0000_t75" style="position:absolute;margin-left:-55.05pt;margin-top:63.85pt;width:72.35pt;height:60.6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">
                  <v:imagedata r:id="rId212" o:title=""/>
                </v:shape>
              </w:pict>
            </mc:Fallback>
          </mc:AlternateContent>
        </w:r>
        <w:r w:rsidR="00587409">
          <w:rPr>
            <w:rFonts w:ascii="Times New Roman" w:hAnsi="Times New Roman"/>
            <w:noProof/>
            <w:sz w:val="24"/>
            <w:szCs w:val="24"/>
          </w:rPr>
          <mc:AlternateContent>
            <mc:Choice Requires="wpi">
              <w:drawing>
                <wp:anchor distT="0" distB="0" distL="114300" distR="114300" simplePos="0" relativeHeight="252398592" behindDoc="0" locked="0" layoutInCell="1" allowOverlap="1" wp14:anchorId="4D0FA154" wp14:editId="6AEBE864">
                  <wp:simplePos x="0" y="0"/>
                  <wp:positionH relativeFrom="column">
                    <wp:posOffset>-698500</wp:posOffset>
                  </wp:positionH>
                  <wp:positionV relativeFrom="paragraph">
                    <wp:posOffset>522605</wp:posOffset>
                  </wp:positionV>
                  <wp:extent cx="1076960" cy="571355"/>
                  <wp:effectExtent l="38100" t="50800" r="15240" b="51435"/>
                  <wp:wrapNone/>
                  <wp:docPr id="737" name="Ink 737"/>
                  <wp:cNvGraphicFramePr/>
                  <a:graphic xmlns:a="http://schemas.openxmlformats.org/drawingml/2006/main">
                    <a:graphicData uri="http://schemas.microsoft.com/office/word/2010/wordprocessingInk">
                      <w14:contentPart bwMode="auto" r:id="rId213">
                        <w14:nvContentPartPr>
                          <w14:cNvContentPartPr/>
                        </w14:nvContentPartPr>
                        <w14:xfrm>
                          <a:off x="0" y="0"/>
                          <a:ext cx="1076960" cy="571355"/>
                        </w14:xfrm>
                      </w14:contentPart>
                    </a:graphicData>
                  </a:graphic>
                </wp:anchor>
              </w:drawing>
            </mc:Choice>
            <mc:Fallback>
              <w:pict>
                <v:shape w14:anchorId="1B60BD15" id="Ink 737" o:spid="_x0000_s1026" type="#_x0000_t75" style="position:absolute;margin-left:-56.6pt;margin-top:39.55pt;width:87.6pt;height:48.25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">
                  <v:imagedata r:id="rId214" o:title=""/>
                </v:shape>
              </w:pict>
            </mc:Fallback>
          </mc:AlternateContent>
        </w:r>
      </w:ins>
      <w:ins w:id="67" w:author="Michael Milton PhD" w:date="2019-09-17T07:09:00Z">
        <w:r w:rsidR="00587409">
          <w:rPr>
            <w:rFonts w:ascii="Times New Roman" w:hAnsi="Times New Roman"/>
            <w:noProof/>
            <w:sz w:val="24"/>
            <w:szCs w:val="24"/>
          </w:rPr>
          <mc:AlternateContent>
            <mc:Choice Requires="wpi">
              <w:drawing>
                <wp:anchor distT="0" distB="0" distL="114300" distR="114300" simplePos="0" relativeHeight="252388352" behindDoc="0" locked="0" layoutInCell="1" allowOverlap="1" wp14:anchorId="700FE48F" wp14:editId="090492A0">
                  <wp:simplePos x="0" y="0"/>
                  <wp:positionH relativeFrom="column">
                    <wp:posOffset>5956457</wp:posOffset>
                  </wp:positionH>
                  <wp:positionV relativeFrom="paragraph">
                    <wp:posOffset>506149</wp:posOffset>
                  </wp:positionV>
                  <wp:extent cx="29880" cy="6840"/>
                  <wp:effectExtent l="38100" t="38100" r="33655" b="44450"/>
                  <wp:wrapNone/>
                  <wp:docPr id="727" name="Ink 727"/>
                  <wp:cNvGraphicFramePr/>
                  <a:graphic xmlns:a="http://schemas.openxmlformats.org/drawingml/2006/main">
                    <a:graphicData uri="http://schemas.microsoft.com/office/word/2010/wordprocessingInk">
                      <w14:contentPart bwMode="auto" r:id="rId215">
                        <w14:nvContentPartPr>
                          <w14:cNvContentPartPr/>
                        </w14:nvContentPartPr>
                        <w14:xfrm>
                          <a:off x="0" y="0"/>
                          <a:ext cx="29880" cy="6840"/>
                        </w14:xfrm>
                      </w14:contentPart>
                    </a:graphicData>
                  </a:graphic>
                </wp:anchor>
              </w:drawing>
            </mc:Choice>
            <mc:Fallback>
              <w:pict>
                <v:shape w14:anchorId="06D6DF48" id="Ink 727" o:spid="_x0000_s1026" type="#_x0000_t75" style="position:absolute;margin-left:467.8pt;margin-top:38.65pt;width:4.75pt;height:3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">
                  <v:imagedata r:id="rId216" o:title=""/>
                </v:shape>
              </w:pict>
            </mc:Fallback>
          </mc:AlternateContent>
        </w:r>
        <w:r w:rsidR="007E1856">
          <w:rPr>
            <w:rFonts w:ascii="Times New Roman" w:hAnsi="Times New Roman"/>
            <w:noProof/>
            <w:sz w:val="24"/>
            <w:szCs w:val="24"/>
          </w:rPr>
          <mc:AlternateContent>
            <mc:Choice Requires="wpi">
              <w:drawing>
                <wp:anchor distT="0" distB="0" distL="114300" distR="114300" simplePos="0" relativeHeight="252387328" behindDoc="0" locked="0" layoutInCell="1" allowOverlap="1" wp14:anchorId="017FC87A" wp14:editId="34F605B3">
                  <wp:simplePos x="0" y="0"/>
                  <wp:positionH relativeFrom="column">
                    <wp:posOffset>1899920</wp:posOffset>
                  </wp:positionH>
                  <wp:positionV relativeFrom="paragraph">
                    <wp:posOffset>176530</wp:posOffset>
                  </wp:positionV>
                  <wp:extent cx="585065" cy="326520"/>
                  <wp:effectExtent l="50800" t="38100" r="24765" b="41910"/>
                  <wp:wrapNone/>
                  <wp:docPr id="726" name="Ink 726"/>
                  <wp:cNvGraphicFramePr/>
                  <a:graphic xmlns:a="http://schemas.openxmlformats.org/drawingml/2006/main">
                    <a:graphicData uri="http://schemas.microsoft.com/office/word/2010/wordprocessingInk">
                      <w14:contentPart bwMode="auto" r:id="rId217">
                        <w14:nvContentPartPr>
                          <w14:cNvContentPartPr/>
                        </w14:nvContentPartPr>
                        <w14:xfrm>
                          <a:off x="0" y="0"/>
                          <a:ext cx="585065" cy="326520"/>
                        </w14:xfrm>
                      </w14:contentPart>
                    </a:graphicData>
                  </a:graphic>
                </wp:anchor>
              </w:drawing>
            </mc:Choice>
            <mc:Fallback>
              <w:pict>
                <v:shape w14:anchorId="6E364842" id="Ink 726" o:spid="_x0000_s1026" type="#_x0000_t75" style="position:absolute;margin-left:148pt;margin-top:12.7pt;width:48.85pt;height:28.1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">
                  <v:imagedata r:id="rId218" o:title=""/>
                </v:shape>
              </w:pict>
            </mc:Fallback>
          </mc:AlternateContent>
        </w:r>
      </w:ins>
      <w:r w:rsidR="00F91EF7">
        <w:rPr>
          <w:rFonts w:ascii="Times New Roman" w:hAnsi="Times New Roman"/>
          <w:sz w:val="24"/>
          <w:szCs w:val="24"/>
        </w:rPr>
        <w:tab/>
      </w:r>
      <w:r w:rsidR="00F91EF7" w:rsidRPr="002C2CAE">
        <w:rPr>
          <w:rFonts w:ascii="Times New Roman" w:hAnsi="Times New Roman"/>
          <w:i/>
          <w:sz w:val="24"/>
          <w:szCs w:val="24"/>
        </w:rPr>
        <w:t>Images of Pastoral Care</w:t>
      </w:r>
      <w:r w:rsidR="0063226B">
        <w:rPr>
          <w:rFonts w:ascii="Times New Roman" w:hAnsi="Times New Roman"/>
          <w:sz w:val="24"/>
          <w:szCs w:val="24"/>
        </w:rPr>
        <w:t>, by Robert C. Dykstra</w:t>
      </w:r>
      <w:r w:rsidR="00F91EF7">
        <w:rPr>
          <w:rFonts w:ascii="Times New Roman" w:hAnsi="Times New Roman"/>
          <w:sz w:val="24"/>
          <w:szCs w:val="24"/>
        </w:rPr>
        <w:t xml:space="preserve"> indicates </w:t>
      </w:r>
      <w:r w:rsidR="00F91EF7" w:rsidRPr="002C2CAE">
        <w:rPr>
          <w:rFonts w:ascii="Times New Roman" w:hAnsi="Times New Roman"/>
          <w:sz w:val="24"/>
          <w:szCs w:val="24"/>
        </w:rPr>
        <w:t xml:space="preserve">that the modernization of pastoral care began with Anton </w:t>
      </w:r>
      <w:proofErr w:type="spellStart"/>
      <w:r w:rsidR="00F91EF7" w:rsidRPr="002C2CAE">
        <w:rPr>
          <w:rFonts w:ascii="Times New Roman" w:hAnsi="Times New Roman"/>
          <w:sz w:val="24"/>
          <w:szCs w:val="24"/>
        </w:rPr>
        <w:t>Boisen’s</w:t>
      </w:r>
      <w:proofErr w:type="spellEnd"/>
      <w:r w:rsidR="00F91EF7" w:rsidRPr="002C2CAE">
        <w:rPr>
          <w:rFonts w:ascii="Times New Roman" w:hAnsi="Times New Roman"/>
          <w:sz w:val="24"/>
          <w:szCs w:val="24"/>
        </w:rPr>
        <w:t xml:space="preserve"> realization of the </w:t>
      </w:r>
      <w:r w:rsidR="00DD7393">
        <w:rPr>
          <w:rFonts w:ascii="Times New Roman" w:hAnsi="Times New Roman"/>
          <w:sz w:val="24"/>
          <w:szCs w:val="24"/>
        </w:rPr>
        <w:t>relationship</w:t>
      </w:r>
      <w:r w:rsidR="00F91EF7" w:rsidRPr="002C2CAE">
        <w:rPr>
          <w:rFonts w:ascii="Times New Roman" w:hAnsi="Times New Roman"/>
          <w:sz w:val="24"/>
          <w:szCs w:val="24"/>
        </w:rPr>
        <w:t xml:space="preserve"> between </w:t>
      </w:r>
      <w:r w:rsidR="00DD7393">
        <w:rPr>
          <w:rFonts w:ascii="Times New Roman" w:hAnsi="Times New Roman"/>
          <w:sz w:val="24"/>
          <w:szCs w:val="24"/>
        </w:rPr>
        <w:t>mental health</w:t>
      </w:r>
      <w:r w:rsidR="00F91EF7" w:rsidRPr="002C2CAE">
        <w:rPr>
          <w:rFonts w:ascii="Times New Roman" w:hAnsi="Times New Roman"/>
          <w:sz w:val="24"/>
          <w:szCs w:val="24"/>
        </w:rPr>
        <w:t xml:space="preserve"> and </w:t>
      </w:r>
      <w:r w:rsidR="00DD7393">
        <w:rPr>
          <w:rFonts w:ascii="Times New Roman" w:hAnsi="Times New Roman"/>
          <w:noProof/>
          <w:sz w:val="24"/>
          <w:szCs w:val="24"/>
        </w:rPr>
        <w:t>ministry</w:t>
      </w:r>
      <w:r w:rsidR="00F91EF7" w:rsidRPr="002C2CAE">
        <w:rPr>
          <w:rFonts w:ascii="Times New Roman" w:hAnsi="Times New Roman"/>
          <w:sz w:val="24"/>
          <w:szCs w:val="24"/>
        </w:rPr>
        <w:t xml:space="preserve"> after he experienced a break within his mental health.</w:t>
      </w:r>
      <w:r w:rsidR="00F91EF7" w:rsidRPr="002C2CAE">
        <w:rPr>
          <w:rStyle w:val="FootnoteReference"/>
          <w:rFonts w:ascii="Times New Roman" w:hAnsi="Times New Roman"/>
          <w:sz w:val="24"/>
          <w:szCs w:val="24"/>
        </w:rPr>
        <w:footnoteReference w:id="26"/>
      </w:r>
      <w:r w:rsidR="00F91EF7" w:rsidRPr="002C2CAE">
        <w:rPr>
          <w:rFonts w:ascii="Times New Roman" w:hAnsi="Times New Roman"/>
          <w:sz w:val="24"/>
          <w:szCs w:val="24"/>
        </w:rPr>
        <w:t xml:space="preserve">   As a </w:t>
      </w:r>
      <w:r w:rsidR="00DD7393">
        <w:rPr>
          <w:rFonts w:ascii="Times New Roman" w:hAnsi="Times New Roman"/>
          <w:sz w:val="24"/>
          <w:szCs w:val="24"/>
        </w:rPr>
        <w:t>chaplain</w:t>
      </w:r>
      <w:r w:rsidR="00F91EF7" w:rsidRPr="002C2CAE">
        <w:rPr>
          <w:rFonts w:ascii="Times New Roman" w:hAnsi="Times New Roman"/>
          <w:sz w:val="24"/>
          <w:szCs w:val="24"/>
        </w:rPr>
        <w:t>, I have also found that there is a need to address both the spiritual and mental health of the individual</w:t>
      </w:r>
      <w:r w:rsidR="00F91EF7">
        <w:rPr>
          <w:rFonts w:ascii="Times New Roman" w:hAnsi="Times New Roman"/>
          <w:sz w:val="24"/>
          <w:szCs w:val="24"/>
        </w:rPr>
        <w:t>,</w:t>
      </w:r>
      <w:r w:rsidR="00F91EF7" w:rsidRPr="002C2CAE">
        <w:rPr>
          <w:rFonts w:ascii="Times New Roman" w:hAnsi="Times New Roman"/>
          <w:sz w:val="24"/>
          <w:szCs w:val="24"/>
        </w:rPr>
        <w:t xml:space="preserve"> to br</w:t>
      </w:r>
      <w:r w:rsidR="00F91EF7">
        <w:rPr>
          <w:rFonts w:ascii="Times New Roman" w:hAnsi="Times New Roman"/>
          <w:sz w:val="24"/>
          <w:szCs w:val="24"/>
        </w:rPr>
        <w:t xml:space="preserve">ing about emotional healing.  Anton </w:t>
      </w:r>
      <w:proofErr w:type="spellStart"/>
      <w:r w:rsidR="00F91EF7">
        <w:rPr>
          <w:rFonts w:ascii="Times New Roman" w:hAnsi="Times New Roman"/>
          <w:sz w:val="24"/>
          <w:szCs w:val="24"/>
        </w:rPr>
        <w:t>Boisen</w:t>
      </w:r>
      <w:proofErr w:type="spellEnd"/>
      <w:r w:rsidR="00F91EF7" w:rsidRPr="002C2CAE">
        <w:rPr>
          <w:rFonts w:ascii="Times New Roman" w:hAnsi="Times New Roman"/>
          <w:sz w:val="24"/>
          <w:szCs w:val="24"/>
        </w:rPr>
        <w:t xml:space="preserve"> developed a pioneering model of pastoral </w:t>
      </w:r>
      <w:r w:rsidR="00F91EF7">
        <w:rPr>
          <w:rFonts w:ascii="Times New Roman" w:hAnsi="Times New Roman"/>
          <w:sz w:val="24"/>
          <w:szCs w:val="24"/>
        </w:rPr>
        <w:t xml:space="preserve">care, “the living human </w:t>
      </w:r>
      <w:r w:rsidR="00F91EF7">
        <w:rPr>
          <w:rFonts w:ascii="Times New Roman" w:hAnsi="Times New Roman"/>
          <w:sz w:val="24"/>
          <w:szCs w:val="24"/>
        </w:rPr>
        <w:lastRenderedPageBreak/>
        <w:t>document.”</w:t>
      </w:r>
      <w:r w:rsidR="00F91EF7" w:rsidRPr="002C2CAE">
        <w:rPr>
          <w:rStyle w:val="FootnoteReference"/>
          <w:rFonts w:ascii="Times New Roman" w:hAnsi="Times New Roman"/>
          <w:sz w:val="24"/>
          <w:szCs w:val="24"/>
        </w:rPr>
        <w:footnoteReference w:id="27"/>
      </w:r>
      <w:r w:rsidR="0063226B">
        <w:rPr>
          <w:rFonts w:ascii="Times New Roman" w:hAnsi="Times New Roman"/>
          <w:sz w:val="24"/>
          <w:szCs w:val="24"/>
        </w:rPr>
        <w:t xml:space="preserve"> </w:t>
      </w:r>
      <w:r w:rsidR="00F91EF7" w:rsidRPr="002C2CAE">
        <w:rPr>
          <w:rFonts w:ascii="Times New Roman" w:hAnsi="Times New Roman"/>
          <w:sz w:val="24"/>
          <w:szCs w:val="24"/>
        </w:rPr>
        <w:t>The living human d</w:t>
      </w:r>
      <w:r w:rsidR="00F91EF7">
        <w:rPr>
          <w:rFonts w:ascii="Times New Roman" w:hAnsi="Times New Roman"/>
          <w:sz w:val="24"/>
          <w:szCs w:val="24"/>
        </w:rPr>
        <w:t xml:space="preserve">ocument </w:t>
      </w:r>
      <w:r w:rsidR="00DD7393">
        <w:rPr>
          <w:rFonts w:ascii="Times New Roman" w:hAnsi="Times New Roman"/>
          <w:sz w:val="24"/>
          <w:szCs w:val="24"/>
        </w:rPr>
        <w:t xml:space="preserve">is a concept that </w:t>
      </w:r>
      <w:r w:rsidR="00F91EF7">
        <w:rPr>
          <w:rFonts w:ascii="Times New Roman" w:hAnsi="Times New Roman"/>
          <w:sz w:val="24"/>
          <w:szCs w:val="24"/>
        </w:rPr>
        <w:t>defines the process of</w:t>
      </w:r>
      <w:r w:rsidR="00F91EF7" w:rsidRPr="002C2CAE">
        <w:rPr>
          <w:rFonts w:ascii="Times New Roman" w:hAnsi="Times New Roman"/>
          <w:sz w:val="24"/>
          <w:szCs w:val="24"/>
        </w:rPr>
        <w:t xml:space="preserve"> pastoral care </w:t>
      </w:r>
      <w:r w:rsidR="00F91EF7">
        <w:rPr>
          <w:rFonts w:ascii="Times New Roman" w:hAnsi="Times New Roman"/>
          <w:sz w:val="24"/>
          <w:szCs w:val="24"/>
        </w:rPr>
        <w:t xml:space="preserve">that studies an </w:t>
      </w:r>
      <w:r w:rsidR="00F91EF7" w:rsidRPr="002C2CAE">
        <w:rPr>
          <w:rFonts w:ascii="Times New Roman" w:hAnsi="Times New Roman"/>
          <w:sz w:val="24"/>
          <w:szCs w:val="24"/>
        </w:rPr>
        <w:t xml:space="preserve">individual’s </w:t>
      </w:r>
      <w:r w:rsidR="00F91EF7">
        <w:rPr>
          <w:rFonts w:ascii="Times New Roman" w:hAnsi="Times New Roman"/>
          <w:sz w:val="24"/>
          <w:szCs w:val="24"/>
        </w:rPr>
        <w:t xml:space="preserve">life.  </w:t>
      </w:r>
      <w:r w:rsidR="00F91EF7" w:rsidRPr="002C2CAE">
        <w:rPr>
          <w:rFonts w:ascii="Times New Roman" w:hAnsi="Times New Roman"/>
          <w:sz w:val="24"/>
          <w:szCs w:val="24"/>
        </w:rPr>
        <w:t xml:space="preserve"> </w:t>
      </w:r>
      <w:r w:rsidR="00F91EF7">
        <w:rPr>
          <w:rFonts w:ascii="Times New Roman" w:hAnsi="Times New Roman"/>
          <w:sz w:val="24"/>
          <w:szCs w:val="24"/>
        </w:rPr>
        <w:t xml:space="preserve">Life is valuable and cannot </w:t>
      </w:r>
      <w:r w:rsidR="00F91EF7" w:rsidRPr="00775F10">
        <w:rPr>
          <w:rFonts w:ascii="Times New Roman" w:hAnsi="Times New Roman"/>
          <w:noProof/>
          <w:sz w:val="24"/>
          <w:szCs w:val="24"/>
        </w:rPr>
        <w:t>be measured</w:t>
      </w:r>
      <w:r w:rsidR="00F91EF7">
        <w:rPr>
          <w:rFonts w:ascii="Times New Roman" w:hAnsi="Times New Roman"/>
          <w:sz w:val="24"/>
          <w:szCs w:val="24"/>
        </w:rPr>
        <w:t xml:space="preserve"> by a</w:t>
      </w:r>
      <w:r w:rsidR="00F91EF7" w:rsidRPr="002C2CAE">
        <w:rPr>
          <w:rFonts w:ascii="Times New Roman" w:hAnsi="Times New Roman"/>
          <w:sz w:val="24"/>
          <w:szCs w:val="24"/>
        </w:rPr>
        <w:t xml:space="preserve"> diagnostic </w:t>
      </w:r>
      <w:r w:rsidR="00F91EF7">
        <w:rPr>
          <w:rFonts w:ascii="Times New Roman" w:hAnsi="Times New Roman"/>
          <w:sz w:val="24"/>
          <w:szCs w:val="24"/>
        </w:rPr>
        <w:t>manual</w:t>
      </w:r>
      <w:r w:rsidR="00F91EF7" w:rsidRPr="002C2CAE">
        <w:rPr>
          <w:rFonts w:ascii="Times New Roman" w:hAnsi="Times New Roman"/>
          <w:sz w:val="24"/>
          <w:szCs w:val="24"/>
        </w:rPr>
        <w:t>.</w:t>
      </w:r>
      <w:r w:rsidR="00F91EF7" w:rsidRPr="002C2CAE">
        <w:rPr>
          <w:rStyle w:val="FootnoteReference"/>
          <w:rFonts w:ascii="Times New Roman" w:hAnsi="Times New Roman"/>
          <w:sz w:val="24"/>
          <w:szCs w:val="24"/>
        </w:rPr>
        <w:footnoteReference w:id="28"/>
      </w:r>
      <w:r w:rsidR="00DD7393">
        <w:rPr>
          <w:rFonts w:ascii="Times New Roman" w:hAnsi="Times New Roman"/>
          <w:sz w:val="24"/>
          <w:szCs w:val="24"/>
        </w:rPr>
        <w:t xml:space="preserve">  T</w:t>
      </w:r>
      <w:r w:rsidR="00F91EF7" w:rsidRPr="002C2CAE">
        <w:rPr>
          <w:rFonts w:ascii="Times New Roman" w:hAnsi="Times New Roman"/>
          <w:sz w:val="24"/>
          <w:szCs w:val="24"/>
        </w:rPr>
        <w:t xml:space="preserve">he </w:t>
      </w:r>
      <w:r w:rsidR="00DD7393">
        <w:rPr>
          <w:rFonts w:ascii="Times New Roman" w:hAnsi="Times New Roman"/>
          <w:sz w:val="24"/>
          <w:szCs w:val="24"/>
        </w:rPr>
        <w:t xml:space="preserve">chaplain </w:t>
      </w:r>
      <w:r w:rsidR="00F91EF7" w:rsidRPr="002C2CAE">
        <w:rPr>
          <w:rFonts w:ascii="Times New Roman" w:hAnsi="Times New Roman"/>
          <w:sz w:val="24"/>
          <w:szCs w:val="24"/>
        </w:rPr>
        <w:t>and the</w:t>
      </w:r>
      <w:r w:rsidR="00DD7393">
        <w:rPr>
          <w:rFonts w:ascii="Times New Roman" w:hAnsi="Times New Roman"/>
          <w:sz w:val="24"/>
          <w:szCs w:val="24"/>
        </w:rPr>
        <w:t xml:space="preserve"> client</w:t>
      </w:r>
      <w:r w:rsidR="00F91EF7" w:rsidRPr="002C2CAE">
        <w:rPr>
          <w:rFonts w:ascii="Times New Roman" w:hAnsi="Times New Roman"/>
          <w:sz w:val="24"/>
          <w:szCs w:val="24"/>
        </w:rPr>
        <w:t xml:space="preserve"> can</w:t>
      </w:r>
      <w:r w:rsidR="00F91EF7" w:rsidRPr="005E1715">
        <w:rPr>
          <w:rFonts w:ascii="Times New Roman" w:hAnsi="Times New Roman"/>
          <w:sz w:val="24"/>
          <w:szCs w:val="24"/>
        </w:rPr>
        <w:t xml:space="preserve"> glea</w:t>
      </w:r>
      <w:r w:rsidR="00F91EF7">
        <w:rPr>
          <w:rFonts w:ascii="Times New Roman" w:hAnsi="Times New Roman"/>
          <w:sz w:val="24"/>
          <w:szCs w:val="24"/>
        </w:rPr>
        <w:t>n</w:t>
      </w:r>
      <w:r w:rsidR="00F91EF7" w:rsidRPr="005E1715">
        <w:rPr>
          <w:rFonts w:ascii="Times New Roman" w:hAnsi="Times New Roman"/>
          <w:sz w:val="24"/>
          <w:szCs w:val="24"/>
        </w:rPr>
        <w:t xml:space="preserve"> from one another life</w:t>
      </w:r>
      <w:r w:rsidR="00F91EF7">
        <w:rPr>
          <w:rFonts w:ascii="Times New Roman" w:hAnsi="Times New Roman"/>
          <w:sz w:val="24"/>
          <w:szCs w:val="24"/>
        </w:rPr>
        <w:t>’s</w:t>
      </w:r>
      <w:r w:rsidR="00F91EF7" w:rsidRPr="005E1715">
        <w:rPr>
          <w:rFonts w:ascii="Times New Roman" w:hAnsi="Times New Roman"/>
          <w:sz w:val="24"/>
          <w:szCs w:val="24"/>
        </w:rPr>
        <w:t xml:space="preserve"> experi</w:t>
      </w:r>
      <w:r w:rsidR="00DD7393">
        <w:rPr>
          <w:rFonts w:ascii="Times New Roman" w:hAnsi="Times New Roman"/>
          <w:sz w:val="24"/>
          <w:szCs w:val="24"/>
        </w:rPr>
        <w:t>ences in this healing relationship</w:t>
      </w:r>
      <w:r w:rsidR="00F91EF7">
        <w:rPr>
          <w:rFonts w:ascii="Times New Roman" w:hAnsi="Times New Roman"/>
          <w:sz w:val="24"/>
          <w:szCs w:val="24"/>
        </w:rPr>
        <w:t>.  Healing occurs when</w:t>
      </w:r>
      <w:r w:rsidR="00F91EF7" w:rsidRPr="005E1715">
        <w:rPr>
          <w:rFonts w:ascii="Times New Roman" w:hAnsi="Times New Roman"/>
          <w:sz w:val="24"/>
          <w:szCs w:val="24"/>
        </w:rPr>
        <w:t xml:space="preserve"> they listen and observe one another</w:t>
      </w:r>
      <w:r w:rsidR="00F91EF7">
        <w:rPr>
          <w:rFonts w:ascii="Times New Roman" w:hAnsi="Times New Roman"/>
          <w:sz w:val="24"/>
          <w:szCs w:val="24"/>
        </w:rPr>
        <w:t xml:space="preserve"> allowing learning to happen.</w:t>
      </w:r>
    </w:p>
    <w:p w14:paraId="7F85605F" w14:textId="48F0537D" w:rsidR="00F91EF7" w:rsidRDefault="00F91EF7" w:rsidP="00F91EF7">
      <w:pPr>
        <w:tabs>
          <w:tab w:val="left" w:pos="0"/>
        </w:tabs>
        <w:spacing w:after="0" w:line="480" w:lineRule="auto"/>
        <w:jc w:val="both"/>
        <w:rPr>
          <w:rFonts w:ascii="Times New Roman" w:hAnsi="Times New Roman"/>
          <w:sz w:val="24"/>
          <w:szCs w:val="24"/>
        </w:rPr>
      </w:pPr>
      <w:r w:rsidRPr="005E1715">
        <w:rPr>
          <w:rFonts w:ascii="Times New Roman" w:hAnsi="Times New Roman"/>
          <w:sz w:val="24"/>
          <w:szCs w:val="24"/>
        </w:rPr>
        <w:tab/>
        <w:t xml:space="preserve">Charles E. Hall in </w:t>
      </w:r>
      <w:r w:rsidRPr="005E1715">
        <w:rPr>
          <w:rFonts w:ascii="Times New Roman" w:hAnsi="Times New Roman"/>
          <w:i/>
          <w:sz w:val="24"/>
          <w:szCs w:val="24"/>
        </w:rPr>
        <w:t>Head and Heart: The Story of the Clinical Pastoral Education Movement</w:t>
      </w:r>
      <w:r w:rsidRPr="008D6C90">
        <w:rPr>
          <w:rFonts w:ascii="Times New Roman" w:hAnsi="Times New Roman"/>
          <w:sz w:val="24"/>
          <w:szCs w:val="24"/>
        </w:rPr>
        <w:t>,</w:t>
      </w:r>
      <w:r w:rsidRPr="005E1715">
        <w:rPr>
          <w:rFonts w:ascii="Times New Roman" w:hAnsi="Times New Roman"/>
          <w:sz w:val="24"/>
          <w:szCs w:val="24"/>
        </w:rPr>
        <w:t xml:space="preserve"> outlines the changes in the history of Pastoral Care and Clinical Training movements</w:t>
      </w:r>
      <w:r>
        <w:rPr>
          <w:rFonts w:ascii="Times New Roman" w:hAnsi="Times New Roman"/>
          <w:sz w:val="24"/>
          <w:szCs w:val="24"/>
        </w:rPr>
        <w:t>.</w:t>
      </w:r>
      <w:r w:rsidRPr="005E1715">
        <w:rPr>
          <w:rFonts w:ascii="Times New Roman" w:hAnsi="Times New Roman"/>
          <w:sz w:val="24"/>
          <w:szCs w:val="24"/>
        </w:rPr>
        <w:t xml:space="preserve"> </w:t>
      </w:r>
      <w:r>
        <w:rPr>
          <w:rFonts w:ascii="Times New Roman" w:hAnsi="Times New Roman"/>
          <w:sz w:val="24"/>
          <w:szCs w:val="24"/>
        </w:rPr>
        <w:t xml:space="preserve"> T</w:t>
      </w:r>
      <w:r w:rsidRPr="005E1715">
        <w:rPr>
          <w:rFonts w:ascii="Times New Roman" w:hAnsi="Times New Roman"/>
          <w:sz w:val="24"/>
          <w:szCs w:val="24"/>
        </w:rPr>
        <w:t xml:space="preserve">he standardization of the Clinical Pastoral Education (CPE) training that </w:t>
      </w:r>
      <w:r>
        <w:rPr>
          <w:rFonts w:ascii="Times New Roman" w:hAnsi="Times New Roman"/>
          <w:sz w:val="24"/>
          <w:szCs w:val="24"/>
        </w:rPr>
        <w:t>are the</w:t>
      </w:r>
      <w:r w:rsidRPr="005E1715">
        <w:rPr>
          <w:rFonts w:ascii="Times New Roman" w:hAnsi="Times New Roman"/>
          <w:sz w:val="24"/>
          <w:szCs w:val="24"/>
        </w:rPr>
        <w:t xml:space="preserve"> </w:t>
      </w:r>
      <w:r>
        <w:rPr>
          <w:rFonts w:ascii="Times New Roman" w:hAnsi="Times New Roman"/>
          <w:sz w:val="24"/>
          <w:szCs w:val="24"/>
        </w:rPr>
        <w:t>“</w:t>
      </w:r>
      <w:r w:rsidRPr="005E1715">
        <w:rPr>
          <w:rFonts w:ascii="Times New Roman" w:hAnsi="Times New Roman"/>
          <w:sz w:val="24"/>
          <w:szCs w:val="24"/>
        </w:rPr>
        <w:t xml:space="preserve">fruits </w:t>
      </w:r>
      <w:r>
        <w:rPr>
          <w:rFonts w:ascii="Times New Roman" w:hAnsi="Times New Roman"/>
          <w:sz w:val="24"/>
          <w:szCs w:val="24"/>
        </w:rPr>
        <w:t xml:space="preserve">of the pioneers’ labor,” </w:t>
      </w:r>
      <w:r w:rsidRPr="005E1715">
        <w:rPr>
          <w:rFonts w:ascii="Times New Roman" w:hAnsi="Times New Roman"/>
          <w:sz w:val="24"/>
          <w:szCs w:val="24"/>
        </w:rPr>
        <w:t>remain</w:t>
      </w:r>
      <w:r>
        <w:rPr>
          <w:rFonts w:ascii="Times New Roman" w:hAnsi="Times New Roman"/>
          <w:sz w:val="24"/>
          <w:szCs w:val="24"/>
        </w:rPr>
        <w:t xml:space="preserve"> today</w:t>
      </w:r>
      <w:r w:rsidRPr="005E1715">
        <w:rPr>
          <w:rFonts w:ascii="Times New Roman" w:hAnsi="Times New Roman"/>
          <w:sz w:val="24"/>
          <w:szCs w:val="24"/>
        </w:rPr>
        <w:t xml:space="preserve"> </w:t>
      </w:r>
      <w:r>
        <w:rPr>
          <w:rFonts w:ascii="Times New Roman" w:hAnsi="Times New Roman"/>
          <w:sz w:val="24"/>
          <w:szCs w:val="24"/>
        </w:rPr>
        <w:t xml:space="preserve">where professionals </w:t>
      </w:r>
      <w:r w:rsidRPr="005E1715">
        <w:rPr>
          <w:rFonts w:ascii="Times New Roman" w:hAnsi="Times New Roman"/>
          <w:sz w:val="24"/>
          <w:szCs w:val="24"/>
        </w:rPr>
        <w:t>“trust the process</w:t>
      </w:r>
      <w:r>
        <w:rPr>
          <w:rFonts w:ascii="Times New Roman" w:hAnsi="Times New Roman"/>
          <w:sz w:val="24"/>
          <w:szCs w:val="24"/>
        </w:rPr>
        <w:t>.”</w:t>
      </w:r>
      <w:r w:rsidRPr="005E1715">
        <w:rPr>
          <w:rStyle w:val="FootnoteReference"/>
          <w:rFonts w:ascii="Times New Roman" w:hAnsi="Times New Roman"/>
          <w:sz w:val="24"/>
          <w:szCs w:val="24"/>
        </w:rPr>
        <w:footnoteReference w:id="29"/>
      </w:r>
      <w:r>
        <w:rPr>
          <w:rFonts w:ascii="Times New Roman" w:hAnsi="Times New Roman"/>
          <w:sz w:val="24"/>
          <w:szCs w:val="24"/>
        </w:rPr>
        <w:t xml:space="preserve"> As a </w:t>
      </w:r>
      <w:r w:rsidR="00DD7393">
        <w:rPr>
          <w:rFonts w:ascii="Times New Roman" w:hAnsi="Times New Roman"/>
          <w:sz w:val="24"/>
          <w:szCs w:val="24"/>
        </w:rPr>
        <w:t>chaplain</w:t>
      </w:r>
      <w:r>
        <w:rPr>
          <w:rFonts w:ascii="Times New Roman" w:hAnsi="Times New Roman"/>
          <w:sz w:val="24"/>
          <w:szCs w:val="24"/>
        </w:rPr>
        <w:t>, I am to</w:t>
      </w:r>
      <w:r w:rsidRPr="005E1715">
        <w:rPr>
          <w:rFonts w:ascii="Times New Roman" w:hAnsi="Times New Roman"/>
          <w:sz w:val="24"/>
          <w:szCs w:val="24"/>
        </w:rPr>
        <w:t xml:space="preserve"> </w:t>
      </w:r>
      <w:r>
        <w:rPr>
          <w:rFonts w:ascii="Times New Roman" w:hAnsi="Times New Roman"/>
          <w:sz w:val="24"/>
          <w:szCs w:val="24"/>
        </w:rPr>
        <w:t>avail myself</w:t>
      </w:r>
      <w:r w:rsidRPr="005E1715">
        <w:rPr>
          <w:rFonts w:ascii="Times New Roman" w:hAnsi="Times New Roman"/>
          <w:sz w:val="24"/>
          <w:szCs w:val="24"/>
        </w:rPr>
        <w:t xml:space="preserve"> </w:t>
      </w:r>
      <w:r w:rsidRPr="00775F10">
        <w:rPr>
          <w:rFonts w:ascii="Times New Roman" w:hAnsi="Times New Roman"/>
          <w:noProof/>
          <w:sz w:val="24"/>
          <w:szCs w:val="24"/>
        </w:rPr>
        <w:t>to</w:t>
      </w:r>
      <w:r w:rsidRPr="005E1715">
        <w:rPr>
          <w:rFonts w:ascii="Times New Roman" w:hAnsi="Times New Roman"/>
          <w:sz w:val="24"/>
          <w:szCs w:val="24"/>
        </w:rPr>
        <w:t xml:space="preserve"> the </w:t>
      </w:r>
      <w:r w:rsidR="009220BE">
        <w:rPr>
          <w:rFonts w:ascii="Times New Roman" w:hAnsi="Times New Roman"/>
          <w:sz w:val="24"/>
          <w:szCs w:val="24"/>
        </w:rPr>
        <w:t>client</w:t>
      </w:r>
      <w:r w:rsidRPr="005E1715">
        <w:rPr>
          <w:rFonts w:ascii="Times New Roman" w:hAnsi="Times New Roman"/>
          <w:sz w:val="24"/>
          <w:szCs w:val="24"/>
        </w:rPr>
        <w:t xml:space="preserve"> and render honest and spiritually grounded responses out of respect for them and my profession</w:t>
      </w:r>
      <w:r>
        <w:rPr>
          <w:rFonts w:ascii="Times New Roman" w:hAnsi="Times New Roman"/>
          <w:sz w:val="24"/>
          <w:szCs w:val="24"/>
        </w:rPr>
        <w:t>.</w:t>
      </w:r>
      <w:r w:rsidRPr="005E1715">
        <w:rPr>
          <w:rStyle w:val="FootnoteReference"/>
          <w:rFonts w:ascii="Times New Roman" w:hAnsi="Times New Roman"/>
          <w:sz w:val="24"/>
          <w:szCs w:val="24"/>
        </w:rPr>
        <w:footnoteReference w:id="30"/>
      </w:r>
      <w:r w:rsidRPr="005E1715">
        <w:rPr>
          <w:rFonts w:ascii="Times New Roman" w:hAnsi="Times New Roman"/>
          <w:sz w:val="24"/>
          <w:szCs w:val="24"/>
        </w:rPr>
        <w:t xml:space="preserve">  I’ve learned that there is </w:t>
      </w:r>
      <w:r>
        <w:rPr>
          <w:rFonts w:ascii="Times New Roman" w:hAnsi="Times New Roman"/>
          <w:sz w:val="24"/>
          <w:szCs w:val="24"/>
        </w:rPr>
        <w:t>indeed</w:t>
      </w:r>
      <w:r w:rsidRPr="005E1715">
        <w:rPr>
          <w:rFonts w:ascii="Times New Roman" w:hAnsi="Times New Roman"/>
          <w:sz w:val="24"/>
          <w:szCs w:val="24"/>
        </w:rPr>
        <w:t xml:space="preserve"> an art to be a </w:t>
      </w:r>
      <w:r w:rsidR="00DD7393">
        <w:rPr>
          <w:rFonts w:ascii="Times New Roman" w:hAnsi="Times New Roman"/>
          <w:sz w:val="24"/>
          <w:szCs w:val="24"/>
        </w:rPr>
        <w:t>chaplain</w:t>
      </w:r>
      <w:r w:rsidRPr="005E1715">
        <w:rPr>
          <w:rFonts w:ascii="Times New Roman" w:hAnsi="Times New Roman"/>
          <w:sz w:val="24"/>
          <w:szCs w:val="24"/>
        </w:rPr>
        <w:t xml:space="preserve"> an</w:t>
      </w:r>
      <w:r>
        <w:rPr>
          <w:rFonts w:ascii="Times New Roman" w:hAnsi="Times New Roman"/>
          <w:sz w:val="24"/>
          <w:szCs w:val="24"/>
        </w:rPr>
        <w:t xml:space="preserve">d I desire to </w:t>
      </w:r>
      <w:r w:rsidR="009220BE">
        <w:rPr>
          <w:rFonts w:ascii="Times New Roman" w:hAnsi="Times New Roman"/>
          <w:sz w:val="24"/>
          <w:szCs w:val="24"/>
        </w:rPr>
        <w:t xml:space="preserve">offer support to fellow chaplains helping them to become </w:t>
      </w:r>
      <w:r>
        <w:rPr>
          <w:rFonts w:ascii="Times New Roman" w:hAnsi="Times New Roman"/>
          <w:sz w:val="24"/>
          <w:szCs w:val="24"/>
        </w:rPr>
        <w:t xml:space="preserve">effective </w:t>
      </w:r>
      <w:r w:rsidRPr="005E1715">
        <w:rPr>
          <w:rFonts w:ascii="Times New Roman" w:hAnsi="Times New Roman"/>
          <w:sz w:val="24"/>
          <w:szCs w:val="24"/>
        </w:rPr>
        <w:t>caregiver</w:t>
      </w:r>
      <w:r w:rsidR="009220BE">
        <w:rPr>
          <w:rFonts w:ascii="Times New Roman" w:hAnsi="Times New Roman"/>
          <w:sz w:val="24"/>
          <w:szCs w:val="24"/>
        </w:rPr>
        <w:t>s</w:t>
      </w:r>
      <w:r>
        <w:rPr>
          <w:rFonts w:ascii="Times New Roman" w:hAnsi="Times New Roman"/>
          <w:sz w:val="24"/>
          <w:szCs w:val="24"/>
        </w:rPr>
        <w:t xml:space="preserve">.  </w:t>
      </w:r>
    </w:p>
    <w:p w14:paraId="54618CB4" w14:textId="70CEF26E" w:rsidR="00F7798C" w:rsidRPr="00866293" w:rsidRDefault="00F91EF7" w:rsidP="00866293">
      <w:pPr>
        <w:spacing w:after="0" w:line="480" w:lineRule="auto"/>
        <w:ind w:firstLine="720"/>
        <w:jc w:val="both"/>
        <w:rPr>
          <w:rFonts w:ascii="Times New Roman" w:hAnsi="Times New Roman"/>
          <w:sz w:val="24"/>
          <w:szCs w:val="24"/>
        </w:rPr>
      </w:pPr>
      <w:r w:rsidRPr="005F4456">
        <w:rPr>
          <w:rFonts w:ascii="Times New Roman" w:hAnsi="Times New Roman"/>
          <w:sz w:val="24"/>
          <w:szCs w:val="24"/>
        </w:rPr>
        <w:t>In</w:t>
      </w:r>
      <w:r w:rsidR="00DD7393">
        <w:rPr>
          <w:rFonts w:ascii="Times New Roman" w:hAnsi="Times New Roman"/>
          <w:sz w:val="24"/>
          <w:szCs w:val="24"/>
        </w:rPr>
        <w:t xml:space="preserve"> the book</w:t>
      </w:r>
      <w:r w:rsidRPr="005F4456">
        <w:rPr>
          <w:rFonts w:ascii="Times New Roman" w:hAnsi="Times New Roman"/>
          <w:sz w:val="24"/>
          <w:szCs w:val="24"/>
        </w:rPr>
        <w:t xml:space="preserve"> </w:t>
      </w:r>
      <w:r w:rsidRPr="005F4456">
        <w:rPr>
          <w:rFonts w:ascii="Times New Roman" w:hAnsi="Times New Roman"/>
          <w:i/>
          <w:sz w:val="24"/>
          <w:szCs w:val="24"/>
        </w:rPr>
        <w:t>Images of Pastoral Care Classical Readings</w:t>
      </w:r>
      <w:r w:rsidRPr="005F4456">
        <w:rPr>
          <w:rFonts w:ascii="Times New Roman" w:hAnsi="Times New Roman"/>
          <w:sz w:val="24"/>
          <w:szCs w:val="24"/>
        </w:rPr>
        <w:t xml:space="preserve"> by Robert C. Dykstra, the author discusses how the “intimate stranger” should approach the field of </w:t>
      </w:r>
      <w:r w:rsidR="00DD7393">
        <w:rPr>
          <w:rFonts w:ascii="Times New Roman" w:hAnsi="Times New Roman"/>
          <w:sz w:val="24"/>
          <w:szCs w:val="24"/>
        </w:rPr>
        <w:t>chaplaincy</w:t>
      </w:r>
      <w:r>
        <w:rPr>
          <w:rFonts w:ascii="Times New Roman" w:hAnsi="Times New Roman"/>
          <w:sz w:val="24"/>
          <w:szCs w:val="24"/>
        </w:rPr>
        <w:t>.</w:t>
      </w:r>
      <w:r w:rsidRPr="005F4456">
        <w:rPr>
          <w:rStyle w:val="FootnoteReference"/>
          <w:rFonts w:ascii="Times New Roman" w:hAnsi="Times New Roman"/>
          <w:sz w:val="24"/>
          <w:szCs w:val="24"/>
        </w:rPr>
        <w:footnoteReference w:id="31"/>
      </w:r>
      <w:r w:rsidR="0063226B">
        <w:rPr>
          <w:rFonts w:ascii="Times New Roman" w:hAnsi="Times New Roman"/>
          <w:sz w:val="24"/>
          <w:szCs w:val="24"/>
        </w:rPr>
        <w:t xml:space="preserve">  </w:t>
      </w:r>
      <w:r w:rsidR="00DD7393">
        <w:rPr>
          <w:rFonts w:ascii="Times New Roman" w:hAnsi="Times New Roman"/>
          <w:sz w:val="24"/>
          <w:szCs w:val="24"/>
        </w:rPr>
        <w:t xml:space="preserve">In </w:t>
      </w:r>
      <w:r>
        <w:rPr>
          <w:rFonts w:ascii="Times New Roman" w:hAnsi="Times New Roman"/>
          <w:sz w:val="24"/>
          <w:szCs w:val="24"/>
        </w:rPr>
        <w:t>intimate stranger</w:t>
      </w:r>
      <w:r w:rsidR="00DD7393">
        <w:rPr>
          <w:rFonts w:ascii="Times New Roman" w:hAnsi="Times New Roman"/>
          <w:sz w:val="24"/>
          <w:szCs w:val="24"/>
        </w:rPr>
        <w:t xml:space="preserve"> role</w:t>
      </w:r>
      <w:r>
        <w:rPr>
          <w:rFonts w:ascii="Times New Roman" w:hAnsi="Times New Roman"/>
          <w:sz w:val="24"/>
          <w:szCs w:val="24"/>
        </w:rPr>
        <w:t xml:space="preserve">, the </w:t>
      </w:r>
      <w:r w:rsidR="00DD7393">
        <w:rPr>
          <w:rFonts w:ascii="Times New Roman" w:hAnsi="Times New Roman"/>
          <w:sz w:val="24"/>
          <w:szCs w:val="24"/>
        </w:rPr>
        <w:t>chaplain</w:t>
      </w:r>
      <w:r>
        <w:rPr>
          <w:rFonts w:ascii="Times New Roman" w:hAnsi="Times New Roman"/>
          <w:sz w:val="24"/>
          <w:szCs w:val="24"/>
        </w:rPr>
        <w:t xml:space="preserve"> </w:t>
      </w:r>
      <w:r w:rsidR="00DD7393">
        <w:rPr>
          <w:rFonts w:ascii="Times New Roman" w:hAnsi="Times New Roman"/>
          <w:sz w:val="24"/>
          <w:szCs w:val="24"/>
        </w:rPr>
        <w:t>s</w:t>
      </w:r>
      <w:r w:rsidRPr="005F4456">
        <w:rPr>
          <w:rFonts w:ascii="Times New Roman" w:hAnsi="Times New Roman"/>
          <w:sz w:val="24"/>
          <w:szCs w:val="24"/>
        </w:rPr>
        <w:t>erve</w:t>
      </w:r>
      <w:r w:rsidR="00DD7393">
        <w:rPr>
          <w:rFonts w:ascii="Times New Roman" w:hAnsi="Times New Roman"/>
          <w:sz w:val="24"/>
          <w:szCs w:val="24"/>
        </w:rPr>
        <w:t>s</w:t>
      </w:r>
      <w:r w:rsidRPr="005F4456">
        <w:rPr>
          <w:rFonts w:ascii="Times New Roman" w:hAnsi="Times New Roman"/>
          <w:sz w:val="24"/>
          <w:szCs w:val="24"/>
        </w:rPr>
        <w:t xml:space="preserve"> as a witness in the </w:t>
      </w:r>
      <w:r w:rsidR="00DD7393">
        <w:rPr>
          <w:rFonts w:ascii="Times New Roman" w:hAnsi="Times New Roman"/>
          <w:sz w:val="24"/>
          <w:szCs w:val="24"/>
        </w:rPr>
        <w:t>c</w:t>
      </w:r>
      <w:r>
        <w:rPr>
          <w:rFonts w:ascii="Times New Roman" w:hAnsi="Times New Roman"/>
          <w:sz w:val="24"/>
          <w:szCs w:val="24"/>
        </w:rPr>
        <w:t>l</w:t>
      </w:r>
      <w:r w:rsidR="00DD7393">
        <w:rPr>
          <w:rFonts w:ascii="Times New Roman" w:hAnsi="Times New Roman"/>
          <w:sz w:val="24"/>
          <w:szCs w:val="24"/>
        </w:rPr>
        <w:t>ient</w:t>
      </w:r>
      <w:r>
        <w:rPr>
          <w:rFonts w:ascii="Times New Roman" w:hAnsi="Times New Roman"/>
          <w:sz w:val="24"/>
          <w:szCs w:val="24"/>
        </w:rPr>
        <w:t>’s</w:t>
      </w:r>
      <w:r w:rsidRPr="005F4456">
        <w:rPr>
          <w:rFonts w:ascii="Times New Roman" w:hAnsi="Times New Roman"/>
          <w:sz w:val="24"/>
          <w:szCs w:val="24"/>
        </w:rPr>
        <w:t xml:space="preserve"> traumatic life experience. </w:t>
      </w:r>
      <w:r>
        <w:rPr>
          <w:rFonts w:ascii="Times New Roman" w:hAnsi="Times New Roman"/>
          <w:sz w:val="24"/>
          <w:szCs w:val="24"/>
        </w:rPr>
        <w:t xml:space="preserve">As a </w:t>
      </w:r>
      <w:r w:rsidR="00DD7393">
        <w:rPr>
          <w:rFonts w:ascii="Times New Roman" w:hAnsi="Times New Roman"/>
          <w:sz w:val="24"/>
          <w:szCs w:val="24"/>
        </w:rPr>
        <w:t>chaplain</w:t>
      </w:r>
      <w:r>
        <w:rPr>
          <w:rFonts w:ascii="Times New Roman" w:hAnsi="Times New Roman"/>
          <w:sz w:val="24"/>
          <w:szCs w:val="24"/>
        </w:rPr>
        <w:t>, it is</w:t>
      </w:r>
      <w:r w:rsidRPr="005F4456">
        <w:rPr>
          <w:rFonts w:ascii="Times New Roman" w:hAnsi="Times New Roman"/>
          <w:sz w:val="24"/>
          <w:szCs w:val="24"/>
        </w:rPr>
        <w:t xml:space="preserve"> crucial </w:t>
      </w:r>
      <w:r>
        <w:rPr>
          <w:rFonts w:ascii="Times New Roman" w:hAnsi="Times New Roman"/>
          <w:sz w:val="24"/>
          <w:szCs w:val="24"/>
        </w:rPr>
        <w:t xml:space="preserve">for me </w:t>
      </w:r>
      <w:r w:rsidR="00DD7393">
        <w:rPr>
          <w:rFonts w:ascii="Times New Roman" w:hAnsi="Times New Roman"/>
          <w:sz w:val="24"/>
          <w:szCs w:val="24"/>
        </w:rPr>
        <w:t xml:space="preserve">as spiritual care provider </w:t>
      </w:r>
      <w:r>
        <w:rPr>
          <w:rFonts w:ascii="Times New Roman" w:hAnsi="Times New Roman"/>
          <w:sz w:val="24"/>
          <w:szCs w:val="24"/>
        </w:rPr>
        <w:t>to</w:t>
      </w:r>
      <w:r w:rsidRPr="005F4456">
        <w:rPr>
          <w:rFonts w:ascii="Times New Roman" w:hAnsi="Times New Roman"/>
          <w:sz w:val="24"/>
          <w:szCs w:val="24"/>
        </w:rPr>
        <w:t xml:space="preserve"> align </w:t>
      </w:r>
      <w:r w:rsidRPr="008D6C90">
        <w:rPr>
          <w:rFonts w:ascii="Times New Roman" w:hAnsi="Times New Roman"/>
          <w:noProof/>
          <w:sz w:val="24"/>
          <w:szCs w:val="24"/>
        </w:rPr>
        <w:t>myself</w:t>
      </w:r>
      <w:r w:rsidR="00DD7393">
        <w:rPr>
          <w:rFonts w:ascii="Times New Roman" w:hAnsi="Times New Roman"/>
          <w:sz w:val="24"/>
          <w:szCs w:val="24"/>
        </w:rPr>
        <w:t xml:space="preserve"> with </w:t>
      </w:r>
      <w:r w:rsidRPr="005F4456">
        <w:rPr>
          <w:rFonts w:ascii="Times New Roman" w:hAnsi="Times New Roman"/>
          <w:sz w:val="24"/>
          <w:szCs w:val="24"/>
        </w:rPr>
        <w:t>mental health professional</w:t>
      </w:r>
      <w:r w:rsidR="00DD7393">
        <w:rPr>
          <w:rFonts w:ascii="Times New Roman" w:hAnsi="Times New Roman"/>
          <w:sz w:val="24"/>
          <w:szCs w:val="24"/>
        </w:rPr>
        <w:t>s</w:t>
      </w:r>
      <w:r w:rsidRPr="005F4456">
        <w:rPr>
          <w:rFonts w:ascii="Times New Roman" w:hAnsi="Times New Roman"/>
          <w:sz w:val="24"/>
          <w:szCs w:val="24"/>
        </w:rPr>
        <w:t xml:space="preserve"> who will allow </w:t>
      </w:r>
      <w:r w:rsidR="00DD7393">
        <w:rPr>
          <w:rFonts w:ascii="Times New Roman" w:hAnsi="Times New Roman"/>
          <w:sz w:val="24"/>
          <w:szCs w:val="24"/>
        </w:rPr>
        <w:t>the client</w:t>
      </w:r>
      <w:r>
        <w:rPr>
          <w:rFonts w:ascii="Times New Roman" w:hAnsi="Times New Roman"/>
          <w:sz w:val="24"/>
          <w:szCs w:val="24"/>
        </w:rPr>
        <w:t xml:space="preserve"> to </w:t>
      </w:r>
      <w:r w:rsidR="00DD7393">
        <w:rPr>
          <w:rFonts w:ascii="Times New Roman" w:hAnsi="Times New Roman"/>
          <w:sz w:val="24"/>
          <w:szCs w:val="24"/>
        </w:rPr>
        <w:t xml:space="preserve">decompress </w:t>
      </w:r>
      <w:r w:rsidRPr="005F4456">
        <w:rPr>
          <w:rFonts w:ascii="Times New Roman" w:hAnsi="Times New Roman"/>
          <w:sz w:val="24"/>
          <w:szCs w:val="24"/>
        </w:rPr>
        <w:t xml:space="preserve">for the sake of </w:t>
      </w:r>
      <w:r>
        <w:rPr>
          <w:rFonts w:ascii="Times New Roman" w:hAnsi="Times New Roman"/>
          <w:sz w:val="24"/>
          <w:szCs w:val="24"/>
        </w:rPr>
        <w:t xml:space="preserve">maintaining </w:t>
      </w:r>
      <w:r w:rsidR="00DD7393">
        <w:rPr>
          <w:rFonts w:ascii="Times New Roman" w:hAnsi="Times New Roman"/>
          <w:sz w:val="24"/>
          <w:szCs w:val="24"/>
        </w:rPr>
        <w:t>good mental health</w:t>
      </w:r>
      <w:r w:rsidRPr="005F4456">
        <w:rPr>
          <w:rFonts w:ascii="Times New Roman" w:hAnsi="Times New Roman"/>
          <w:sz w:val="24"/>
          <w:szCs w:val="24"/>
        </w:rPr>
        <w:t xml:space="preserve">.  </w:t>
      </w:r>
    </w:p>
    <w:p w14:paraId="5AA4E039" w14:textId="278D8DD1" w:rsidR="00F23B45" w:rsidRPr="008444CD" w:rsidRDefault="00F23B45" w:rsidP="00EA5DBC">
      <w:pPr>
        <w:spacing w:line="360" w:lineRule="auto"/>
        <w:jc w:val="center"/>
        <w:rPr>
          <w:rFonts w:ascii="Times New Roman" w:hAnsi="Times New Roman" w:cs="Times New Roman"/>
          <w:b/>
          <w:bCs/>
          <w:sz w:val="24"/>
          <w:szCs w:val="24"/>
        </w:rPr>
      </w:pPr>
      <w:r w:rsidRPr="008444CD">
        <w:rPr>
          <w:rFonts w:ascii="Times New Roman" w:hAnsi="Times New Roman" w:cs="Times New Roman"/>
          <w:b/>
          <w:bCs/>
          <w:sz w:val="24"/>
          <w:szCs w:val="24"/>
        </w:rPr>
        <w:t>Projected Time Table From Prospectus to Dissertation</w:t>
      </w:r>
    </w:p>
    <w:p w14:paraId="70678B17" w14:textId="62ACAAB1" w:rsidR="00F23B45" w:rsidRPr="008444CD" w:rsidRDefault="00373142" w:rsidP="00EA5DBC">
      <w:pPr>
        <w:spacing w:line="480" w:lineRule="auto"/>
        <w:jc w:val="both"/>
        <w:rPr>
          <w:rFonts w:ascii="Times New Roman" w:hAnsi="Times New Roman" w:cs="Times New Roman"/>
          <w:bCs/>
          <w:sz w:val="24"/>
          <w:szCs w:val="24"/>
        </w:rPr>
      </w:pPr>
      <w:r w:rsidRPr="008444CD">
        <w:rPr>
          <w:rFonts w:ascii="Times New Roman" w:hAnsi="Times New Roman" w:cs="Times New Roman"/>
          <w:b/>
          <w:bCs/>
          <w:sz w:val="24"/>
          <w:szCs w:val="24"/>
        </w:rPr>
        <w:lastRenderedPageBreak/>
        <w:tab/>
      </w:r>
      <w:r w:rsidR="008F1F2D" w:rsidRPr="008444CD">
        <w:rPr>
          <w:rFonts w:ascii="Times New Roman" w:hAnsi="Times New Roman" w:cs="Times New Roman"/>
          <w:bCs/>
          <w:sz w:val="24"/>
          <w:szCs w:val="24"/>
        </w:rPr>
        <w:t>The time-</w:t>
      </w:r>
      <w:r w:rsidRPr="008444CD">
        <w:rPr>
          <w:rFonts w:ascii="Times New Roman" w:hAnsi="Times New Roman" w:cs="Times New Roman"/>
          <w:bCs/>
          <w:sz w:val="24"/>
          <w:szCs w:val="24"/>
        </w:rPr>
        <w:t>table from prospectus to dissertation will not be a very long process.  The goal of this researcher is to have all research completed, data evaluated</w:t>
      </w:r>
      <w:r w:rsidR="00D02AF1" w:rsidRPr="008444CD">
        <w:rPr>
          <w:rFonts w:ascii="Times New Roman" w:hAnsi="Times New Roman" w:cs="Times New Roman"/>
          <w:bCs/>
          <w:sz w:val="24"/>
          <w:szCs w:val="24"/>
        </w:rPr>
        <w:t>,</w:t>
      </w:r>
      <w:r w:rsidRPr="008444CD">
        <w:rPr>
          <w:rFonts w:ascii="Times New Roman" w:hAnsi="Times New Roman" w:cs="Times New Roman"/>
          <w:bCs/>
          <w:sz w:val="24"/>
          <w:szCs w:val="24"/>
        </w:rPr>
        <w:t xml:space="preserve"> and </w:t>
      </w:r>
      <w:r w:rsidR="008F1F2D" w:rsidRPr="008444CD">
        <w:rPr>
          <w:rFonts w:ascii="Times New Roman" w:hAnsi="Times New Roman" w:cs="Times New Roman"/>
          <w:bCs/>
          <w:sz w:val="24"/>
          <w:szCs w:val="24"/>
        </w:rPr>
        <w:t xml:space="preserve">findings ready for submission by no later than </w:t>
      </w:r>
      <w:r w:rsidR="00251603" w:rsidRPr="00251603">
        <w:rPr>
          <w:rFonts w:ascii="Times New Roman" w:hAnsi="Times New Roman" w:cs="Times New Roman"/>
          <w:bCs/>
          <w:sz w:val="24"/>
          <w:szCs w:val="24"/>
        </w:rPr>
        <w:t>January</w:t>
      </w:r>
      <w:r w:rsidR="008F1F2D" w:rsidRPr="008444CD">
        <w:rPr>
          <w:rFonts w:ascii="Times New Roman" w:hAnsi="Times New Roman" w:cs="Times New Roman"/>
          <w:bCs/>
          <w:sz w:val="24"/>
          <w:szCs w:val="24"/>
        </w:rPr>
        <w:t xml:space="preserve"> 31, 20</w:t>
      </w:r>
      <w:r w:rsidR="00251603">
        <w:rPr>
          <w:rFonts w:ascii="Times New Roman" w:hAnsi="Times New Roman" w:cs="Times New Roman"/>
          <w:bCs/>
          <w:sz w:val="24"/>
          <w:szCs w:val="24"/>
        </w:rPr>
        <w:t>20</w:t>
      </w:r>
      <w:r w:rsidR="008F1F2D" w:rsidRPr="008444CD">
        <w:rPr>
          <w:rFonts w:ascii="Times New Roman" w:hAnsi="Times New Roman" w:cs="Times New Roman"/>
          <w:bCs/>
          <w:sz w:val="24"/>
          <w:szCs w:val="24"/>
        </w:rPr>
        <w:t>.  The topic has sufficient resources available from an array of peer</w:t>
      </w:r>
      <w:r w:rsidR="00D02AF1" w:rsidRPr="008444CD">
        <w:rPr>
          <w:rFonts w:ascii="Times New Roman" w:hAnsi="Times New Roman" w:cs="Times New Roman"/>
          <w:bCs/>
          <w:sz w:val="24"/>
          <w:szCs w:val="24"/>
        </w:rPr>
        <w:t>-</w:t>
      </w:r>
      <w:r w:rsidR="008F1F2D" w:rsidRPr="008444CD">
        <w:rPr>
          <w:rFonts w:ascii="Times New Roman" w:hAnsi="Times New Roman" w:cs="Times New Roman"/>
          <w:bCs/>
          <w:sz w:val="24"/>
          <w:szCs w:val="24"/>
        </w:rPr>
        <w:t xml:space="preserve">reviewed articles and books on the subject matter.  The plan is to have </w:t>
      </w:r>
      <w:r w:rsidR="00D02AF1" w:rsidRPr="008444CD">
        <w:rPr>
          <w:rFonts w:ascii="Times New Roman" w:hAnsi="Times New Roman" w:cs="Times New Roman"/>
          <w:bCs/>
          <w:sz w:val="24"/>
          <w:szCs w:val="24"/>
        </w:rPr>
        <w:t>two</w:t>
      </w:r>
      <w:r w:rsidR="008F1F2D" w:rsidRPr="008444CD">
        <w:rPr>
          <w:rFonts w:ascii="Times New Roman" w:hAnsi="Times New Roman" w:cs="Times New Roman"/>
          <w:bCs/>
          <w:sz w:val="24"/>
          <w:szCs w:val="24"/>
        </w:rPr>
        <w:t xml:space="preserve"> chapters completed each month:</w:t>
      </w:r>
      <w:r w:rsidR="00251603">
        <w:rPr>
          <w:rFonts w:ascii="Times New Roman" w:hAnsi="Times New Roman" w:cs="Times New Roman"/>
          <w:bCs/>
          <w:sz w:val="24"/>
          <w:szCs w:val="24"/>
        </w:rPr>
        <w:t xml:space="preserve"> </w:t>
      </w:r>
    </w:p>
    <w:p w14:paraId="6BA9E09E" w14:textId="4E356AAF" w:rsidR="008F1F2D" w:rsidRPr="00FB2D88" w:rsidRDefault="004B29D2" w:rsidP="00FB2D88">
      <w:pPr>
        <w:pStyle w:val="ListParagraph"/>
        <w:numPr>
          <w:ilvl w:val="0"/>
          <w:numId w:val="4"/>
        </w:numPr>
        <w:spacing w:line="240" w:lineRule="auto"/>
        <w:rPr>
          <w:rFonts w:ascii="Times New Roman" w:hAnsi="Times New Roman" w:cs="Times New Roman"/>
          <w:bCs/>
          <w:sz w:val="24"/>
          <w:szCs w:val="24"/>
        </w:rPr>
      </w:pPr>
      <w:r w:rsidRPr="00FB2D88">
        <w:rPr>
          <w:rFonts w:ascii="Times New Roman" w:hAnsi="Times New Roman" w:cs="Times New Roman"/>
          <w:bCs/>
          <w:sz w:val="24"/>
          <w:szCs w:val="24"/>
        </w:rPr>
        <w:t xml:space="preserve">Due </w:t>
      </w:r>
      <w:r w:rsidR="001A4690" w:rsidRPr="001A4690">
        <w:rPr>
          <w:rFonts w:ascii="Times New Roman" w:hAnsi="Times New Roman" w:cs="Times New Roman"/>
          <w:bCs/>
          <w:sz w:val="24"/>
          <w:szCs w:val="24"/>
        </w:rPr>
        <w:t xml:space="preserve">October 31st: </w:t>
      </w:r>
      <w:r w:rsidR="008F1F2D" w:rsidRPr="00FB2D88">
        <w:rPr>
          <w:rFonts w:ascii="Times New Roman" w:hAnsi="Times New Roman" w:cs="Times New Roman"/>
          <w:bCs/>
          <w:sz w:val="24"/>
          <w:szCs w:val="24"/>
        </w:rPr>
        <w:t>Abstract, Introduction and Chapter 1</w:t>
      </w:r>
      <w:r w:rsidR="001A4690">
        <w:rPr>
          <w:rFonts w:ascii="Times New Roman" w:hAnsi="Times New Roman" w:cs="Times New Roman"/>
          <w:bCs/>
          <w:sz w:val="24"/>
          <w:szCs w:val="24"/>
        </w:rPr>
        <w:t xml:space="preserve"> </w:t>
      </w:r>
    </w:p>
    <w:p w14:paraId="7916FF05" w14:textId="5591643D" w:rsidR="008F1F2D" w:rsidRPr="00FB2D88" w:rsidRDefault="004B29D2" w:rsidP="00FB2D88">
      <w:pPr>
        <w:pStyle w:val="ListParagraph"/>
        <w:numPr>
          <w:ilvl w:val="0"/>
          <w:numId w:val="4"/>
        </w:numPr>
        <w:spacing w:line="240" w:lineRule="auto"/>
        <w:rPr>
          <w:rFonts w:ascii="Times New Roman" w:hAnsi="Times New Roman" w:cs="Times New Roman"/>
          <w:bCs/>
          <w:sz w:val="24"/>
          <w:szCs w:val="24"/>
        </w:rPr>
      </w:pPr>
      <w:r w:rsidRPr="00FB2D88">
        <w:rPr>
          <w:rFonts w:ascii="Times New Roman" w:hAnsi="Times New Roman" w:cs="Times New Roman"/>
          <w:bCs/>
          <w:sz w:val="24"/>
          <w:szCs w:val="24"/>
        </w:rPr>
        <w:t xml:space="preserve">Due </w:t>
      </w:r>
      <w:r w:rsidR="001A4690" w:rsidRPr="001A4690">
        <w:rPr>
          <w:rFonts w:ascii="Times New Roman" w:hAnsi="Times New Roman" w:cs="Times New Roman"/>
          <w:bCs/>
          <w:sz w:val="24"/>
          <w:szCs w:val="24"/>
        </w:rPr>
        <w:t xml:space="preserve">November 30th: </w:t>
      </w:r>
      <w:r w:rsidR="008F1F2D" w:rsidRPr="00FB2D88">
        <w:rPr>
          <w:rFonts w:ascii="Times New Roman" w:hAnsi="Times New Roman" w:cs="Times New Roman"/>
          <w:bCs/>
          <w:sz w:val="24"/>
          <w:szCs w:val="24"/>
        </w:rPr>
        <w:t>Chapter 2 and 3</w:t>
      </w:r>
    </w:p>
    <w:p w14:paraId="4805C6C1" w14:textId="115738D7" w:rsidR="008F1F2D" w:rsidRPr="00FB2D88" w:rsidRDefault="004B29D2" w:rsidP="00FB2D88">
      <w:pPr>
        <w:pStyle w:val="ListParagraph"/>
        <w:numPr>
          <w:ilvl w:val="0"/>
          <w:numId w:val="4"/>
        </w:numPr>
        <w:spacing w:line="240" w:lineRule="auto"/>
        <w:rPr>
          <w:rFonts w:ascii="Times New Roman" w:hAnsi="Times New Roman" w:cs="Times New Roman"/>
          <w:bCs/>
          <w:sz w:val="24"/>
          <w:szCs w:val="24"/>
        </w:rPr>
      </w:pPr>
      <w:r w:rsidRPr="00FB2D88">
        <w:rPr>
          <w:rFonts w:ascii="Times New Roman" w:hAnsi="Times New Roman" w:cs="Times New Roman"/>
          <w:bCs/>
          <w:sz w:val="24"/>
          <w:szCs w:val="24"/>
        </w:rPr>
        <w:t xml:space="preserve">Due </w:t>
      </w:r>
      <w:r w:rsidR="001A4690" w:rsidRPr="001A4690">
        <w:rPr>
          <w:rFonts w:ascii="Times New Roman" w:hAnsi="Times New Roman" w:cs="Times New Roman"/>
          <w:bCs/>
          <w:sz w:val="24"/>
          <w:szCs w:val="24"/>
        </w:rPr>
        <w:t xml:space="preserve">December 31st: </w:t>
      </w:r>
      <w:r w:rsidR="008F1F2D" w:rsidRPr="00FB2D88">
        <w:rPr>
          <w:rFonts w:ascii="Times New Roman" w:hAnsi="Times New Roman" w:cs="Times New Roman"/>
          <w:bCs/>
          <w:sz w:val="24"/>
          <w:szCs w:val="24"/>
        </w:rPr>
        <w:t xml:space="preserve">Chapter 4 and 5: </w:t>
      </w:r>
    </w:p>
    <w:p w14:paraId="1B00B8DA" w14:textId="4C86BE7C" w:rsidR="008A2DAF" w:rsidRPr="00EA5DBC" w:rsidRDefault="004B29D2" w:rsidP="00F23B45">
      <w:pPr>
        <w:pStyle w:val="ListParagraph"/>
        <w:numPr>
          <w:ilvl w:val="0"/>
          <w:numId w:val="4"/>
        </w:numPr>
        <w:spacing w:line="240" w:lineRule="auto"/>
        <w:rPr>
          <w:rFonts w:ascii="Times New Roman" w:hAnsi="Times New Roman" w:cs="Times New Roman"/>
          <w:bCs/>
          <w:sz w:val="24"/>
          <w:szCs w:val="24"/>
        </w:rPr>
      </w:pPr>
      <w:r w:rsidRPr="00FB2D88">
        <w:rPr>
          <w:rFonts w:ascii="Times New Roman" w:hAnsi="Times New Roman" w:cs="Times New Roman"/>
          <w:bCs/>
          <w:sz w:val="24"/>
          <w:szCs w:val="24"/>
        </w:rPr>
        <w:t xml:space="preserve">Due </w:t>
      </w:r>
      <w:r w:rsidR="001A4690">
        <w:rPr>
          <w:rFonts w:ascii="Times New Roman" w:hAnsi="Times New Roman" w:cs="Times New Roman"/>
          <w:bCs/>
          <w:sz w:val="24"/>
          <w:szCs w:val="24"/>
        </w:rPr>
        <w:t>January</w:t>
      </w:r>
      <w:r w:rsidRPr="00FB2D88">
        <w:rPr>
          <w:rFonts w:ascii="Times New Roman" w:hAnsi="Times New Roman" w:cs="Times New Roman"/>
          <w:bCs/>
          <w:sz w:val="24"/>
          <w:szCs w:val="24"/>
        </w:rPr>
        <w:t xml:space="preserve"> 31</w:t>
      </w:r>
      <w:r w:rsidRPr="00FB2D88">
        <w:rPr>
          <w:rFonts w:ascii="Times New Roman" w:hAnsi="Times New Roman" w:cs="Times New Roman"/>
          <w:bCs/>
          <w:sz w:val="24"/>
          <w:szCs w:val="24"/>
          <w:vertAlign w:val="superscript"/>
        </w:rPr>
        <w:t>st</w:t>
      </w:r>
      <w:r w:rsidRPr="00FB2D88">
        <w:rPr>
          <w:rFonts w:ascii="Times New Roman" w:hAnsi="Times New Roman" w:cs="Times New Roman"/>
          <w:bCs/>
          <w:sz w:val="24"/>
          <w:szCs w:val="24"/>
        </w:rPr>
        <w:t xml:space="preserve">: </w:t>
      </w:r>
      <w:r w:rsidR="008F1F2D" w:rsidRPr="00FB2D88">
        <w:rPr>
          <w:rFonts w:ascii="Times New Roman" w:hAnsi="Times New Roman" w:cs="Times New Roman"/>
          <w:bCs/>
          <w:sz w:val="24"/>
          <w:szCs w:val="24"/>
        </w:rPr>
        <w:t>Complete</w:t>
      </w:r>
      <w:r w:rsidRPr="00FB2D88">
        <w:rPr>
          <w:rFonts w:ascii="Times New Roman" w:hAnsi="Times New Roman" w:cs="Times New Roman"/>
          <w:bCs/>
          <w:sz w:val="24"/>
          <w:szCs w:val="24"/>
        </w:rPr>
        <w:t xml:space="preserve">d document </w:t>
      </w:r>
    </w:p>
    <w:p w14:paraId="78C21903" w14:textId="7F13147D" w:rsidR="00DD1086" w:rsidRDefault="00DD1086" w:rsidP="00DD1086">
      <w:pPr>
        <w:rPr>
          <w:rFonts w:ascii="Times New Roman" w:hAnsi="Times New Roman" w:cs="Times New Roman"/>
          <w:b/>
          <w:bCs/>
          <w:sz w:val="24"/>
          <w:szCs w:val="24"/>
        </w:rPr>
      </w:pPr>
      <w:r>
        <w:rPr>
          <w:rFonts w:ascii="Times New Roman" w:hAnsi="Times New Roman" w:cs="Times New Roman"/>
          <w:b/>
          <w:bCs/>
          <w:sz w:val="24"/>
          <w:szCs w:val="24"/>
        </w:rPr>
        <w:br w:type="page"/>
      </w:r>
    </w:p>
    <w:p w14:paraId="023ADC14" w14:textId="41105826" w:rsidR="00F23B45" w:rsidRPr="008444CD" w:rsidRDefault="00F23B45" w:rsidP="001B24AB">
      <w:pPr>
        <w:jc w:val="center"/>
        <w:rPr>
          <w:rFonts w:ascii="Times New Roman" w:hAnsi="Times New Roman" w:cs="Times New Roman"/>
          <w:b/>
          <w:bCs/>
          <w:sz w:val="24"/>
          <w:szCs w:val="24"/>
        </w:rPr>
      </w:pPr>
      <w:r w:rsidRPr="008444CD">
        <w:rPr>
          <w:rFonts w:ascii="Times New Roman" w:hAnsi="Times New Roman" w:cs="Times New Roman"/>
          <w:b/>
          <w:bCs/>
          <w:sz w:val="24"/>
          <w:szCs w:val="24"/>
        </w:rPr>
        <w:lastRenderedPageBreak/>
        <w:t>Bibliography</w:t>
      </w:r>
    </w:p>
    <w:p w14:paraId="630EE4B0" w14:textId="77777777"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“How to Keep Separate From the World,” </w:t>
      </w:r>
      <w:hyperlink r:id="rId219" w:history="1">
        <w:r w:rsidRPr="008444CD">
          <w:rPr>
            <w:rFonts w:ascii="Times New Roman" w:hAnsi="Times New Roman" w:cs="Times New Roman"/>
            <w:sz w:val="24"/>
            <w:szCs w:val="24"/>
            <w:lang w:val="en"/>
          </w:rPr>
          <w:t>https://wol.jw.org/en/wol/d/r1/lp-e/1102008064</w:t>
        </w:r>
      </w:hyperlink>
    </w:p>
    <w:p w14:paraId="4D68253B" w14:textId="0DD8D39F"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Atkinson,</w:t>
      </w:r>
      <w:r>
        <w:rPr>
          <w:rFonts w:ascii="Times New Roman" w:hAnsi="Times New Roman" w:cs="Times New Roman"/>
          <w:sz w:val="24"/>
          <w:szCs w:val="24"/>
          <w:lang w:val="en"/>
        </w:rPr>
        <w:t xml:space="preserve"> Rick.</w:t>
      </w:r>
      <w:r w:rsidRPr="008444CD">
        <w:rPr>
          <w:rFonts w:ascii="Times New Roman" w:hAnsi="Times New Roman" w:cs="Times New Roman"/>
          <w:sz w:val="24"/>
          <w:szCs w:val="24"/>
          <w:lang w:val="en"/>
        </w:rPr>
        <w:t xml:space="preserve"> </w:t>
      </w:r>
      <w:r w:rsidRPr="008444CD">
        <w:rPr>
          <w:rFonts w:ascii="Times New Roman" w:hAnsi="Times New Roman" w:cs="Times New Roman"/>
          <w:i/>
          <w:iCs/>
          <w:sz w:val="24"/>
          <w:szCs w:val="24"/>
          <w:lang w:val="en"/>
        </w:rPr>
        <w:t>Crusade: The Untold Story of the Persian Gulf War</w:t>
      </w:r>
      <w:r w:rsidR="00DD1086">
        <w:rPr>
          <w:rFonts w:ascii="Times New Roman" w:hAnsi="Times New Roman" w:cs="Times New Roman"/>
          <w:sz w:val="24"/>
          <w:szCs w:val="24"/>
          <w:lang w:val="en"/>
        </w:rPr>
        <w:t xml:space="preserve">.  </w:t>
      </w:r>
      <w:r w:rsidRPr="008444CD">
        <w:rPr>
          <w:rFonts w:ascii="Times New Roman" w:hAnsi="Times New Roman" w:cs="Times New Roman"/>
          <w:sz w:val="24"/>
          <w:szCs w:val="24"/>
          <w:lang w:val="en"/>
        </w:rPr>
        <w:t>Boston:</w:t>
      </w:r>
      <w:r w:rsidR="00DD1086">
        <w:rPr>
          <w:rFonts w:ascii="Times New Roman" w:hAnsi="Times New Roman" w:cs="Times New Roman"/>
          <w:sz w:val="24"/>
          <w:szCs w:val="24"/>
          <w:lang w:val="en"/>
        </w:rPr>
        <w:t xml:space="preserve"> Houghton Mifflin Company, 1993</w:t>
      </w:r>
      <w:r w:rsidRPr="008444CD">
        <w:rPr>
          <w:rFonts w:ascii="Times New Roman" w:hAnsi="Times New Roman" w:cs="Times New Roman"/>
          <w:sz w:val="24"/>
          <w:szCs w:val="24"/>
          <w:lang w:val="en"/>
        </w:rPr>
        <w:t>, 1-487.</w:t>
      </w:r>
    </w:p>
    <w:p w14:paraId="2F69147D" w14:textId="77777777" w:rsidR="005F0D1C" w:rsidRPr="008444CD" w:rsidRDefault="005F0D1C" w:rsidP="001B24AB">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Buckingham,</w:t>
      </w:r>
      <w:r>
        <w:rPr>
          <w:rFonts w:ascii="Times New Roman" w:hAnsi="Times New Roman" w:cs="Times New Roman"/>
          <w:sz w:val="24"/>
          <w:szCs w:val="24"/>
          <w:lang w:val="en"/>
        </w:rPr>
        <w:t xml:space="preserve"> MGen. Clay T.</w:t>
      </w:r>
      <w:r w:rsidRPr="008444CD">
        <w:rPr>
          <w:rFonts w:ascii="Times New Roman" w:hAnsi="Times New Roman" w:cs="Times New Roman"/>
          <w:sz w:val="24"/>
          <w:szCs w:val="24"/>
          <w:lang w:val="en"/>
        </w:rPr>
        <w:t xml:space="preserve"> USA (Ret.), “Soldier and Christian,” </w:t>
      </w:r>
      <w:hyperlink r:id="rId220" w:history="1">
        <w:r w:rsidRPr="008444CD">
          <w:rPr>
            <w:rFonts w:ascii="Times New Roman" w:hAnsi="Times New Roman" w:cs="Times New Roman"/>
            <w:sz w:val="24"/>
            <w:szCs w:val="24"/>
            <w:lang w:val="en"/>
          </w:rPr>
          <w:t>http://www.ocfusa.org/2009/06/christians-serve-2/</w:t>
        </w:r>
      </w:hyperlink>
    </w:p>
    <w:p w14:paraId="6D43C0E5" w14:textId="77777777"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Carson, David K.</w:t>
      </w:r>
      <w:r w:rsidRPr="008444CD">
        <w:rPr>
          <w:rFonts w:ascii="Times New Roman" w:hAnsi="Times New Roman" w:cs="Times New Roman"/>
          <w:sz w:val="24"/>
          <w:szCs w:val="24"/>
          <w:lang w:val="en"/>
        </w:rPr>
        <w:t xml:space="preserve"> and Kent W. </w:t>
      </w:r>
      <w:r>
        <w:rPr>
          <w:rFonts w:ascii="Times New Roman" w:hAnsi="Times New Roman" w:cs="Times New Roman"/>
          <w:sz w:val="24"/>
          <w:szCs w:val="24"/>
          <w:lang w:val="en"/>
        </w:rPr>
        <w:t>Becker.</w:t>
      </w:r>
      <w:r w:rsidRPr="008444CD">
        <w:rPr>
          <w:rFonts w:ascii="Times New Roman" w:hAnsi="Times New Roman" w:cs="Times New Roman"/>
          <w:sz w:val="24"/>
          <w:szCs w:val="24"/>
          <w:lang w:val="en"/>
        </w:rPr>
        <w:t xml:space="preserve"> </w:t>
      </w:r>
      <w:r w:rsidRPr="008444CD">
        <w:rPr>
          <w:rFonts w:ascii="Times New Roman" w:hAnsi="Times New Roman" w:cs="Times New Roman"/>
          <w:i/>
          <w:iCs/>
          <w:sz w:val="24"/>
          <w:szCs w:val="24"/>
          <w:lang w:val="en"/>
        </w:rPr>
        <w:t>Creativity in Psychotherapy: Reaching New Heights With Individuals Couples And Families</w:t>
      </w:r>
      <w:r w:rsidRPr="008444CD">
        <w:rPr>
          <w:rFonts w:ascii="Times New Roman" w:hAnsi="Times New Roman" w:cs="Times New Roman"/>
          <w:sz w:val="24"/>
          <w:szCs w:val="24"/>
          <w:lang w:val="en"/>
        </w:rPr>
        <w:t xml:space="preserve"> (New York: The Haworth Clinical Practice Press, 2003), 1-208. </w:t>
      </w:r>
    </w:p>
    <w:p w14:paraId="5B4C07F4" w14:textId="77777777"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Childs,</w:t>
      </w:r>
      <w:r>
        <w:rPr>
          <w:rFonts w:ascii="Times New Roman" w:hAnsi="Times New Roman" w:cs="Times New Roman"/>
          <w:sz w:val="24"/>
          <w:szCs w:val="24"/>
          <w:lang w:val="en"/>
        </w:rPr>
        <w:t xml:space="preserve"> Martin.</w:t>
      </w:r>
      <w:r w:rsidRPr="008444CD">
        <w:rPr>
          <w:rFonts w:ascii="Times New Roman" w:hAnsi="Times New Roman" w:cs="Times New Roman"/>
          <w:sz w:val="24"/>
          <w:szCs w:val="24"/>
          <w:lang w:val="en"/>
        </w:rPr>
        <w:t xml:space="preserve"> “The Conjuror on the River Kwai: One Man's Battle to Survive the Horror of War and Save Comrades Using Magic Tricks,” </w:t>
      </w:r>
      <w:hyperlink r:id="rId221" w:history="1">
        <w:r w:rsidRPr="008444CD">
          <w:rPr>
            <w:rFonts w:ascii="Times New Roman" w:hAnsi="Times New Roman" w:cs="Times New Roman"/>
            <w:sz w:val="24"/>
            <w:szCs w:val="24"/>
            <w:lang w:val="en"/>
          </w:rPr>
          <w:t>https://www.independent.co.uk/news/long_reads/fergus-anckorn-prisoner-of-war-magician-japan-conjuror-river-kwai-magic-tricks-escape-torture-a8298186.html</w:t>
        </w:r>
      </w:hyperlink>
    </w:p>
    <w:p w14:paraId="0ED9F1BD" w14:textId="77777777"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Clouse,</w:t>
      </w:r>
      <w:r>
        <w:rPr>
          <w:rFonts w:ascii="Times New Roman" w:hAnsi="Times New Roman" w:cs="Times New Roman"/>
          <w:sz w:val="24"/>
          <w:szCs w:val="24"/>
          <w:lang w:val="en"/>
        </w:rPr>
        <w:t xml:space="preserve"> Robert  G. ed. </w:t>
      </w:r>
      <w:r w:rsidRPr="008444CD">
        <w:rPr>
          <w:rFonts w:ascii="Times New Roman" w:hAnsi="Times New Roman" w:cs="Times New Roman"/>
          <w:sz w:val="24"/>
          <w:szCs w:val="24"/>
          <w:lang w:val="en"/>
        </w:rPr>
        <w:t xml:space="preserve"> War: Four Christian Views  </w:t>
      </w:r>
    </w:p>
    <w:p w14:paraId="50797D0D" w14:textId="48EEDF06" w:rsidR="00FB2D88" w:rsidRPr="00FB2D88" w:rsidRDefault="00FB2D88" w:rsidP="00FB2D88">
      <w:pPr>
        <w:pStyle w:val="FootnoteText"/>
        <w:ind w:firstLine="720"/>
        <w:rPr>
          <w:rFonts w:ascii="Times New Roman" w:hAnsi="Times New Roman" w:cs="Times New Roman"/>
          <w:sz w:val="24"/>
          <w:szCs w:val="24"/>
        </w:rPr>
      </w:pPr>
      <w:r w:rsidRPr="00FB2D88">
        <w:rPr>
          <w:rFonts w:ascii="Times New Roman" w:hAnsi="Times New Roman" w:cs="Times New Roman"/>
          <w:sz w:val="24"/>
          <w:szCs w:val="24"/>
        </w:rPr>
        <w:t xml:space="preserve">Dykstra, Robert C.  </w:t>
      </w:r>
      <w:r w:rsidRPr="00FB2D88">
        <w:rPr>
          <w:rFonts w:ascii="Times New Roman" w:hAnsi="Times New Roman" w:cs="Times New Roman"/>
          <w:i/>
          <w:sz w:val="24"/>
          <w:szCs w:val="24"/>
        </w:rPr>
        <w:t>Images of Pastoral Care: Classic Readings</w:t>
      </w:r>
      <w:r>
        <w:rPr>
          <w:rFonts w:ascii="Times New Roman" w:hAnsi="Times New Roman" w:cs="Times New Roman"/>
          <w:sz w:val="24"/>
          <w:szCs w:val="24"/>
        </w:rPr>
        <w:t xml:space="preserve">.  </w:t>
      </w:r>
      <w:r w:rsidRPr="00FB2D88">
        <w:rPr>
          <w:rFonts w:ascii="Times New Roman" w:hAnsi="Times New Roman" w:cs="Times New Roman"/>
          <w:sz w:val="24"/>
          <w:szCs w:val="24"/>
        </w:rPr>
        <w:t>Mis</w:t>
      </w:r>
      <w:r>
        <w:rPr>
          <w:rFonts w:ascii="Times New Roman" w:hAnsi="Times New Roman" w:cs="Times New Roman"/>
          <w:sz w:val="24"/>
          <w:szCs w:val="24"/>
        </w:rPr>
        <w:t>souri: Chalice Press, 2005.</w:t>
      </w:r>
    </w:p>
    <w:p w14:paraId="5A1B87D2" w14:textId="74F31919"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Fyans,</w:t>
      </w:r>
      <w:r>
        <w:rPr>
          <w:rFonts w:ascii="Times New Roman" w:hAnsi="Times New Roman" w:cs="Times New Roman"/>
          <w:sz w:val="24"/>
          <w:szCs w:val="24"/>
          <w:lang w:val="en"/>
        </w:rPr>
        <w:t xml:space="preserve"> Peter. </w:t>
      </w:r>
      <w:r w:rsidRPr="008444CD">
        <w:rPr>
          <w:rFonts w:ascii="Times New Roman" w:hAnsi="Times New Roman" w:cs="Times New Roman"/>
          <w:sz w:val="24"/>
          <w:szCs w:val="24"/>
          <w:lang w:val="en"/>
        </w:rPr>
        <w:t xml:space="preserve"> </w:t>
      </w:r>
      <w:r w:rsidRPr="008444CD">
        <w:rPr>
          <w:rFonts w:ascii="Times New Roman" w:hAnsi="Times New Roman" w:cs="Times New Roman"/>
          <w:i/>
          <w:iCs/>
          <w:sz w:val="24"/>
          <w:szCs w:val="24"/>
          <w:lang w:val="en"/>
        </w:rPr>
        <w:t>Captivity, Slavery, and Survival As a Far East Pow: The Conjurer on the Kwai</w:t>
      </w:r>
      <w:r w:rsidR="00DD1086">
        <w:rPr>
          <w:rFonts w:ascii="Times New Roman" w:hAnsi="Times New Roman" w:cs="Times New Roman"/>
          <w:sz w:val="24"/>
          <w:szCs w:val="24"/>
          <w:lang w:val="en"/>
        </w:rPr>
        <w:t xml:space="preserve">.  </w:t>
      </w:r>
      <w:r w:rsidRPr="008444CD">
        <w:rPr>
          <w:rFonts w:ascii="Times New Roman" w:hAnsi="Times New Roman" w:cs="Times New Roman"/>
          <w:sz w:val="24"/>
          <w:szCs w:val="24"/>
          <w:lang w:val="en"/>
        </w:rPr>
        <w:t>South</w:t>
      </w:r>
      <w:r w:rsidR="00DD1086">
        <w:rPr>
          <w:rFonts w:ascii="Times New Roman" w:hAnsi="Times New Roman" w:cs="Times New Roman"/>
          <w:sz w:val="24"/>
          <w:szCs w:val="24"/>
          <w:lang w:val="en"/>
        </w:rPr>
        <w:t xml:space="preserve"> Yorkshire: Pen and Sword, 2012,</w:t>
      </w:r>
      <w:r w:rsidRPr="008444CD">
        <w:rPr>
          <w:rFonts w:ascii="Times New Roman" w:hAnsi="Times New Roman" w:cs="Times New Roman"/>
          <w:sz w:val="24"/>
          <w:szCs w:val="24"/>
          <w:lang w:val="en"/>
        </w:rPr>
        <w:t xml:space="preserve"> 1.</w:t>
      </w:r>
    </w:p>
    <w:p w14:paraId="778E9610" w14:textId="48050D68" w:rsidR="00FB2D88" w:rsidRPr="00FB2D88" w:rsidRDefault="00FB2D88" w:rsidP="00FB2D88">
      <w:pPr>
        <w:ind w:firstLine="720"/>
        <w:rPr>
          <w:rFonts w:ascii="Times New Roman" w:hAnsi="Times New Roman" w:cs="Times New Roman"/>
          <w:sz w:val="24"/>
          <w:szCs w:val="24"/>
        </w:rPr>
      </w:pPr>
      <w:r w:rsidRPr="00FB2D88">
        <w:rPr>
          <w:rFonts w:ascii="Times New Roman" w:hAnsi="Times New Roman" w:cs="Times New Roman"/>
          <w:sz w:val="24"/>
          <w:szCs w:val="24"/>
        </w:rPr>
        <w:t xml:space="preserve">Hall, Charles E.   </w:t>
      </w:r>
      <w:r w:rsidRPr="00FB2D88">
        <w:rPr>
          <w:rFonts w:ascii="Times New Roman" w:hAnsi="Times New Roman" w:cs="Times New Roman"/>
          <w:i/>
          <w:sz w:val="24"/>
          <w:szCs w:val="24"/>
        </w:rPr>
        <w:t>Head and Heart: The Clinical Pastoral Education Movement</w:t>
      </w:r>
      <w:r>
        <w:rPr>
          <w:rFonts w:ascii="Times New Roman" w:hAnsi="Times New Roman" w:cs="Times New Roman"/>
          <w:i/>
          <w:sz w:val="24"/>
          <w:szCs w:val="24"/>
        </w:rPr>
        <w:t xml:space="preserve">.  </w:t>
      </w:r>
      <w:r w:rsidRPr="00FB2D88">
        <w:rPr>
          <w:rFonts w:ascii="Times New Roman" w:hAnsi="Times New Roman" w:cs="Times New Roman"/>
          <w:sz w:val="24"/>
          <w:szCs w:val="24"/>
        </w:rPr>
        <w:t>Georgia</w:t>
      </w:r>
      <w:r w:rsidRPr="00FB2D88">
        <w:rPr>
          <w:rFonts w:ascii="Times New Roman" w:hAnsi="Times New Roman" w:cs="Times New Roman"/>
          <w:i/>
          <w:sz w:val="24"/>
          <w:szCs w:val="24"/>
        </w:rPr>
        <w:t xml:space="preserve">, </w:t>
      </w:r>
      <w:r w:rsidRPr="00FB2D88">
        <w:rPr>
          <w:rFonts w:ascii="Times New Roman" w:hAnsi="Times New Roman" w:cs="Times New Roman"/>
          <w:sz w:val="24"/>
          <w:szCs w:val="24"/>
        </w:rPr>
        <w:t>Journal of Pastoral Care Publications, Inc., 1992</w:t>
      </w:r>
      <w:r>
        <w:rPr>
          <w:rFonts w:ascii="Times New Roman" w:hAnsi="Times New Roman" w:cs="Times New Roman"/>
          <w:sz w:val="24"/>
          <w:szCs w:val="24"/>
        </w:rPr>
        <w:t>.</w:t>
      </w:r>
    </w:p>
    <w:p w14:paraId="6D366AEA" w14:textId="751C221C"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Hauerwas, </w:t>
      </w:r>
      <w:r>
        <w:rPr>
          <w:rFonts w:ascii="Times New Roman" w:hAnsi="Times New Roman" w:cs="Times New Roman"/>
          <w:sz w:val="24"/>
          <w:szCs w:val="24"/>
          <w:lang w:val="en"/>
        </w:rPr>
        <w:t xml:space="preserve">Stanley.  </w:t>
      </w:r>
      <w:r w:rsidRPr="008444CD">
        <w:rPr>
          <w:rFonts w:ascii="Times New Roman" w:hAnsi="Times New Roman" w:cs="Times New Roman"/>
          <w:i/>
          <w:iCs/>
          <w:sz w:val="24"/>
          <w:szCs w:val="24"/>
          <w:lang w:val="en"/>
        </w:rPr>
        <w:t>War, and the American Difference: Theological Reflections on Violence and National Identity</w:t>
      </w:r>
      <w:r w:rsidR="00DD1086">
        <w:rPr>
          <w:rFonts w:ascii="Times New Roman" w:hAnsi="Times New Roman" w:cs="Times New Roman"/>
          <w:sz w:val="24"/>
          <w:szCs w:val="24"/>
          <w:lang w:val="en"/>
        </w:rPr>
        <w:t xml:space="preserve">.  </w:t>
      </w:r>
      <w:r w:rsidRPr="008444CD">
        <w:rPr>
          <w:rFonts w:ascii="Times New Roman" w:hAnsi="Times New Roman" w:cs="Times New Roman"/>
          <w:sz w:val="24"/>
          <w:szCs w:val="24"/>
          <w:lang w:val="en"/>
        </w:rPr>
        <w:t>Gra</w:t>
      </w:r>
      <w:r w:rsidR="00DD1086">
        <w:rPr>
          <w:rFonts w:ascii="Times New Roman" w:hAnsi="Times New Roman" w:cs="Times New Roman"/>
          <w:sz w:val="24"/>
          <w:szCs w:val="24"/>
          <w:lang w:val="en"/>
        </w:rPr>
        <w:t>nd Rapids: Baker Academic, 2011</w:t>
      </w:r>
      <w:r w:rsidRPr="008444CD">
        <w:rPr>
          <w:rFonts w:ascii="Times New Roman" w:hAnsi="Times New Roman" w:cs="Times New Roman"/>
          <w:sz w:val="24"/>
          <w:szCs w:val="24"/>
          <w:lang w:val="en"/>
        </w:rPr>
        <w:t>, ix-181.</w:t>
      </w:r>
    </w:p>
    <w:p w14:paraId="5BB074DD" w14:textId="77777777"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Huntington,</w:t>
      </w:r>
      <w:r>
        <w:rPr>
          <w:rFonts w:ascii="Times New Roman" w:hAnsi="Times New Roman" w:cs="Times New Roman"/>
          <w:sz w:val="24"/>
          <w:szCs w:val="24"/>
          <w:lang w:val="en"/>
        </w:rPr>
        <w:t xml:space="preserve"> </w:t>
      </w:r>
      <w:r w:rsidRPr="008444CD">
        <w:rPr>
          <w:rFonts w:ascii="Times New Roman" w:hAnsi="Times New Roman" w:cs="Times New Roman"/>
          <w:sz w:val="24"/>
          <w:szCs w:val="24"/>
          <w:lang w:val="en"/>
        </w:rPr>
        <w:t xml:space="preserve">Samuel P.  “The Clash of Civilizations and the Remaking of World Order,” </w:t>
      </w:r>
      <w:hyperlink r:id="rId222" w:history="1">
        <w:r w:rsidRPr="008444CD">
          <w:rPr>
            <w:rFonts w:ascii="Times New Roman" w:hAnsi="Times New Roman" w:cs="Times New Roman"/>
            <w:sz w:val="24"/>
            <w:szCs w:val="24"/>
            <w:lang w:val="en"/>
          </w:rPr>
          <w:t>https://www.washingtonpost.com/wp-srv/style/longterm/books/chap1/clashofcivilizations.htm</w:t>
        </w:r>
      </w:hyperlink>
      <w:r w:rsidRPr="008444CD">
        <w:rPr>
          <w:rFonts w:ascii="Times New Roman" w:hAnsi="Times New Roman" w:cs="Times New Roman"/>
          <w:sz w:val="24"/>
          <w:szCs w:val="24"/>
          <w:lang w:val="en"/>
        </w:rPr>
        <w:t xml:space="preserve"> </w:t>
      </w:r>
    </w:p>
    <w:p w14:paraId="1B8024D2" w14:textId="7C12647B"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Huntington,</w:t>
      </w:r>
      <w:r>
        <w:rPr>
          <w:rFonts w:ascii="Times New Roman" w:hAnsi="Times New Roman" w:cs="Times New Roman"/>
          <w:sz w:val="24"/>
          <w:szCs w:val="24"/>
          <w:lang w:val="en"/>
        </w:rPr>
        <w:t xml:space="preserve"> </w:t>
      </w:r>
      <w:r w:rsidRPr="008444CD">
        <w:rPr>
          <w:rFonts w:ascii="Times New Roman" w:hAnsi="Times New Roman" w:cs="Times New Roman"/>
          <w:sz w:val="24"/>
          <w:szCs w:val="24"/>
          <w:lang w:val="en"/>
        </w:rPr>
        <w:t xml:space="preserve">Samuel P.  </w:t>
      </w:r>
      <w:r w:rsidRPr="008444CD">
        <w:rPr>
          <w:rFonts w:ascii="Times New Roman" w:hAnsi="Times New Roman" w:cs="Times New Roman"/>
          <w:i/>
          <w:iCs/>
          <w:sz w:val="24"/>
          <w:szCs w:val="24"/>
          <w:lang w:val="en"/>
        </w:rPr>
        <w:t>The Clash of Civilizations and the Remaking of World Order</w:t>
      </w:r>
      <w:r w:rsidR="00DD1086">
        <w:rPr>
          <w:rFonts w:ascii="Times New Roman" w:hAnsi="Times New Roman" w:cs="Times New Roman"/>
          <w:sz w:val="24"/>
          <w:szCs w:val="24"/>
          <w:lang w:val="en"/>
        </w:rPr>
        <w:t>.  New York: Touchstone, 1997,</w:t>
      </w:r>
      <w:r w:rsidRPr="008444CD">
        <w:rPr>
          <w:rFonts w:ascii="Times New Roman" w:hAnsi="Times New Roman" w:cs="Times New Roman"/>
          <w:sz w:val="24"/>
          <w:szCs w:val="24"/>
          <w:lang w:val="en"/>
        </w:rPr>
        <w:t xml:space="preserve"> 19-322.</w:t>
      </w:r>
    </w:p>
    <w:p w14:paraId="1E113A4C" w14:textId="77777777"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Huntington,</w:t>
      </w:r>
      <w:r>
        <w:rPr>
          <w:rFonts w:ascii="Times New Roman" w:hAnsi="Times New Roman" w:cs="Times New Roman"/>
          <w:sz w:val="24"/>
          <w:szCs w:val="24"/>
          <w:lang w:val="en"/>
        </w:rPr>
        <w:t xml:space="preserve"> Samuel P. </w:t>
      </w:r>
      <w:r w:rsidRPr="008444CD">
        <w:rPr>
          <w:rFonts w:ascii="Times New Roman" w:hAnsi="Times New Roman" w:cs="Times New Roman"/>
          <w:sz w:val="24"/>
          <w:szCs w:val="24"/>
          <w:lang w:val="en"/>
        </w:rPr>
        <w:t xml:space="preserve">“The Clash of Civilizations?” </w:t>
      </w:r>
      <w:hyperlink r:id="rId223" w:history="1">
        <w:r w:rsidRPr="008444CD">
          <w:rPr>
            <w:rFonts w:ascii="Times New Roman" w:hAnsi="Times New Roman" w:cs="Times New Roman"/>
            <w:sz w:val="24"/>
            <w:szCs w:val="24"/>
            <w:lang w:val="en"/>
          </w:rPr>
          <w:t>https://www.foreignaffairs.com/articles/united-states/1993-06-01/clash-civilizations</w:t>
        </w:r>
      </w:hyperlink>
      <w:r w:rsidRPr="008444CD">
        <w:rPr>
          <w:rFonts w:ascii="Times New Roman" w:hAnsi="Times New Roman" w:cs="Times New Roman"/>
          <w:sz w:val="24"/>
          <w:szCs w:val="24"/>
          <w:lang w:val="en"/>
        </w:rPr>
        <w:t xml:space="preserve"> </w:t>
      </w:r>
    </w:p>
    <w:p w14:paraId="15F63D52" w14:textId="77777777"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Jain,</w:t>
      </w:r>
      <w:r>
        <w:rPr>
          <w:rFonts w:ascii="Times New Roman" w:hAnsi="Times New Roman" w:cs="Times New Roman"/>
          <w:sz w:val="24"/>
          <w:szCs w:val="24"/>
          <w:lang w:val="en"/>
        </w:rPr>
        <w:t xml:space="preserve"> Sachin H. </w:t>
      </w:r>
      <w:r w:rsidRPr="008444CD">
        <w:rPr>
          <w:rFonts w:ascii="Times New Roman" w:hAnsi="Times New Roman" w:cs="Times New Roman"/>
          <w:sz w:val="24"/>
          <w:szCs w:val="24"/>
          <w:lang w:val="en"/>
        </w:rPr>
        <w:t xml:space="preserve"> “Physicians or Escape Artists? In </w:t>
      </w:r>
      <w:r w:rsidRPr="008444CD">
        <w:rPr>
          <w:rFonts w:ascii="Times New Roman" w:hAnsi="Times New Roman" w:cs="Times New Roman"/>
          <w:i/>
          <w:iCs/>
          <w:sz w:val="24"/>
          <w:szCs w:val="24"/>
          <w:lang w:val="en"/>
        </w:rPr>
        <w:t>The Soul of a Doctor: Harvard Medical Students Face Life and Death</w:t>
      </w:r>
      <w:r w:rsidRPr="008444CD">
        <w:rPr>
          <w:rFonts w:ascii="Times New Roman" w:hAnsi="Times New Roman" w:cs="Times New Roman"/>
          <w:sz w:val="24"/>
          <w:szCs w:val="24"/>
          <w:lang w:val="en"/>
        </w:rPr>
        <w:t xml:space="preserve">, edited by Gordon Harper, Sachin H. Jain, and Susan Pories (North Carolina: Algonquin Books of Chapel Hill, 2006), 200. </w:t>
      </w:r>
    </w:p>
    <w:p w14:paraId="229B1FC0" w14:textId="77777777"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lastRenderedPageBreak/>
        <w:t xml:space="preserve">Jehovah’s Witnesses, “Why Don’t Jehovah’s Witnesses Go to War?” </w:t>
      </w:r>
      <w:hyperlink r:id="rId224" w:history="1">
        <w:r w:rsidRPr="008444CD">
          <w:rPr>
            <w:rFonts w:ascii="Times New Roman" w:hAnsi="Times New Roman" w:cs="Times New Roman"/>
            <w:sz w:val="24"/>
            <w:szCs w:val="24"/>
            <w:lang w:val="en"/>
          </w:rPr>
          <w:t>https://www.jw.org/en/jehovahs-witnesses/faq/why-dont-you-go-to-war/</w:t>
        </w:r>
      </w:hyperlink>
    </w:p>
    <w:p w14:paraId="341DBBA1" w14:textId="6EB376CA"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Lasserre,</w:t>
      </w:r>
      <w:r>
        <w:rPr>
          <w:rFonts w:ascii="Times New Roman" w:hAnsi="Times New Roman" w:cs="Times New Roman"/>
          <w:sz w:val="24"/>
          <w:szCs w:val="24"/>
          <w:lang w:val="en"/>
        </w:rPr>
        <w:t xml:space="preserve"> Jean. </w:t>
      </w:r>
      <w:r w:rsidRPr="008444CD">
        <w:rPr>
          <w:rFonts w:ascii="Times New Roman" w:hAnsi="Times New Roman" w:cs="Times New Roman"/>
          <w:sz w:val="24"/>
          <w:szCs w:val="24"/>
          <w:lang w:val="en"/>
        </w:rPr>
        <w:t xml:space="preserve"> </w:t>
      </w:r>
      <w:r w:rsidRPr="008444CD">
        <w:rPr>
          <w:rFonts w:ascii="Times New Roman" w:hAnsi="Times New Roman" w:cs="Times New Roman"/>
          <w:i/>
          <w:iCs/>
          <w:sz w:val="24"/>
          <w:szCs w:val="24"/>
          <w:lang w:val="en"/>
        </w:rPr>
        <w:t>War, and the Gospel</w:t>
      </w:r>
      <w:r w:rsidR="00DD1086">
        <w:rPr>
          <w:rFonts w:ascii="Times New Roman" w:hAnsi="Times New Roman" w:cs="Times New Roman"/>
          <w:sz w:val="24"/>
          <w:szCs w:val="24"/>
          <w:lang w:val="en"/>
        </w:rPr>
        <w:t xml:space="preserve">, translated by Oliver Coburn.  </w:t>
      </w:r>
      <w:r w:rsidRPr="008444CD">
        <w:rPr>
          <w:rFonts w:ascii="Times New Roman" w:hAnsi="Times New Roman" w:cs="Times New Roman"/>
          <w:sz w:val="24"/>
          <w:szCs w:val="24"/>
          <w:lang w:val="en"/>
        </w:rPr>
        <w:t>London</w:t>
      </w:r>
      <w:r w:rsidR="00DD1086">
        <w:rPr>
          <w:rFonts w:ascii="Times New Roman" w:hAnsi="Times New Roman" w:cs="Times New Roman"/>
          <w:sz w:val="24"/>
          <w:szCs w:val="24"/>
          <w:lang w:val="en"/>
        </w:rPr>
        <w:t>: James Clarke &amp; Co. Ltd., 1962</w:t>
      </w:r>
      <w:r w:rsidRPr="008444CD">
        <w:rPr>
          <w:rFonts w:ascii="Times New Roman" w:hAnsi="Times New Roman" w:cs="Times New Roman"/>
          <w:sz w:val="24"/>
          <w:szCs w:val="24"/>
          <w:lang w:val="en"/>
        </w:rPr>
        <w:t>, 217.</w:t>
      </w:r>
    </w:p>
    <w:p w14:paraId="73B3CFC6" w14:textId="5184F5DE"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Liberman, E. James.</w:t>
      </w:r>
      <w:r w:rsidRPr="008444CD">
        <w:rPr>
          <w:rFonts w:ascii="Times New Roman" w:hAnsi="Times New Roman" w:cs="Times New Roman"/>
          <w:sz w:val="24"/>
          <w:szCs w:val="24"/>
          <w:lang w:val="en"/>
        </w:rPr>
        <w:t xml:space="preserve"> “Review of War and the Soul: Healing Our Nation's Veterans From Post-Traumatic St</w:t>
      </w:r>
      <w:r w:rsidR="00DD1086">
        <w:rPr>
          <w:rFonts w:ascii="Times New Roman" w:hAnsi="Times New Roman" w:cs="Times New Roman"/>
          <w:sz w:val="24"/>
          <w:szCs w:val="24"/>
          <w:lang w:val="en"/>
        </w:rPr>
        <w:t>ress Disorder,” by Edward Tick.  Quest Books, 2005.</w:t>
      </w:r>
      <w:r w:rsidRPr="008444CD">
        <w:rPr>
          <w:rFonts w:ascii="Times New Roman" w:hAnsi="Times New Roman" w:cs="Times New Roman"/>
          <w:sz w:val="24"/>
          <w:szCs w:val="24"/>
          <w:lang w:val="en"/>
        </w:rPr>
        <w:t xml:space="preserve"> </w:t>
      </w:r>
      <w:hyperlink r:id="rId225" w:history="1">
        <w:r w:rsidRPr="008444CD">
          <w:rPr>
            <w:rFonts w:ascii="Times New Roman" w:hAnsi="Times New Roman" w:cs="Times New Roman"/>
            <w:sz w:val="24"/>
            <w:szCs w:val="24"/>
            <w:lang w:val="en"/>
          </w:rPr>
          <w:t>https://www.forewordreviews.com/reviews/war-and-the-soul</w:t>
        </w:r>
      </w:hyperlink>
      <w:r w:rsidRPr="008444CD">
        <w:rPr>
          <w:rFonts w:ascii="Times New Roman" w:hAnsi="Times New Roman" w:cs="Times New Roman"/>
          <w:sz w:val="24"/>
          <w:szCs w:val="24"/>
          <w:lang w:val="en"/>
        </w:rPr>
        <w:t>, August 18, 2009.</w:t>
      </w:r>
    </w:p>
    <w:p w14:paraId="5436D949" w14:textId="052BEC2B"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Marlantes,</w:t>
      </w:r>
      <w:r>
        <w:rPr>
          <w:rFonts w:ascii="Times New Roman" w:hAnsi="Times New Roman" w:cs="Times New Roman"/>
          <w:sz w:val="24"/>
          <w:szCs w:val="24"/>
          <w:lang w:val="en"/>
        </w:rPr>
        <w:t xml:space="preserve"> Karl. </w:t>
      </w:r>
      <w:r w:rsidRPr="008444CD">
        <w:rPr>
          <w:rFonts w:ascii="Times New Roman" w:hAnsi="Times New Roman" w:cs="Times New Roman"/>
          <w:sz w:val="24"/>
          <w:szCs w:val="24"/>
          <w:lang w:val="en"/>
        </w:rPr>
        <w:t xml:space="preserve"> What It I</w:t>
      </w:r>
      <w:r w:rsidR="00DD1086">
        <w:rPr>
          <w:rFonts w:ascii="Times New Roman" w:hAnsi="Times New Roman" w:cs="Times New Roman"/>
          <w:sz w:val="24"/>
          <w:szCs w:val="24"/>
          <w:lang w:val="en"/>
        </w:rPr>
        <w:t>s Like to Go to War .  New York: Grove Press, 2011</w:t>
      </w:r>
      <w:r w:rsidRPr="008444CD">
        <w:rPr>
          <w:rFonts w:ascii="Times New Roman" w:hAnsi="Times New Roman" w:cs="Times New Roman"/>
          <w:sz w:val="24"/>
          <w:szCs w:val="24"/>
          <w:lang w:val="en"/>
        </w:rPr>
        <w:t>, 26-27.</w:t>
      </w:r>
    </w:p>
    <w:p w14:paraId="573AB72F" w14:textId="7F6C7CAE"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Martel,</w:t>
      </w:r>
      <w:r>
        <w:rPr>
          <w:rFonts w:ascii="Times New Roman" w:hAnsi="Times New Roman" w:cs="Times New Roman"/>
          <w:sz w:val="24"/>
          <w:szCs w:val="24"/>
          <w:lang w:val="en"/>
        </w:rPr>
        <w:t xml:space="preserve"> Gordon</w:t>
      </w:r>
      <w:r w:rsidRPr="008444CD">
        <w:rPr>
          <w:rFonts w:ascii="Times New Roman" w:hAnsi="Times New Roman" w:cs="Times New Roman"/>
          <w:sz w:val="24"/>
          <w:szCs w:val="24"/>
          <w:lang w:val="en"/>
        </w:rPr>
        <w:t xml:space="preserve"> ed.</w:t>
      </w:r>
      <w:r w:rsidRPr="008444CD">
        <w:rPr>
          <w:rFonts w:ascii="Times New Roman" w:hAnsi="Times New Roman" w:cs="Times New Roman"/>
          <w:i/>
          <w:iCs/>
          <w:sz w:val="24"/>
          <w:szCs w:val="24"/>
          <w:lang w:val="en"/>
        </w:rPr>
        <w:t xml:space="preserve"> The Encyclopedia of War</w:t>
      </w:r>
      <w:r w:rsidR="00DD1086">
        <w:rPr>
          <w:rFonts w:ascii="Times New Roman" w:hAnsi="Times New Roman" w:cs="Times New Roman"/>
          <w:sz w:val="24"/>
          <w:szCs w:val="24"/>
          <w:lang w:val="en"/>
        </w:rPr>
        <w:t>. Wiley, 2012</w:t>
      </w:r>
      <w:r w:rsidRPr="008444CD">
        <w:rPr>
          <w:rFonts w:ascii="Times New Roman" w:hAnsi="Times New Roman" w:cs="Times New Roman"/>
          <w:sz w:val="24"/>
          <w:szCs w:val="24"/>
          <w:lang w:val="en"/>
        </w:rPr>
        <w:t>.</w:t>
      </w:r>
    </w:p>
    <w:p w14:paraId="029274F9" w14:textId="6B6D7918"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Meinhold, </w:t>
      </w:r>
      <w:r>
        <w:rPr>
          <w:rFonts w:ascii="Times New Roman" w:hAnsi="Times New Roman" w:cs="Times New Roman"/>
          <w:sz w:val="24"/>
          <w:szCs w:val="24"/>
          <w:lang w:val="en"/>
        </w:rPr>
        <w:t xml:space="preserve"> Peter.  </w:t>
      </w:r>
      <w:r w:rsidRPr="008444CD">
        <w:rPr>
          <w:rFonts w:ascii="Times New Roman" w:hAnsi="Times New Roman" w:cs="Times New Roman"/>
          <w:i/>
          <w:iCs/>
          <w:sz w:val="24"/>
          <w:szCs w:val="24"/>
          <w:lang w:val="en"/>
        </w:rPr>
        <w:t>Caesar's or God's?: The Conflict of Church and State in Modern Society</w:t>
      </w:r>
      <w:r w:rsidR="00DD1086">
        <w:rPr>
          <w:rFonts w:ascii="Times New Roman" w:hAnsi="Times New Roman" w:cs="Times New Roman"/>
          <w:sz w:val="24"/>
          <w:szCs w:val="24"/>
          <w:lang w:val="en"/>
        </w:rPr>
        <w:t>.  Augsburg Publishing House, 1962</w:t>
      </w:r>
      <w:r w:rsidRPr="008444CD">
        <w:rPr>
          <w:rFonts w:ascii="Times New Roman" w:hAnsi="Times New Roman" w:cs="Times New Roman"/>
          <w:sz w:val="24"/>
          <w:szCs w:val="24"/>
          <w:lang w:val="en"/>
        </w:rPr>
        <w:t>.</w:t>
      </w:r>
    </w:p>
    <w:p w14:paraId="479E2157" w14:textId="7BDB870B"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Neary</w:t>
      </w:r>
      <w:r>
        <w:rPr>
          <w:rFonts w:ascii="Times New Roman" w:hAnsi="Times New Roman" w:cs="Times New Roman"/>
          <w:sz w:val="24"/>
          <w:szCs w:val="24"/>
          <w:lang w:val="en"/>
        </w:rPr>
        <w:t>, Peter</w:t>
      </w:r>
      <w:r w:rsidRPr="008444CD">
        <w:rPr>
          <w:rFonts w:ascii="Times New Roman" w:hAnsi="Times New Roman" w:cs="Times New Roman"/>
          <w:sz w:val="24"/>
          <w:szCs w:val="24"/>
          <w:lang w:val="en"/>
        </w:rPr>
        <w:t xml:space="preserve"> and J. L Granatstein, eds. </w:t>
      </w:r>
      <w:r w:rsidRPr="008444CD">
        <w:rPr>
          <w:rFonts w:ascii="Times New Roman" w:hAnsi="Times New Roman" w:cs="Times New Roman"/>
          <w:i/>
          <w:iCs/>
          <w:sz w:val="24"/>
          <w:szCs w:val="24"/>
          <w:lang w:val="en"/>
        </w:rPr>
        <w:t>The Veterans Charter and Post-World War II Canada</w:t>
      </w:r>
      <w:r w:rsidR="00DD1086">
        <w:rPr>
          <w:rFonts w:ascii="Times New Roman" w:hAnsi="Times New Roman" w:cs="Times New Roman"/>
          <w:sz w:val="24"/>
          <w:szCs w:val="24"/>
          <w:lang w:val="en"/>
        </w:rPr>
        <w:t xml:space="preserve">.  </w:t>
      </w:r>
      <w:r w:rsidRPr="008444CD">
        <w:rPr>
          <w:rFonts w:ascii="Times New Roman" w:hAnsi="Times New Roman" w:cs="Times New Roman"/>
          <w:sz w:val="24"/>
          <w:szCs w:val="24"/>
          <w:lang w:val="en"/>
        </w:rPr>
        <w:t>McGill</w:t>
      </w:r>
      <w:r w:rsidR="00DD1086">
        <w:rPr>
          <w:rFonts w:ascii="Times New Roman" w:hAnsi="Times New Roman" w:cs="Times New Roman"/>
          <w:sz w:val="24"/>
          <w:szCs w:val="24"/>
          <w:lang w:val="en"/>
        </w:rPr>
        <w:t>-Queen's University Press, 1998</w:t>
      </w:r>
      <w:r w:rsidRPr="008444CD">
        <w:rPr>
          <w:rFonts w:ascii="Times New Roman" w:hAnsi="Times New Roman" w:cs="Times New Roman"/>
          <w:sz w:val="24"/>
          <w:szCs w:val="24"/>
          <w:lang w:val="en"/>
        </w:rPr>
        <w:t>, 3-290.</w:t>
      </w:r>
    </w:p>
    <w:p w14:paraId="1871D8E2" w14:textId="77777777"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 xml:space="preserve">O’Brien, Archbishop Edwin F. </w:t>
      </w:r>
      <w:r w:rsidRPr="008444CD">
        <w:rPr>
          <w:rFonts w:ascii="Times New Roman" w:hAnsi="Times New Roman" w:cs="Times New Roman"/>
          <w:sz w:val="24"/>
          <w:szCs w:val="24"/>
          <w:lang w:val="en"/>
        </w:rPr>
        <w:t xml:space="preserve">“The Role of Military Chaplains,” </w:t>
      </w:r>
      <w:hyperlink r:id="rId226" w:history="1">
        <w:r w:rsidRPr="008444CD">
          <w:rPr>
            <w:rFonts w:ascii="Times New Roman" w:hAnsi="Times New Roman" w:cs="Times New Roman"/>
            <w:sz w:val="24"/>
            <w:szCs w:val="24"/>
            <w:lang w:val="en"/>
          </w:rPr>
          <w:t>https://www.catholicculture.org/culture/library/view.cfm?recnum=7949</w:t>
        </w:r>
      </w:hyperlink>
      <w:r w:rsidRPr="008444CD">
        <w:rPr>
          <w:rFonts w:ascii="Times New Roman" w:hAnsi="Times New Roman" w:cs="Times New Roman"/>
          <w:sz w:val="24"/>
          <w:szCs w:val="24"/>
          <w:lang w:val="en"/>
        </w:rPr>
        <w:t xml:space="preserve"> (accessed 15 April 2018). </w:t>
      </w:r>
    </w:p>
    <w:p w14:paraId="629A0B26" w14:textId="2E16C2FC"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Oliphant Old, </w:t>
      </w:r>
      <w:r>
        <w:rPr>
          <w:rFonts w:ascii="Times New Roman" w:hAnsi="Times New Roman" w:cs="Times New Roman"/>
          <w:sz w:val="24"/>
          <w:szCs w:val="24"/>
          <w:lang w:val="en"/>
        </w:rPr>
        <w:t xml:space="preserve"> Huges.  </w:t>
      </w:r>
      <w:r w:rsidRPr="008444CD">
        <w:rPr>
          <w:rFonts w:ascii="Times New Roman" w:hAnsi="Times New Roman" w:cs="Times New Roman"/>
          <w:i/>
          <w:iCs/>
          <w:sz w:val="24"/>
          <w:szCs w:val="24"/>
          <w:lang w:val="en"/>
        </w:rPr>
        <w:t>The Modern Age, 1789-1889: The Reading and Preaching of The Scriptures in the Worship of the Christian Church</w:t>
      </w:r>
      <w:r w:rsidR="00DD1086">
        <w:rPr>
          <w:rFonts w:ascii="Times New Roman" w:hAnsi="Times New Roman" w:cs="Times New Roman"/>
          <w:sz w:val="24"/>
          <w:szCs w:val="24"/>
          <w:lang w:val="en"/>
        </w:rPr>
        <w:t xml:space="preserve">, vol. 6.  </w:t>
      </w:r>
      <w:r w:rsidRPr="008444CD">
        <w:rPr>
          <w:rFonts w:ascii="Times New Roman" w:hAnsi="Times New Roman" w:cs="Times New Roman"/>
          <w:sz w:val="24"/>
          <w:szCs w:val="24"/>
          <w:lang w:val="en"/>
        </w:rPr>
        <w:t>Grand Rapids, Michigan: William B. Eer</w:t>
      </w:r>
      <w:r w:rsidR="00DD1086">
        <w:rPr>
          <w:rFonts w:ascii="Times New Roman" w:hAnsi="Times New Roman" w:cs="Times New Roman"/>
          <w:sz w:val="24"/>
          <w:szCs w:val="24"/>
          <w:lang w:val="en"/>
        </w:rPr>
        <w:t>dmans Publishing Company, 2007,</w:t>
      </w:r>
      <w:r w:rsidRPr="008444CD">
        <w:rPr>
          <w:rFonts w:ascii="Times New Roman" w:hAnsi="Times New Roman" w:cs="Times New Roman"/>
          <w:sz w:val="24"/>
          <w:szCs w:val="24"/>
          <w:lang w:val="en"/>
        </w:rPr>
        <w:t xml:space="preserve"> 305.</w:t>
      </w:r>
    </w:p>
    <w:p w14:paraId="4AAAA1B9" w14:textId="5D1D28A2"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Palmer-Fernandez,</w:t>
      </w:r>
      <w:r w:rsidRPr="001B24AB">
        <w:rPr>
          <w:rFonts w:ascii="Times New Roman" w:hAnsi="Times New Roman" w:cs="Times New Roman"/>
          <w:sz w:val="24"/>
          <w:szCs w:val="24"/>
          <w:lang w:val="en"/>
        </w:rPr>
        <w:t xml:space="preserve"> </w:t>
      </w:r>
      <w:r w:rsidRPr="008444CD">
        <w:rPr>
          <w:rFonts w:ascii="Times New Roman" w:hAnsi="Times New Roman" w:cs="Times New Roman"/>
          <w:sz w:val="24"/>
          <w:szCs w:val="24"/>
          <w:lang w:val="en"/>
        </w:rPr>
        <w:t>Gabriel</w:t>
      </w:r>
      <w:r>
        <w:rPr>
          <w:rFonts w:ascii="Times New Roman" w:hAnsi="Times New Roman" w:cs="Times New Roman"/>
          <w:sz w:val="24"/>
          <w:szCs w:val="24"/>
          <w:lang w:val="en"/>
        </w:rPr>
        <w:t xml:space="preserve"> ed.</w:t>
      </w:r>
      <w:r w:rsidRPr="008444CD">
        <w:rPr>
          <w:rFonts w:ascii="Times New Roman" w:hAnsi="Times New Roman" w:cs="Times New Roman"/>
          <w:sz w:val="24"/>
          <w:szCs w:val="24"/>
          <w:lang w:val="en"/>
        </w:rPr>
        <w:t xml:space="preserve"> “Early Christianity: Jesus Movement,” in </w:t>
      </w:r>
      <w:r w:rsidRPr="008444CD">
        <w:rPr>
          <w:rFonts w:ascii="Times New Roman" w:hAnsi="Times New Roman" w:cs="Times New Roman"/>
          <w:i/>
          <w:iCs/>
          <w:sz w:val="24"/>
          <w:szCs w:val="24"/>
          <w:lang w:val="en"/>
        </w:rPr>
        <w:t>The Encyclopedia of Religion and War</w:t>
      </w:r>
      <w:r w:rsidR="00DD1086">
        <w:rPr>
          <w:rFonts w:ascii="Times New Roman" w:hAnsi="Times New Roman" w:cs="Times New Roman"/>
          <w:sz w:val="24"/>
          <w:szCs w:val="24"/>
          <w:lang w:val="en"/>
        </w:rPr>
        <w:t>.  New York: Routledge, 2004</w:t>
      </w:r>
      <w:r w:rsidRPr="008444CD">
        <w:rPr>
          <w:rFonts w:ascii="Times New Roman" w:hAnsi="Times New Roman" w:cs="Times New Roman"/>
          <w:sz w:val="24"/>
          <w:szCs w:val="24"/>
          <w:lang w:val="en"/>
        </w:rPr>
        <w:t>, 121.</w:t>
      </w:r>
    </w:p>
    <w:p w14:paraId="0F0B05C9" w14:textId="1049E376"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Renik,</w:t>
      </w:r>
      <w:r>
        <w:rPr>
          <w:rFonts w:ascii="Times New Roman" w:hAnsi="Times New Roman" w:cs="Times New Roman"/>
          <w:sz w:val="24"/>
          <w:szCs w:val="24"/>
          <w:lang w:val="en"/>
        </w:rPr>
        <w:t xml:space="preserve"> Owen. </w:t>
      </w:r>
      <w:r w:rsidRPr="008444CD">
        <w:rPr>
          <w:rFonts w:ascii="Times New Roman" w:hAnsi="Times New Roman" w:cs="Times New Roman"/>
          <w:sz w:val="24"/>
          <w:szCs w:val="24"/>
          <w:lang w:val="en"/>
        </w:rPr>
        <w:t xml:space="preserve"> </w:t>
      </w:r>
      <w:r w:rsidRPr="008444CD">
        <w:rPr>
          <w:rFonts w:ascii="Times New Roman" w:hAnsi="Times New Roman" w:cs="Times New Roman"/>
          <w:i/>
          <w:iCs/>
          <w:sz w:val="24"/>
          <w:szCs w:val="24"/>
          <w:lang w:val="en"/>
        </w:rPr>
        <w:t>Practical Psychoanalysis for Therapists and Patients</w:t>
      </w:r>
      <w:r w:rsidR="00DD1086">
        <w:rPr>
          <w:rFonts w:ascii="Times New Roman" w:hAnsi="Times New Roman" w:cs="Times New Roman"/>
          <w:sz w:val="24"/>
          <w:szCs w:val="24"/>
          <w:lang w:val="en"/>
        </w:rPr>
        <w:t>.  Other Press, 2006</w:t>
      </w:r>
      <w:r w:rsidRPr="008444CD">
        <w:rPr>
          <w:rFonts w:ascii="Times New Roman" w:hAnsi="Times New Roman" w:cs="Times New Roman"/>
          <w:sz w:val="24"/>
          <w:szCs w:val="24"/>
          <w:lang w:val="en"/>
        </w:rPr>
        <w:t>, 126.</w:t>
      </w:r>
    </w:p>
    <w:p w14:paraId="34E99FC0" w14:textId="77777777"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Rieger,</w:t>
      </w:r>
      <w:r>
        <w:rPr>
          <w:rFonts w:ascii="Times New Roman" w:hAnsi="Times New Roman" w:cs="Times New Roman"/>
          <w:sz w:val="24"/>
          <w:szCs w:val="24"/>
          <w:lang w:val="en"/>
        </w:rPr>
        <w:t xml:space="preserve"> Samuel L.</w:t>
      </w:r>
      <w:r w:rsidRPr="008444CD">
        <w:rPr>
          <w:rFonts w:ascii="Times New Roman" w:hAnsi="Times New Roman" w:cs="Times New Roman"/>
          <w:sz w:val="24"/>
          <w:szCs w:val="24"/>
          <w:lang w:val="en"/>
        </w:rPr>
        <w:t xml:space="preserve"> “Care More About Victims Than Killers, “The Hartford Courant,” </w:t>
      </w:r>
      <w:hyperlink r:id="rId227" w:history="1">
        <w:r w:rsidRPr="008444CD">
          <w:rPr>
            <w:rFonts w:ascii="Times New Roman" w:hAnsi="Times New Roman" w:cs="Times New Roman"/>
            <w:sz w:val="24"/>
            <w:szCs w:val="24"/>
            <w:lang w:val="en"/>
          </w:rPr>
          <w:t>http://www.courant.com/opinion/hc-op-rieger-death-penalty-1023-20111023-story.html</w:t>
        </w:r>
      </w:hyperlink>
      <w:r w:rsidRPr="008444CD">
        <w:rPr>
          <w:rFonts w:ascii="Times New Roman" w:hAnsi="Times New Roman" w:cs="Times New Roman"/>
          <w:sz w:val="24"/>
          <w:szCs w:val="24"/>
          <w:lang w:val="en"/>
        </w:rPr>
        <w:t xml:space="preserve"> (assessed April 14, 2018). </w:t>
      </w:r>
    </w:p>
    <w:p w14:paraId="01A25747" w14:textId="77777777"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 xml:space="preserve">Sundt, </w:t>
      </w:r>
      <w:r w:rsidRPr="008444CD">
        <w:rPr>
          <w:rFonts w:ascii="Times New Roman" w:hAnsi="Times New Roman" w:cs="Times New Roman"/>
          <w:sz w:val="24"/>
          <w:szCs w:val="24"/>
          <w:lang w:val="en"/>
        </w:rPr>
        <w:t>J</w:t>
      </w:r>
      <w:r>
        <w:rPr>
          <w:rFonts w:ascii="Times New Roman" w:hAnsi="Times New Roman" w:cs="Times New Roman"/>
          <w:sz w:val="24"/>
          <w:szCs w:val="24"/>
          <w:lang w:val="en"/>
        </w:rPr>
        <w:t>ody L.</w:t>
      </w:r>
      <w:r w:rsidRPr="008444CD">
        <w:rPr>
          <w:rFonts w:ascii="Times New Roman" w:hAnsi="Times New Roman" w:cs="Times New Roman"/>
          <w:sz w:val="24"/>
          <w:szCs w:val="24"/>
          <w:lang w:val="en"/>
        </w:rPr>
        <w:t>, Harry R</w:t>
      </w:r>
      <w:r>
        <w:rPr>
          <w:rFonts w:ascii="Times New Roman" w:hAnsi="Times New Roman" w:cs="Times New Roman"/>
          <w:sz w:val="24"/>
          <w:szCs w:val="24"/>
          <w:lang w:val="en"/>
        </w:rPr>
        <w:t>. Dammer, and Francis T. Cullen.</w:t>
      </w:r>
      <w:r w:rsidRPr="008444CD">
        <w:rPr>
          <w:rFonts w:ascii="Times New Roman" w:hAnsi="Times New Roman" w:cs="Times New Roman"/>
          <w:sz w:val="24"/>
          <w:szCs w:val="24"/>
          <w:lang w:val="en"/>
        </w:rPr>
        <w:t xml:space="preserve"> “The Role of the Prison Chaplain in Rehabilitation,” Journal of Offender Rehabilitation, Volume 35, 2002 - Issue 3-4, 60-86.</w:t>
      </w:r>
    </w:p>
    <w:p w14:paraId="4BFB000E" w14:textId="77777777"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Tick, Edward</w:t>
      </w:r>
      <w:r w:rsidRPr="008444CD">
        <w:rPr>
          <w:rFonts w:ascii="Times New Roman" w:hAnsi="Times New Roman" w:cs="Times New Roman"/>
          <w:sz w:val="24"/>
          <w:szCs w:val="24"/>
          <w:lang w:val="en"/>
        </w:rPr>
        <w:t>, et al., Directors. War and the Soul (DVD) Theosophical Publishing House, 2005.</w:t>
      </w:r>
    </w:p>
    <w:p w14:paraId="773DFAF1" w14:textId="77777777" w:rsidR="005F0D1C" w:rsidRPr="008444CD" w:rsidRDefault="005F0D1C" w:rsidP="006D609C">
      <w:pPr>
        <w:autoSpaceDE w:val="0"/>
        <w:autoSpaceDN w:val="0"/>
        <w:adjustRightInd w:val="0"/>
        <w:spacing w:after="0"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lastRenderedPageBreak/>
        <w:t>Tick, Edward.</w:t>
      </w:r>
      <w:r w:rsidRPr="008444CD">
        <w:rPr>
          <w:rFonts w:ascii="Times New Roman" w:hAnsi="Times New Roman" w:cs="Times New Roman"/>
          <w:sz w:val="24"/>
          <w:szCs w:val="24"/>
          <w:lang w:val="en"/>
        </w:rPr>
        <w:t xml:space="preserve"> “War and the Soul: Healing our Veterans, Families, and Communities from the Wounds of War,” </w:t>
      </w:r>
      <w:hyperlink r:id="rId228" w:history="1">
        <w:r w:rsidRPr="008444CD">
          <w:rPr>
            <w:rFonts w:ascii="Times New Roman" w:hAnsi="Times New Roman" w:cs="Times New Roman"/>
            <w:sz w:val="24"/>
            <w:szCs w:val="24"/>
            <w:lang w:val="en"/>
          </w:rPr>
          <w:t>https://www.youtube.com/watch?v=f3stVBTnDNU</w:t>
        </w:r>
      </w:hyperlink>
    </w:p>
    <w:p w14:paraId="1FD0DD66" w14:textId="3CD7259C"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Tick, Edward.</w:t>
      </w:r>
      <w:r w:rsidRPr="008444CD">
        <w:rPr>
          <w:rFonts w:ascii="Times New Roman" w:hAnsi="Times New Roman" w:cs="Times New Roman"/>
          <w:sz w:val="24"/>
          <w:szCs w:val="24"/>
          <w:lang w:val="en"/>
        </w:rPr>
        <w:t xml:space="preserve"> </w:t>
      </w:r>
      <w:r w:rsidRPr="008444CD">
        <w:rPr>
          <w:rFonts w:ascii="Times New Roman" w:hAnsi="Times New Roman" w:cs="Times New Roman"/>
          <w:i/>
          <w:iCs/>
          <w:sz w:val="24"/>
          <w:szCs w:val="24"/>
          <w:lang w:val="en"/>
        </w:rPr>
        <w:t>War, and the Soul: Healing Our Nation’s Veterans from Post-Traumatic Stress Disorder</w:t>
      </w:r>
      <w:r w:rsidR="00DD1086">
        <w:rPr>
          <w:rFonts w:ascii="Times New Roman" w:hAnsi="Times New Roman" w:cs="Times New Roman"/>
          <w:sz w:val="24"/>
          <w:szCs w:val="24"/>
          <w:lang w:val="en"/>
        </w:rPr>
        <w:t xml:space="preserve">.  </w:t>
      </w:r>
      <w:r w:rsidRPr="008444CD">
        <w:rPr>
          <w:rFonts w:ascii="Times New Roman" w:hAnsi="Times New Roman" w:cs="Times New Roman"/>
          <w:sz w:val="24"/>
          <w:szCs w:val="24"/>
          <w:lang w:val="en"/>
        </w:rPr>
        <w:t>Wheat</w:t>
      </w:r>
      <w:r w:rsidR="00DD1086">
        <w:rPr>
          <w:rFonts w:ascii="Times New Roman" w:hAnsi="Times New Roman" w:cs="Times New Roman"/>
          <w:sz w:val="24"/>
          <w:szCs w:val="24"/>
          <w:lang w:val="en"/>
        </w:rPr>
        <w:t>on, Illinois: Quest Books, 2012</w:t>
      </w:r>
      <w:r>
        <w:rPr>
          <w:rFonts w:ascii="Times New Roman" w:hAnsi="Times New Roman" w:cs="Times New Roman"/>
          <w:sz w:val="24"/>
          <w:szCs w:val="24"/>
          <w:lang w:val="en"/>
        </w:rPr>
        <w:t>.</w:t>
      </w:r>
    </w:p>
    <w:p w14:paraId="2ACA509F" w14:textId="77777777"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United States Congress, Senate Committee on Veterans' Affairs, </w:t>
      </w:r>
      <w:r w:rsidRPr="008444CD">
        <w:rPr>
          <w:rFonts w:ascii="Times New Roman" w:hAnsi="Times New Roman" w:cs="Times New Roman"/>
          <w:i/>
          <w:iCs/>
          <w:sz w:val="24"/>
          <w:szCs w:val="24"/>
          <w:lang w:val="en"/>
        </w:rPr>
        <w:t>VA and DOD Cooperation and Collaboration: Caring for the Families of Wounded Warriors: Hearing Before the Committee on Veterans' Affairs</w:t>
      </w:r>
      <w:r w:rsidRPr="008444CD">
        <w:rPr>
          <w:rFonts w:ascii="Times New Roman" w:hAnsi="Times New Roman" w:cs="Times New Roman"/>
          <w:sz w:val="24"/>
          <w:szCs w:val="24"/>
          <w:lang w:val="en"/>
        </w:rPr>
        <w:t>, United States Senate, One Hundred Tenth Congress, Second Session, March 11, 2008. U.S. G.P.O, 2009, 2.</w:t>
      </w:r>
    </w:p>
    <w:p w14:paraId="2E83B0F0" w14:textId="50F54F76" w:rsidR="005F0D1C" w:rsidRPr="008444CD" w:rsidRDefault="0063226B"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 xml:space="preserve">Dippel, John </w:t>
      </w:r>
      <w:r w:rsidR="005F0D1C" w:rsidRPr="008444CD">
        <w:rPr>
          <w:rFonts w:ascii="Times New Roman" w:hAnsi="Times New Roman" w:cs="Times New Roman"/>
          <w:sz w:val="24"/>
          <w:szCs w:val="24"/>
          <w:lang w:val="en"/>
        </w:rPr>
        <w:t>V</w:t>
      </w:r>
      <w:r>
        <w:rPr>
          <w:rFonts w:ascii="Times New Roman" w:hAnsi="Times New Roman" w:cs="Times New Roman"/>
          <w:sz w:val="24"/>
          <w:szCs w:val="24"/>
          <w:lang w:val="en"/>
        </w:rPr>
        <w:t>an Houten</w:t>
      </w:r>
      <w:r w:rsidR="005F0D1C">
        <w:rPr>
          <w:rFonts w:ascii="Times New Roman" w:hAnsi="Times New Roman" w:cs="Times New Roman"/>
          <w:sz w:val="24"/>
          <w:szCs w:val="24"/>
          <w:lang w:val="en"/>
        </w:rPr>
        <w:t xml:space="preserve">. </w:t>
      </w:r>
      <w:r w:rsidR="005F0D1C" w:rsidRPr="008444CD">
        <w:rPr>
          <w:rFonts w:ascii="Times New Roman" w:hAnsi="Times New Roman" w:cs="Times New Roman"/>
          <w:sz w:val="24"/>
          <w:szCs w:val="24"/>
          <w:lang w:val="en"/>
        </w:rPr>
        <w:t xml:space="preserve"> </w:t>
      </w:r>
      <w:r w:rsidR="005F0D1C" w:rsidRPr="008444CD">
        <w:rPr>
          <w:rFonts w:ascii="Times New Roman" w:hAnsi="Times New Roman" w:cs="Times New Roman"/>
          <w:i/>
          <w:iCs/>
          <w:sz w:val="24"/>
          <w:szCs w:val="24"/>
          <w:lang w:val="en"/>
        </w:rPr>
        <w:t>War and Sex: A Brief History of Men's Urge for Battle</w:t>
      </w:r>
      <w:r>
        <w:rPr>
          <w:rFonts w:ascii="Times New Roman" w:hAnsi="Times New Roman" w:cs="Times New Roman"/>
          <w:sz w:val="24"/>
          <w:szCs w:val="24"/>
          <w:lang w:val="en"/>
        </w:rPr>
        <w:t>.  Prometheus Books, 2010</w:t>
      </w:r>
      <w:r w:rsidR="005F0D1C" w:rsidRPr="008444CD">
        <w:rPr>
          <w:rFonts w:ascii="Times New Roman" w:hAnsi="Times New Roman" w:cs="Times New Roman"/>
          <w:sz w:val="24"/>
          <w:szCs w:val="24"/>
          <w:lang w:val="en"/>
        </w:rPr>
        <w:t xml:space="preserve">. </w:t>
      </w:r>
    </w:p>
    <w:p w14:paraId="0D27C47A" w14:textId="77777777"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 xml:space="preserve">Visit the Roman Parish of St. Felicity and Her Children, Martyrs: Homily Of His Holiness Benedict XVI, Sunday, 25 March 2007 </w:t>
      </w:r>
      <w:hyperlink r:id="rId229" w:history="1">
        <w:r w:rsidRPr="008444CD">
          <w:rPr>
            <w:rFonts w:ascii="Times New Roman" w:hAnsi="Times New Roman" w:cs="Times New Roman"/>
            <w:sz w:val="24"/>
            <w:szCs w:val="24"/>
            <w:lang w:val="en"/>
          </w:rPr>
          <w:t>http://w2.vatican.va/content/benedict-xvi/en/homilies/2007/documents/hf_ben-xvi_hom_20070325_visita-parrocchia.html</w:t>
        </w:r>
      </w:hyperlink>
    </w:p>
    <w:p w14:paraId="49A93544" w14:textId="77777777"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Watters,</w:t>
      </w:r>
      <w:r>
        <w:rPr>
          <w:rFonts w:ascii="Times New Roman" w:hAnsi="Times New Roman" w:cs="Times New Roman"/>
          <w:sz w:val="24"/>
          <w:szCs w:val="24"/>
          <w:lang w:val="en"/>
        </w:rPr>
        <w:t xml:space="preserve"> Randall. </w:t>
      </w:r>
      <w:r w:rsidRPr="008444CD">
        <w:rPr>
          <w:rFonts w:ascii="Times New Roman" w:hAnsi="Times New Roman" w:cs="Times New Roman"/>
          <w:sz w:val="24"/>
          <w:szCs w:val="24"/>
          <w:lang w:val="en"/>
        </w:rPr>
        <w:t xml:space="preserve"> </w:t>
      </w:r>
      <w:r w:rsidRPr="001B24AB">
        <w:rPr>
          <w:rFonts w:ascii="Times New Roman" w:hAnsi="Times New Roman" w:cs="Times New Roman"/>
          <w:i/>
          <w:sz w:val="24"/>
          <w:szCs w:val="24"/>
          <w:lang w:val="en"/>
        </w:rPr>
        <w:t>Refuting Jehovah’s Witnesses</w:t>
      </w:r>
      <w:r w:rsidRPr="008444CD">
        <w:rPr>
          <w:rFonts w:ascii="Times New Roman" w:hAnsi="Times New Roman" w:cs="Times New Roman"/>
          <w:sz w:val="24"/>
          <w:szCs w:val="24"/>
          <w:lang w:val="en"/>
        </w:rPr>
        <w:t xml:space="preserve"> (Bethel Ministries, 1990), 1-175.</w:t>
      </w:r>
    </w:p>
    <w:p w14:paraId="7B6D4D56" w14:textId="77777777" w:rsidR="005F0D1C" w:rsidRPr="008444CD" w:rsidRDefault="005F0D1C" w:rsidP="00E61566">
      <w:pPr>
        <w:autoSpaceDE w:val="0"/>
        <w:autoSpaceDN w:val="0"/>
        <w:adjustRightInd w:val="0"/>
        <w:spacing w:after="0" w:line="360" w:lineRule="auto"/>
        <w:ind w:firstLine="720"/>
        <w:jc w:val="both"/>
        <w:rPr>
          <w:rFonts w:ascii="Times New Roman" w:hAnsi="Times New Roman" w:cs="Times New Roman"/>
          <w:sz w:val="24"/>
          <w:szCs w:val="24"/>
          <w:lang w:val="en"/>
        </w:rPr>
      </w:pPr>
      <w:r w:rsidRPr="008444CD">
        <w:rPr>
          <w:rFonts w:ascii="Times New Roman" w:hAnsi="Times New Roman" w:cs="Times New Roman"/>
          <w:sz w:val="24"/>
          <w:szCs w:val="24"/>
          <w:lang w:val="en"/>
        </w:rPr>
        <w:t>Watters,</w:t>
      </w:r>
      <w:r>
        <w:rPr>
          <w:rFonts w:ascii="Times New Roman" w:hAnsi="Times New Roman" w:cs="Times New Roman"/>
          <w:sz w:val="24"/>
          <w:szCs w:val="24"/>
          <w:lang w:val="en"/>
        </w:rPr>
        <w:t xml:space="preserve"> Randall. </w:t>
      </w:r>
      <w:r w:rsidRPr="008444CD">
        <w:rPr>
          <w:rFonts w:ascii="Times New Roman" w:hAnsi="Times New Roman" w:cs="Times New Roman"/>
          <w:sz w:val="24"/>
          <w:szCs w:val="24"/>
          <w:lang w:val="en"/>
        </w:rPr>
        <w:t xml:space="preserve">“War, Evil and Self Defense,” </w:t>
      </w:r>
      <w:r>
        <w:rPr>
          <w:rFonts w:ascii="Times New Roman" w:hAnsi="Times New Roman" w:cs="Times New Roman"/>
          <w:sz w:val="24"/>
          <w:szCs w:val="24"/>
          <w:lang w:val="en"/>
        </w:rPr>
        <w:t xml:space="preserve">  </w:t>
      </w:r>
      <w:hyperlink r:id="rId230" w:history="1">
        <w:r w:rsidRPr="008444CD">
          <w:rPr>
            <w:rFonts w:ascii="Times New Roman" w:hAnsi="Times New Roman" w:cs="Times New Roman"/>
            <w:sz w:val="24"/>
            <w:szCs w:val="24"/>
            <w:lang w:val="en"/>
          </w:rPr>
          <w:t>http://www.freeminds.org/doctrine/war.htm</w:t>
        </w:r>
      </w:hyperlink>
    </w:p>
    <w:p w14:paraId="49E1E13C" w14:textId="77777777" w:rsidR="00E61566" w:rsidRPr="008444CD" w:rsidRDefault="00E61566" w:rsidP="00E61566">
      <w:pPr>
        <w:autoSpaceDE w:val="0"/>
        <w:autoSpaceDN w:val="0"/>
        <w:adjustRightInd w:val="0"/>
        <w:spacing w:after="0" w:line="360" w:lineRule="auto"/>
        <w:jc w:val="both"/>
        <w:rPr>
          <w:rFonts w:ascii="Times New Roman" w:hAnsi="Times New Roman" w:cs="Times New Roman"/>
          <w:sz w:val="24"/>
          <w:szCs w:val="24"/>
          <w:lang w:val="en"/>
        </w:rPr>
      </w:pPr>
    </w:p>
    <w:p w14:paraId="5B759252" w14:textId="77777777" w:rsidR="00FB2D88" w:rsidRPr="00FB2D88" w:rsidRDefault="00FB2D88" w:rsidP="00FB2D88">
      <w:pPr>
        <w:pStyle w:val="FootnoteText"/>
        <w:ind w:firstLine="720"/>
        <w:rPr>
          <w:rFonts w:ascii="Times New Roman" w:hAnsi="Times New Roman" w:cs="Times New Roman"/>
          <w:sz w:val="24"/>
          <w:szCs w:val="24"/>
        </w:rPr>
      </w:pPr>
    </w:p>
    <w:p w14:paraId="3AD6F109" w14:textId="77777777" w:rsidR="00FB2D88" w:rsidRPr="00FB2D88" w:rsidRDefault="00FB2D88" w:rsidP="00FB2D88">
      <w:pPr>
        <w:pStyle w:val="FootnoteText"/>
        <w:ind w:firstLine="720"/>
        <w:rPr>
          <w:rFonts w:ascii="Times New Roman" w:hAnsi="Times New Roman" w:cs="Times New Roman"/>
          <w:sz w:val="24"/>
          <w:szCs w:val="24"/>
        </w:rPr>
      </w:pPr>
    </w:p>
    <w:p w14:paraId="1AD06A41" w14:textId="77777777" w:rsidR="00FB2D88" w:rsidRDefault="00FB2D88">
      <w:pPr>
        <w:rPr>
          <w:rFonts w:ascii="Times New Roman" w:hAnsi="Times New Roman" w:cs="Times New Roman"/>
          <w:sz w:val="24"/>
          <w:szCs w:val="24"/>
        </w:rPr>
      </w:pPr>
    </w:p>
    <w:p w14:paraId="4888F0C4" w14:textId="77777777" w:rsidR="00FB2D88" w:rsidRPr="008444CD" w:rsidRDefault="00FB2D88">
      <w:pPr>
        <w:rPr>
          <w:rFonts w:ascii="Times New Roman" w:hAnsi="Times New Roman" w:cs="Times New Roman"/>
          <w:sz w:val="24"/>
          <w:szCs w:val="24"/>
        </w:rPr>
      </w:pPr>
    </w:p>
    <w:sectPr w:rsidR="00FB2D88" w:rsidRPr="008444CD" w:rsidSect="00430FF8">
      <w:headerReference w:type="even" r:id="rId231"/>
      <w:headerReference w:type="default" r:id="rId232"/>
      <w:endnotePr>
        <w:numFmt w:val="decimal"/>
      </w:endnotePr>
      <w:pgSz w:w="12240" w:h="15840"/>
      <w:pgMar w:top="1440" w:right="1440" w:bottom="1440" w:left="1440" w:header="720" w:footer="720" w:gutter="0"/>
      <w:pgNumType w:start="1"/>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ichael Milton PhD" w:date="2019-09-17T06:22:00Z" w:initials="MMP">
    <w:p w14:paraId="7E56FBDD" w14:textId="2BC56B44" w:rsidR="00A86643" w:rsidRDefault="00A86643">
      <w:pPr>
        <w:pStyle w:val="CommentText"/>
      </w:pPr>
      <w:r>
        <w:rPr>
          <w:rStyle w:val="CommentReference"/>
        </w:rPr>
        <w:annotationRef/>
      </w:r>
      <w:r>
        <w:rPr>
          <w:color w:val="262626"/>
        </w:rPr>
        <w:t>Edit title. See notes on page.</w:t>
      </w:r>
    </w:p>
  </w:comment>
  <w:comment w:id="10" w:author="Michael Milton PhD" w:date="2019-09-17T06:32:00Z" w:initials="MMP">
    <w:p w14:paraId="0C27A5E0" w14:textId="7D7273CC" w:rsidR="00FE7169" w:rsidRDefault="00FE7169">
      <w:pPr>
        <w:pStyle w:val="CommentText"/>
      </w:pPr>
      <w:r>
        <w:rPr>
          <w:rStyle w:val="CommentReference"/>
        </w:rPr>
        <w:annotationRef/>
      </w:r>
      <w:r>
        <w:rPr>
          <w:color w:val="262626"/>
        </w:rPr>
        <w:t>You might want to consider capitalizing the word “Chaplain,” and “Armed Forces.” Since your readership maybe other chaplains and since the Chief of Chaplains’ editorial policy includes the capitalization of Chaplain, Soldier, Veteran, you could put in a footnote explaining this.</w:t>
      </w:r>
    </w:p>
  </w:comment>
  <w:comment w:id="11" w:author="Michael Milton PhD" w:date="2019-09-17T06:29:00Z" w:initials="MMP">
    <w:p w14:paraId="72199991" w14:textId="77E0F03A" w:rsidR="00866F48" w:rsidRDefault="00866F48">
      <w:pPr>
        <w:pStyle w:val="CommentText"/>
      </w:pPr>
      <w:r>
        <w:rPr>
          <w:rStyle w:val="CommentReference"/>
        </w:rPr>
        <w:annotationRef/>
      </w:r>
      <w:r>
        <w:rPr>
          <w:color w:val="262626"/>
        </w:rPr>
        <w:t>Add an em dash. Add a brief description to help the reader. E.g., “moral injury—a visceral existential crisis triggered by, e.g., memories of combat operations colliding with conflicting ethical values—is a widespread issue . . .</w:t>
      </w:r>
    </w:p>
  </w:comment>
  <w:comment w:id="15" w:author="Michael Milton PhD" w:date="2019-09-17T06:33:00Z" w:initials="MMP">
    <w:p w14:paraId="30C47481" w14:textId="55EBCEE5" w:rsidR="002A0801" w:rsidRDefault="002A0801">
      <w:pPr>
        <w:pStyle w:val="CommentText"/>
      </w:pPr>
      <w:r>
        <w:rPr>
          <w:rStyle w:val="CommentReference"/>
        </w:rPr>
        <w:annotationRef/>
      </w:r>
      <w:r>
        <w:rPr>
          <w:color w:val="262626"/>
        </w:rPr>
        <w:t xml:space="preserve">active military personnel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56FBDD" w15:done="0"/>
  <w15:commentEx w15:paraId="0C27A5E0" w15:done="0"/>
  <w15:commentEx w15:paraId="72199991" w15:done="0"/>
  <w15:commentEx w15:paraId="30C474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56FBDD" w16cid:durableId="212AFA0B"/>
  <w16cid:commentId w16cid:paraId="0C27A5E0" w16cid:durableId="212AFC67"/>
  <w16cid:commentId w16cid:paraId="72199991" w16cid:durableId="212AFBD0"/>
  <w16cid:commentId w16cid:paraId="30C47481" w16cid:durableId="212AFC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84137" w14:textId="77777777" w:rsidR="009B255F" w:rsidRDefault="009B255F" w:rsidP="001C7229">
      <w:pPr>
        <w:spacing w:after="0" w:line="240" w:lineRule="auto"/>
      </w:pPr>
      <w:r>
        <w:separator/>
      </w:r>
    </w:p>
  </w:endnote>
  <w:endnote w:type="continuationSeparator" w:id="0">
    <w:p w14:paraId="020D7208" w14:textId="77777777" w:rsidR="009B255F" w:rsidRDefault="009B255F" w:rsidP="001C7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C0378" w14:textId="77777777" w:rsidR="0063226B" w:rsidRDefault="0063226B" w:rsidP="00430FF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85F385" w14:textId="77777777" w:rsidR="0063226B" w:rsidRDefault="006322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8ACF8" w14:textId="77777777" w:rsidR="0063226B" w:rsidRDefault="0063226B" w:rsidP="00430FF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205D4">
      <w:rPr>
        <w:rStyle w:val="PageNumber"/>
        <w:noProof/>
      </w:rPr>
      <w:t>26</w:t>
    </w:r>
    <w:r>
      <w:rPr>
        <w:rStyle w:val="PageNumber"/>
      </w:rPr>
      <w:fldChar w:fldCharType="end"/>
    </w:r>
  </w:p>
  <w:p w14:paraId="3132C18E" w14:textId="77777777" w:rsidR="0063226B" w:rsidRDefault="006322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A92A6" w14:textId="77777777" w:rsidR="0063226B" w:rsidRDefault="0063226B" w:rsidP="001D7DE7">
    <w:pPr>
      <w:pStyle w:val="Footer"/>
    </w:pPr>
  </w:p>
  <w:p w14:paraId="6578B72E" w14:textId="77777777" w:rsidR="0063226B" w:rsidRDefault="006322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A1E3AE" w14:textId="77777777" w:rsidR="009B255F" w:rsidRDefault="009B255F" w:rsidP="001C7229">
      <w:pPr>
        <w:spacing w:after="0" w:line="240" w:lineRule="auto"/>
      </w:pPr>
      <w:r>
        <w:separator/>
      </w:r>
    </w:p>
  </w:footnote>
  <w:footnote w:type="continuationSeparator" w:id="0">
    <w:p w14:paraId="395D7E03" w14:textId="77777777" w:rsidR="009B255F" w:rsidRDefault="009B255F" w:rsidP="001C7229">
      <w:pPr>
        <w:spacing w:after="0" w:line="240" w:lineRule="auto"/>
      </w:pPr>
      <w:r>
        <w:continuationSeparator/>
      </w:r>
    </w:p>
  </w:footnote>
  <w:footnote w:id="1">
    <w:p w14:paraId="7B37BC53" w14:textId="41A5A61A" w:rsidR="0063226B" w:rsidRDefault="0063226B" w:rsidP="00866293">
      <w:pPr>
        <w:ind w:firstLine="720"/>
        <w:rPr>
          <w:rFonts w:eastAsia="Times New Roman" w:cs="Times New Roman"/>
          <w:color w:val="292B2C"/>
        </w:rPr>
      </w:pPr>
      <w:r>
        <w:rPr>
          <w:rStyle w:val="FootnoteReference"/>
        </w:rPr>
        <w:footnoteRef/>
      </w:r>
      <w:r>
        <w:t xml:space="preserve"> </w:t>
      </w:r>
      <w:r w:rsidRPr="00866293">
        <w:rPr>
          <w:sz w:val="20"/>
          <w:szCs w:val="20"/>
        </w:rPr>
        <w:t>Patricia Kime, Active-Duty Military Suicides at Record Highs in 2018, Caputured 8/27/19,</w:t>
      </w:r>
      <w:r w:rsidRPr="00866293">
        <w:rPr>
          <w:rFonts w:ascii="Helvetica" w:eastAsia="Times New Roman" w:hAnsi="Helvetica" w:cs="Times New Roman"/>
          <w:color w:val="292B2C"/>
          <w:sz w:val="20"/>
          <w:szCs w:val="20"/>
          <w:shd w:val="clear" w:color="auto" w:fill="FFFFFF"/>
        </w:rPr>
        <w:t> </w:t>
      </w:r>
      <w:hyperlink r:id="rId1" w:history="1">
        <w:r w:rsidRPr="00866293">
          <w:rPr>
            <w:rFonts w:eastAsia="Times New Roman" w:cs="Times New Roman"/>
            <w:color w:val="001BA0"/>
            <w:sz w:val="20"/>
            <w:szCs w:val="20"/>
          </w:rPr>
          <w:t>https://www.military.com/daily-news/2019/01/30/active-duty-military-suicides-near-record-highs-2018.html</w:t>
        </w:r>
      </w:hyperlink>
    </w:p>
    <w:p w14:paraId="0CA179A7" w14:textId="2440AB33" w:rsidR="0063226B" w:rsidRPr="00C77BFE" w:rsidRDefault="0063226B" w:rsidP="00C77BFE">
      <w:pPr>
        <w:rPr>
          <w:rFonts w:ascii="Times New Roman" w:eastAsia="Times New Roman" w:hAnsi="Times New Roman" w:cs="Times New Roman"/>
          <w:sz w:val="20"/>
          <w:szCs w:val="20"/>
        </w:rPr>
      </w:pPr>
      <w:r>
        <w:rPr>
          <w:rFonts w:eastAsia="Times New Roman" w:cs="Times New Roman"/>
          <w:color w:val="292B2C"/>
        </w:rPr>
        <w:t xml:space="preserve"> </w:t>
      </w:r>
    </w:p>
    <w:p w14:paraId="38216054" w14:textId="05825051" w:rsidR="0063226B" w:rsidRDefault="0063226B">
      <w:pPr>
        <w:pStyle w:val="FootnoteText"/>
      </w:pPr>
    </w:p>
  </w:footnote>
  <w:footnote w:id="2">
    <w:p w14:paraId="30E21223" w14:textId="02FC681A" w:rsidR="0063226B" w:rsidRDefault="0063226B" w:rsidP="00866293">
      <w:pPr>
        <w:pStyle w:val="FootnoteText"/>
        <w:ind w:firstLine="720"/>
      </w:pPr>
      <w:r>
        <w:rPr>
          <w:rStyle w:val="FootnoteReference"/>
        </w:rPr>
        <w:footnoteRef/>
      </w:r>
      <w:r>
        <w:t xml:space="preserve"> Edward Tick, “Military Service, Moral Injury and Spiritual Wounding,” </w:t>
      </w:r>
      <w:r w:rsidRPr="00E5045A">
        <w:rPr>
          <w:i/>
        </w:rPr>
        <w:t>The Military Chaplain</w:t>
      </w:r>
      <w:r>
        <w:t>, Spring 2016, Volume 89, N. 1.</w:t>
      </w:r>
    </w:p>
  </w:footnote>
  <w:footnote w:id="3">
    <w:p w14:paraId="33A79A24" w14:textId="12580F2E" w:rsidR="0063226B" w:rsidRDefault="0063226B" w:rsidP="00866293">
      <w:pPr>
        <w:pStyle w:val="FootnoteText"/>
        <w:ind w:firstLine="720"/>
      </w:pPr>
      <w:r>
        <w:rPr>
          <w:rStyle w:val="FootnoteReference"/>
        </w:rPr>
        <w:footnoteRef/>
      </w:r>
      <w:r>
        <w:t xml:space="preserve"> </w:t>
      </w:r>
      <w:r w:rsidRPr="00673768">
        <w:rPr>
          <w:rFonts w:cstheme="minorHAnsi"/>
          <w:lang w:val="en"/>
        </w:rPr>
        <w:t>Gordon Martel, ed.,</w:t>
      </w:r>
      <w:r w:rsidRPr="00673768">
        <w:rPr>
          <w:rFonts w:cstheme="minorHAnsi"/>
          <w:i/>
          <w:iCs/>
          <w:lang w:val="en"/>
        </w:rPr>
        <w:t xml:space="preserve"> The Encyclopedia of War</w:t>
      </w:r>
      <w:r w:rsidRPr="00673768">
        <w:rPr>
          <w:rFonts w:cstheme="minorHAnsi"/>
          <w:lang w:val="en"/>
        </w:rPr>
        <w:t xml:space="preserve"> (Wiley, 2012).</w:t>
      </w:r>
    </w:p>
  </w:footnote>
  <w:footnote w:id="4">
    <w:p w14:paraId="68246F2E" w14:textId="53BCB015" w:rsidR="0063226B" w:rsidRDefault="0063226B" w:rsidP="00866293">
      <w:pPr>
        <w:pStyle w:val="FootnoteText"/>
        <w:ind w:firstLine="720"/>
      </w:pPr>
      <w:r>
        <w:rPr>
          <w:rStyle w:val="FootnoteReference"/>
        </w:rPr>
        <w:footnoteRef/>
      </w:r>
      <w:r>
        <w:t xml:space="preserve"> Captured 8/29/19, </w:t>
      </w:r>
      <w:hyperlink r:id="rId2" w:history="1">
        <w:r w:rsidRPr="0083166A">
          <w:rPr>
            <w:rStyle w:val="Hyperlink"/>
          </w:rPr>
          <w:t>http://kapelanstvo.com/chap/371</w:t>
        </w:r>
      </w:hyperlink>
      <w:r>
        <w:t xml:space="preserve"> </w:t>
      </w:r>
    </w:p>
  </w:footnote>
  <w:footnote w:id="5">
    <w:p w14:paraId="1BD0145D" w14:textId="77777777" w:rsidR="0063226B" w:rsidRPr="008444CD" w:rsidRDefault="0063226B" w:rsidP="00866293">
      <w:pPr>
        <w:autoSpaceDE w:val="0"/>
        <w:autoSpaceDN w:val="0"/>
        <w:adjustRightInd w:val="0"/>
        <w:spacing w:after="0" w:line="240" w:lineRule="auto"/>
        <w:ind w:firstLine="720"/>
        <w:jc w:val="both"/>
        <w:rPr>
          <w:rFonts w:ascii="Times New Roman" w:hAnsi="Times New Roman" w:cs="Times New Roman"/>
          <w:sz w:val="24"/>
          <w:szCs w:val="24"/>
          <w:lang w:val="en"/>
        </w:rPr>
      </w:pPr>
      <w:r>
        <w:rPr>
          <w:rStyle w:val="FootnoteReference"/>
        </w:rPr>
        <w:footnoteRef/>
      </w:r>
      <w:r>
        <w:t xml:space="preserve"> </w:t>
      </w:r>
      <w:r w:rsidRPr="00673768">
        <w:rPr>
          <w:rFonts w:cstheme="minorHAnsi"/>
          <w:sz w:val="20"/>
          <w:szCs w:val="20"/>
          <w:lang w:val="en"/>
        </w:rPr>
        <w:t xml:space="preserve">Jean Lasserre, </w:t>
      </w:r>
      <w:r w:rsidRPr="00673768">
        <w:rPr>
          <w:rFonts w:cstheme="minorHAnsi"/>
          <w:i/>
          <w:iCs/>
          <w:sz w:val="20"/>
          <w:szCs w:val="20"/>
          <w:lang w:val="en"/>
        </w:rPr>
        <w:t>War, and the Gospel</w:t>
      </w:r>
      <w:r w:rsidRPr="00673768">
        <w:rPr>
          <w:rFonts w:cstheme="minorHAnsi"/>
          <w:sz w:val="20"/>
          <w:szCs w:val="20"/>
          <w:lang w:val="en"/>
        </w:rPr>
        <w:t>, translated by Oliver Coburn (London: James Clarke &amp; Co. Ltd., 1962), 217.</w:t>
      </w:r>
    </w:p>
    <w:p w14:paraId="2FE0FD9C" w14:textId="48BA9F49" w:rsidR="0063226B" w:rsidRDefault="0063226B">
      <w:pPr>
        <w:pStyle w:val="FootnoteText"/>
      </w:pPr>
    </w:p>
  </w:footnote>
  <w:footnote w:id="6">
    <w:p w14:paraId="7D71A74D" w14:textId="77777777" w:rsidR="0063226B" w:rsidRPr="008444CD" w:rsidRDefault="0063226B" w:rsidP="00FB2D88">
      <w:pPr>
        <w:autoSpaceDE w:val="0"/>
        <w:autoSpaceDN w:val="0"/>
        <w:adjustRightInd w:val="0"/>
        <w:spacing w:after="0" w:line="360" w:lineRule="auto"/>
        <w:ind w:firstLine="720"/>
        <w:jc w:val="both"/>
        <w:rPr>
          <w:rFonts w:ascii="Times New Roman" w:hAnsi="Times New Roman" w:cs="Times New Roman"/>
          <w:sz w:val="24"/>
          <w:szCs w:val="24"/>
          <w:lang w:val="en"/>
        </w:rPr>
      </w:pPr>
      <w:r>
        <w:rPr>
          <w:rStyle w:val="FootnoteReference"/>
        </w:rPr>
        <w:footnoteRef/>
      </w:r>
      <w:r>
        <w:t xml:space="preserve"> </w:t>
      </w:r>
      <w:r w:rsidRPr="00673768">
        <w:rPr>
          <w:rFonts w:cstheme="minorHAnsi"/>
          <w:sz w:val="20"/>
          <w:szCs w:val="20"/>
          <w:lang w:val="en"/>
        </w:rPr>
        <w:t>Randall Watters, Refuting Jehovah’s Witnesses (Bethel Ministries, 1990), 1-175.</w:t>
      </w:r>
    </w:p>
    <w:p w14:paraId="0B58E8C6" w14:textId="69D8F99F" w:rsidR="0063226B" w:rsidRDefault="0063226B">
      <w:pPr>
        <w:pStyle w:val="FootnoteText"/>
      </w:pPr>
    </w:p>
  </w:footnote>
  <w:footnote w:id="7">
    <w:p w14:paraId="7D2B5103" w14:textId="050CB9DB" w:rsidR="0063226B" w:rsidRDefault="0063226B" w:rsidP="00866293">
      <w:pPr>
        <w:pStyle w:val="FootnoteText"/>
        <w:ind w:firstLine="720"/>
      </w:pPr>
      <w:r>
        <w:rPr>
          <w:rStyle w:val="FootnoteReference"/>
        </w:rPr>
        <w:footnoteRef/>
      </w:r>
      <w:r>
        <w:t xml:space="preserve"> Edward Tick, “Military Service, Moral Injury and Spiritual Wounding,” </w:t>
      </w:r>
      <w:r w:rsidRPr="00E5045A">
        <w:rPr>
          <w:i/>
        </w:rPr>
        <w:t>The Military Chaplain</w:t>
      </w:r>
      <w:r>
        <w:t>, Spring 2016, Volume 89, N. 1., 5</w:t>
      </w:r>
    </w:p>
  </w:footnote>
  <w:footnote w:id="8">
    <w:p w14:paraId="567A2C0A" w14:textId="0B3BE595" w:rsidR="0063226B" w:rsidRDefault="0063226B" w:rsidP="00866293">
      <w:pPr>
        <w:pStyle w:val="FootnoteText"/>
        <w:ind w:firstLine="720"/>
      </w:pPr>
      <w:r>
        <w:rPr>
          <w:rStyle w:val="FootnoteReference"/>
        </w:rPr>
        <w:footnoteRef/>
      </w:r>
      <w:r>
        <w:t xml:space="preserve"> Ibid. </w:t>
      </w:r>
    </w:p>
  </w:footnote>
  <w:footnote w:id="9">
    <w:p w14:paraId="1FD945DE" w14:textId="7EF36508" w:rsidR="0063226B" w:rsidRDefault="0063226B" w:rsidP="00FB2D88">
      <w:pPr>
        <w:pStyle w:val="FootnoteText"/>
        <w:spacing w:line="480" w:lineRule="auto"/>
        <w:ind w:firstLine="720"/>
      </w:pPr>
      <w:r>
        <w:rPr>
          <w:rStyle w:val="FootnoteReference"/>
        </w:rPr>
        <w:footnoteRef/>
      </w:r>
      <w:r>
        <w:t xml:space="preserve"> Ibid, 6.</w:t>
      </w:r>
    </w:p>
  </w:footnote>
  <w:footnote w:id="10">
    <w:p w14:paraId="22159BB0" w14:textId="5ED60821" w:rsidR="0063226B" w:rsidRDefault="0063226B" w:rsidP="00FB2D88">
      <w:pPr>
        <w:pStyle w:val="FootnoteText"/>
        <w:ind w:firstLine="720"/>
      </w:pPr>
      <w:r>
        <w:rPr>
          <w:rStyle w:val="FootnoteReference"/>
        </w:rPr>
        <w:footnoteRef/>
      </w:r>
      <w:r>
        <w:t xml:space="preserve"> Edward Tick, “Military Service, Moral Injury and Spiritual Wounding,” </w:t>
      </w:r>
      <w:r w:rsidRPr="00E5045A">
        <w:rPr>
          <w:i/>
        </w:rPr>
        <w:t>The Military Chaplain</w:t>
      </w:r>
      <w:r>
        <w:t>, Spring 2016, Volume 89, N. 1., 5.</w:t>
      </w:r>
    </w:p>
  </w:footnote>
  <w:footnote w:id="11">
    <w:p w14:paraId="10EED9AB" w14:textId="62DFF641" w:rsidR="0063226B" w:rsidRPr="008444CD" w:rsidRDefault="0063226B" w:rsidP="00DD1086">
      <w:pPr>
        <w:autoSpaceDE w:val="0"/>
        <w:autoSpaceDN w:val="0"/>
        <w:adjustRightInd w:val="0"/>
        <w:spacing w:after="0" w:line="240" w:lineRule="auto"/>
        <w:ind w:firstLine="720"/>
        <w:jc w:val="both"/>
        <w:rPr>
          <w:rFonts w:ascii="Times New Roman" w:hAnsi="Times New Roman" w:cs="Times New Roman"/>
          <w:sz w:val="24"/>
          <w:szCs w:val="24"/>
          <w:lang w:val="en"/>
        </w:rPr>
      </w:pPr>
      <w:r>
        <w:rPr>
          <w:rStyle w:val="FootnoteReference"/>
        </w:rPr>
        <w:footnoteRef/>
      </w:r>
      <w:r>
        <w:t xml:space="preserve"> </w:t>
      </w:r>
      <w:r w:rsidRPr="00DD1086">
        <w:rPr>
          <w:rFonts w:cs="Times New Roman"/>
          <w:sz w:val="20"/>
          <w:szCs w:val="20"/>
          <w:lang w:val="en"/>
        </w:rPr>
        <w:t>Edward</w:t>
      </w:r>
      <w:r>
        <w:rPr>
          <w:rFonts w:cs="Times New Roman"/>
          <w:sz w:val="20"/>
          <w:szCs w:val="20"/>
          <w:lang w:val="en"/>
        </w:rPr>
        <w:t xml:space="preserve"> Tick,</w:t>
      </w:r>
      <w:r w:rsidRPr="00DD1086">
        <w:rPr>
          <w:rFonts w:cs="Times New Roman"/>
          <w:sz w:val="20"/>
          <w:szCs w:val="20"/>
          <w:lang w:val="en"/>
        </w:rPr>
        <w:t xml:space="preserve"> “War and the Soul: Healing our Veterans, Families, and Communities from the Wounds of War,” </w:t>
      </w:r>
      <w:hyperlink r:id="rId3" w:history="1">
        <w:r w:rsidRPr="00DD1086">
          <w:rPr>
            <w:rFonts w:cs="Times New Roman"/>
            <w:sz w:val="20"/>
            <w:szCs w:val="20"/>
            <w:lang w:val="en"/>
          </w:rPr>
          <w:t>https://www.youtube.com/watch?v=f3stVBTnDNU</w:t>
        </w:r>
      </w:hyperlink>
    </w:p>
    <w:p w14:paraId="1F608EF4" w14:textId="29C8A1AB" w:rsidR="0063226B" w:rsidRDefault="0063226B">
      <w:pPr>
        <w:pStyle w:val="FootnoteText"/>
      </w:pPr>
    </w:p>
  </w:footnote>
  <w:footnote w:id="12">
    <w:p w14:paraId="7A9DA32F" w14:textId="5590E6AF" w:rsidR="0063226B" w:rsidRDefault="0063226B" w:rsidP="00FB2D88">
      <w:pPr>
        <w:pStyle w:val="FootnoteText"/>
        <w:ind w:firstLine="720"/>
      </w:pPr>
      <w:r>
        <w:rPr>
          <w:rStyle w:val="FootnoteReference"/>
        </w:rPr>
        <w:footnoteRef/>
      </w:r>
      <w:r>
        <w:t xml:space="preserve"> </w:t>
      </w:r>
      <w:r w:rsidRPr="00B54C7D">
        <w:rPr>
          <w:rFonts w:cstheme="minorHAnsi"/>
          <w:lang w:val="en"/>
        </w:rPr>
        <w:t>Gordon Martel, ed.,</w:t>
      </w:r>
      <w:r w:rsidRPr="00B54C7D">
        <w:rPr>
          <w:rFonts w:cstheme="minorHAnsi"/>
          <w:i/>
          <w:iCs/>
          <w:lang w:val="en"/>
        </w:rPr>
        <w:t xml:space="preserve"> The Encyclopedia of War</w:t>
      </w:r>
      <w:r w:rsidRPr="00B54C7D">
        <w:rPr>
          <w:rFonts w:cstheme="minorHAnsi"/>
          <w:lang w:val="en"/>
        </w:rPr>
        <w:t xml:space="preserve"> (Wiley, 2012</w:t>
      </w:r>
      <w:r>
        <w:rPr>
          <w:rFonts w:cstheme="minorHAnsi"/>
          <w:lang w:val="en"/>
        </w:rPr>
        <w:t>).</w:t>
      </w:r>
    </w:p>
  </w:footnote>
  <w:footnote w:id="13">
    <w:p w14:paraId="1A811B3C" w14:textId="508D21D6" w:rsidR="0063226B" w:rsidRPr="007443A8" w:rsidRDefault="0063226B" w:rsidP="007443A8">
      <w:pPr>
        <w:autoSpaceDE w:val="0"/>
        <w:autoSpaceDN w:val="0"/>
        <w:adjustRightInd w:val="0"/>
        <w:spacing w:after="0" w:line="240" w:lineRule="auto"/>
        <w:ind w:firstLine="720"/>
        <w:jc w:val="both"/>
        <w:rPr>
          <w:rFonts w:cs="Times New Roman"/>
          <w:sz w:val="20"/>
          <w:szCs w:val="20"/>
          <w:lang w:val="en"/>
        </w:rPr>
      </w:pPr>
      <w:r>
        <w:rPr>
          <w:rStyle w:val="FootnoteReference"/>
        </w:rPr>
        <w:footnoteRef/>
      </w:r>
      <w:r>
        <w:t xml:space="preserve"> </w:t>
      </w:r>
      <w:r w:rsidRPr="007443A8">
        <w:rPr>
          <w:rFonts w:cs="Times New Roman"/>
          <w:sz w:val="20"/>
          <w:szCs w:val="20"/>
          <w:lang w:val="en"/>
        </w:rPr>
        <w:t>Edward</w:t>
      </w:r>
      <w:r>
        <w:rPr>
          <w:rFonts w:cs="Times New Roman"/>
          <w:sz w:val="20"/>
          <w:szCs w:val="20"/>
          <w:lang w:val="en"/>
        </w:rPr>
        <w:t xml:space="preserve"> Tick,</w:t>
      </w:r>
      <w:r w:rsidRPr="007443A8">
        <w:rPr>
          <w:rFonts w:cs="Times New Roman"/>
          <w:sz w:val="20"/>
          <w:szCs w:val="20"/>
          <w:lang w:val="en"/>
        </w:rPr>
        <w:t xml:space="preserve"> </w:t>
      </w:r>
      <w:r w:rsidRPr="007443A8">
        <w:rPr>
          <w:rFonts w:cs="Times New Roman"/>
          <w:i/>
          <w:iCs/>
          <w:sz w:val="20"/>
          <w:szCs w:val="20"/>
          <w:lang w:val="en"/>
        </w:rPr>
        <w:t>War, and the Soul: Healing Our Nation’s Veterans from Post-Traumatic Stress Disorder</w:t>
      </w:r>
      <w:r w:rsidRPr="007443A8">
        <w:rPr>
          <w:rFonts w:cs="Times New Roman"/>
          <w:sz w:val="20"/>
          <w:szCs w:val="20"/>
          <w:lang w:val="en"/>
        </w:rPr>
        <w:t xml:space="preserve"> (Wheaton, Illinois: Quest Books, 2012).</w:t>
      </w:r>
    </w:p>
    <w:p w14:paraId="0DE438A2" w14:textId="21ECF509" w:rsidR="0063226B" w:rsidRDefault="0063226B">
      <w:pPr>
        <w:pStyle w:val="FootnoteText"/>
      </w:pPr>
    </w:p>
  </w:footnote>
  <w:footnote w:id="14">
    <w:p w14:paraId="1749D54F" w14:textId="71BC8F9C" w:rsidR="0063226B" w:rsidRPr="008444CD" w:rsidRDefault="0063226B" w:rsidP="0063226B">
      <w:pPr>
        <w:autoSpaceDE w:val="0"/>
        <w:autoSpaceDN w:val="0"/>
        <w:adjustRightInd w:val="0"/>
        <w:spacing w:after="0" w:line="240" w:lineRule="auto"/>
        <w:ind w:firstLine="720"/>
        <w:jc w:val="both"/>
        <w:rPr>
          <w:rFonts w:ascii="Times New Roman" w:hAnsi="Times New Roman" w:cs="Times New Roman"/>
          <w:sz w:val="24"/>
          <w:szCs w:val="24"/>
          <w:lang w:val="en"/>
        </w:rPr>
      </w:pPr>
      <w:r>
        <w:rPr>
          <w:rStyle w:val="FootnoteReference"/>
        </w:rPr>
        <w:footnoteRef/>
      </w:r>
      <w:r>
        <w:t xml:space="preserve"> </w:t>
      </w:r>
      <w:r>
        <w:rPr>
          <w:rFonts w:cs="Times New Roman"/>
          <w:sz w:val="20"/>
          <w:szCs w:val="20"/>
          <w:lang w:val="en"/>
        </w:rPr>
        <w:t xml:space="preserve">Edward Tick, </w:t>
      </w:r>
      <w:r w:rsidRPr="007443A8">
        <w:rPr>
          <w:rFonts w:cs="Times New Roman"/>
          <w:i/>
          <w:iCs/>
          <w:sz w:val="20"/>
          <w:szCs w:val="20"/>
          <w:lang w:val="en"/>
        </w:rPr>
        <w:t>War, and the Soul: Healing Our Nation’s Veterans from Post-Traumatic Stress Disorder</w:t>
      </w:r>
      <w:r w:rsidRPr="007443A8">
        <w:rPr>
          <w:rFonts w:cs="Times New Roman"/>
          <w:sz w:val="20"/>
          <w:szCs w:val="20"/>
          <w:lang w:val="en"/>
        </w:rPr>
        <w:t xml:space="preserve"> (Wheaton, Illinois: Quest Books, 2012).</w:t>
      </w:r>
    </w:p>
    <w:p w14:paraId="58AFCF0D" w14:textId="006AABB4" w:rsidR="0063226B" w:rsidRDefault="0063226B">
      <w:pPr>
        <w:pStyle w:val="FootnoteText"/>
      </w:pPr>
    </w:p>
  </w:footnote>
  <w:footnote w:id="15">
    <w:p w14:paraId="4F602F11" w14:textId="77777777" w:rsidR="0063226B" w:rsidRPr="007E1A1F" w:rsidRDefault="0063226B" w:rsidP="00866293">
      <w:pPr>
        <w:autoSpaceDE w:val="0"/>
        <w:autoSpaceDN w:val="0"/>
        <w:adjustRightInd w:val="0"/>
        <w:spacing w:after="0" w:line="240" w:lineRule="auto"/>
        <w:ind w:firstLine="720"/>
        <w:jc w:val="both"/>
        <w:rPr>
          <w:rFonts w:cstheme="minorHAnsi"/>
          <w:sz w:val="20"/>
          <w:szCs w:val="20"/>
          <w:lang w:val="en"/>
        </w:rPr>
      </w:pPr>
      <w:r w:rsidRPr="007E1A1F">
        <w:rPr>
          <w:rStyle w:val="FootnoteReference"/>
          <w:rFonts w:cstheme="minorHAnsi"/>
          <w:sz w:val="20"/>
          <w:szCs w:val="20"/>
        </w:rPr>
        <w:footnoteRef/>
      </w:r>
      <w:r w:rsidRPr="007E1A1F">
        <w:rPr>
          <w:rFonts w:cstheme="minorHAnsi"/>
          <w:sz w:val="20"/>
          <w:szCs w:val="20"/>
        </w:rPr>
        <w:t xml:space="preserve"> </w:t>
      </w:r>
      <w:r w:rsidRPr="007E1A1F">
        <w:rPr>
          <w:rFonts w:cstheme="minorHAnsi"/>
          <w:sz w:val="20"/>
          <w:szCs w:val="20"/>
          <w:lang w:val="en"/>
        </w:rPr>
        <w:t xml:space="preserve">Samuel L. Rieger, “Care More About Victims Than Killers, “The Hartford Courant,” </w:t>
      </w:r>
      <w:hyperlink r:id="rId4" w:history="1">
        <w:r w:rsidRPr="007E1A1F">
          <w:rPr>
            <w:rFonts w:cstheme="minorHAnsi"/>
            <w:sz w:val="20"/>
            <w:szCs w:val="20"/>
            <w:lang w:val="en"/>
          </w:rPr>
          <w:t>http://www.courant.com/opinion/hc-op-rieger-death-penalty-1023-20111023-story.html</w:t>
        </w:r>
      </w:hyperlink>
      <w:r w:rsidRPr="007E1A1F">
        <w:rPr>
          <w:rFonts w:cstheme="minorHAnsi"/>
          <w:sz w:val="20"/>
          <w:szCs w:val="20"/>
          <w:lang w:val="en"/>
        </w:rPr>
        <w:t xml:space="preserve"> (assessed April 14, 2018). </w:t>
      </w:r>
    </w:p>
    <w:p w14:paraId="45228460" w14:textId="3E7A0E8A" w:rsidR="0063226B" w:rsidRDefault="0063226B" w:rsidP="00FB2D88">
      <w:pPr>
        <w:pStyle w:val="FootnoteText"/>
        <w:ind w:firstLine="720"/>
      </w:pPr>
    </w:p>
  </w:footnote>
  <w:footnote w:id="16">
    <w:p w14:paraId="00EAAA6B" w14:textId="6DABF086" w:rsidR="0063226B" w:rsidRPr="008444CD" w:rsidRDefault="0063226B" w:rsidP="000C4858">
      <w:pPr>
        <w:autoSpaceDE w:val="0"/>
        <w:autoSpaceDN w:val="0"/>
        <w:adjustRightInd w:val="0"/>
        <w:spacing w:after="0" w:line="240" w:lineRule="auto"/>
        <w:ind w:firstLine="720"/>
        <w:jc w:val="both"/>
        <w:rPr>
          <w:rFonts w:ascii="Times New Roman" w:hAnsi="Times New Roman" w:cs="Times New Roman"/>
          <w:sz w:val="24"/>
          <w:szCs w:val="24"/>
          <w:lang w:val="en"/>
        </w:rPr>
      </w:pPr>
      <w:r>
        <w:rPr>
          <w:rStyle w:val="FootnoteReference"/>
        </w:rPr>
        <w:footnoteRef/>
      </w:r>
      <w:r>
        <w:t xml:space="preserve"> </w:t>
      </w:r>
      <w:r w:rsidRPr="000C4858">
        <w:rPr>
          <w:rFonts w:cs="Times New Roman"/>
          <w:sz w:val="20"/>
          <w:szCs w:val="20"/>
          <w:lang w:val="en"/>
        </w:rPr>
        <w:t xml:space="preserve">Samuel P. Huntington, </w:t>
      </w:r>
      <w:r w:rsidRPr="000C4858">
        <w:rPr>
          <w:rFonts w:cs="Times New Roman"/>
          <w:i/>
          <w:iCs/>
          <w:sz w:val="20"/>
          <w:szCs w:val="20"/>
          <w:lang w:val="en"/>
        </w:rPr>
        <w:t>The Clash of Civilizations and the Remaking of World Order</w:t>
      </w:r>
      <w:r w:rsidRPr="000C4858">
        <w:rPr>
          <w:rFonts w:cs="Times New Roman"/>
          <w:sz w:val="20"/>
          <w:szCs w:val="20"/>
          <w:lang w:val="en"/>
        </w:rPr>
        <w:t xml:space="preserve"> (New York: Touchstone, 1997), 19-322.</w:t>
      </w:r>
    </w:p>
    <w:p w14:paraId="61CCF42F" w14:textId="1078AF53" w:rsidR="0063226B" w:rsidRDefault="0063226B">
      <w:pPr>
        <w:pStyle w:val="FootnoteText"/>
      </w:pPr>
    </w:p>
  </w:footnote>
  <w:footnote w:id="17">
    <w:p w14:paraId="2032749B" w14:textId="1C88F003" w:rsidR="0063226B" w:rsidRPr="008444CD" w:rsidRDefault="0063226B" w:rsidP="000C4858">
      <w:pPr>
        <w:autoSpaceDE w:val="0"/>
        <w:autoSpaceDN w:val="0"/>
        <w:adjustRightInd w:val="0"/>
        <w:spacing w:after="0" w:line="240" w:lineRule="auto"/>
        <w:ind w:firstLine="720"/>
        <w:jc w:val="both"/>
        <w:rPr>
          <w:rFonts w:ascii="Times New Roman" w:hAnsi="Times New Roman" w:cs="Times New Roman"/>
          <w:sz w:val="24"/>
          <w:szCs w:val="24"/>
          <w:lang w:val="en"/>
        </w:rPr>
      </w:pPr>
      <w:r>
        <w:rPr>
          <w:rStyle w:val="FootnoteReference"/>
        </w:rPr>
        <w:footnoteRef/>
      </w:r>
      <w:r>
        <w:t xml:space="preserve"> </w:t>
      </w:r>
      <w:r w:rsidRPr="000C4858">
        <w:rPr>
          <w:rFonts w:cs="Times New Roman"/>
          <w:sz w:val="20"/>
          <w:szCs w:val="20"/>
          <w:lang w:val="en"/>
        </w:rPr>
        <w:t xml:space="preserve">Samuel P. Huntington, </w:t>
      </w:r>
      <w:r w:rsidRPr="000C4858">
        <w:rPr>
          <w:rFonts w:cs="Times New Roman"/>
          <w:i/>
          <w:iCs/>
          <w:sz w:val="20"/>
          <w:szCs w:val="20"/>
          <w:lang w:val="en"/>
        </w:rPr>
        <w:t>The Clash of Civilizations and the Remaking of World Order</w:t>
      </w:r>
      <w:r w:rsidRPr="000C4858">
        <w:rPr>
          <w:rFonts w:cs="Times New Roman"/>
          <w:sz w:val="20"/>
          <w:szCs w:val="20"/>
          <w:lang w:val="en"/>
        </w:rPr>
        <w:t xml:space="preserve"> (New York: Touchstone, 1997), 19-322.</w:t>
      </w:r>
    </w:p>
    <w:p w14:paraId="555CDA35" w14:textId="3F2C43D1" w:rsidR="0063226B" w:rsidRDefault="0063226B">
      <w:pPr>
        <w:pStyle w:val="FootnoteText"/>
      </w:pPr>
    </w:p>
  </w:footnote>
  <w:footnote w:id="18">
    <w:p w14:paraId="29B9476C" w14:textId="7222DC5B" w:rsidR="0063226B" w:rsidRPr="008444CD" w:rsidRDefault="0063226B" w:rsidP="0063226B">
      <w:pPr>
        <w:autoSpaceDE w:val="0"/>
        <w:autoSpaceDN w:val="0"/>
        <w:adjustRightInd w:val="0"/>
        <w:spacing w:after="0" w:line="240" w:lineRule="auto"/>
        <w:ind w:firstLine="720"/>
        <w:jc w:val="both"/>
        <w:rPr>
          <w:rFonts w:ascii="Times New Roman" w:hAnsi="Times New Roman" w:cs="Times New Roman"/>
          <w:sz w:val="24"/>
          <w:szCs w:val="24"/>
          <w:lang w:val="en"/>
        </w:rPr>
      </w:pPr>
      <w:r>
        <w:rPr>
          <w:rStyle w:val="FootnoteReference"/>
        </w:rPr>
        <w:footnoteRef/>
      </w:r>
      <w:r>
        <w:t xml:space="preserve"> </w:t>
      </w:r>
      <w:r w:rsidRPr="0063226B">
        <w:rPr>
          <w:rFonts w:cs="Times New Roman"/>
          <w:sz w:val="20"/>
          <w:szCs w:val="20"/>
          <w:lang w:val="en"/>
        </w:rPr>
        <w:t xml:space="preserve">Stanley Hauerwas, </w:t>
      </w:r>
      <w:r w:rsidRPr="0063226B">
        <w:rPr>
          <w:rFonts w:cs="Times New Roman"/>
          <w:i/>
          <w:iCs/>
          <w:sz w:val="20"/>
          <w:szCs w:val="20"/>
          <w:lang w:val="en"/>
        </w:rPr>
        <w:t>War, and the American Difference: Theological Reflections on Violence and National Identity</w:t>
      </w:r>
      <w:r w:rsidRPr="0063226B">
        <w:rPr>
          <w:rFonts w:cs="Times New Roman"/>
          <w:sz w:val="20"/>
          <w:szCs w:val="20"/>
          <w:lang w:val="en"/>
        </w:rPr>
        <w:t xml:space="preserve"> (Grand Rapids: Baker Academic, 2011), ix-181.</w:t>
      </w:r>
    </w:p>
    <w:p w14:paraId="2331A3E9" w14:textId="76A8184D" w:rsidR="0063226B" w:rsidRDefault="0063226B">
      <w:pPr>
        <w:pStyle w:val="FootnoteText"/>
      </w:pPr>
    </w:p>
  </w:footnote>
  <w:footnote w:id="19">
    <w:p w14:paraId="7D1303DE" w14:textId="77777777" w:rsidR="0063226B" w:rsidRPr="008444CD" w:rsidRDefault="0063226B" w:rsidP="000C4858">
      <w:pPr>
        <w:autoSpaceDE w:val="0"/>
        <w:autoSpaceDN w:val="0"/>
        <w:adjustRightInd w:val="0"/>
        <w:spacing w:after="0" w:line="240" w:lineRule="auto"/>
        <w:ind w:firstLine="720"/>
        <w:jc w:val="both"/>
        <w:rPr>
          <w:rFonts w:ascii="Times New Roman" w:hAnsi="Times New Roman" w:cs="Times New Roman"/>
          <w:sz w:val="24"/>
          <w:szCs w:val="24"/>
          <w:lang w:val="en"/>
        </w:rPr>
      </w:pPr>
      <w:r>
        <w:rPr>
          <w:rStyle w:val="FootnoteReference"/>
        </w:rPr>
        <w:footnoteRef/>
      </w:r>
      <w:r>
        <w:t xml:space="preserve"> </w:t>
      </w:r>
      <w:r w:rsidRPr="000C4858">
        <w:rPr>
          <w:rFonts w:cs="Times New Roman"/>
          <w:sz w:val="20"/>
          <w:szCs w:val="20"/>
          <w:lang w:val="en"/>
        </w:rPr>
        <w:t xml:space="preserve">Tick, Edward. </w:t>
      </w:r>
      <w:r w:rsidRPr="000C4858">
        <w:rPr>
          <w:rFonts w:cs="Times New Roman"/>
          <w:i/>
          <w:iCs/>
          <w:sz w:val="20"/>
          <w:szCs w:val="20"/>
          <w:lang w:val="en"/>
        </w:rPr>
        <w:t>War, and the Soul: Healing Our Nation’s Veterans from Post-Traumatic Stress Disorder</w:t>
      </w:r>
      <w:r w:rsidRPr="000C4858">
        <w:rPr>
          <w:rFonts w:cs="Times New Roman"/>
          <w:sz w:val="20"/>
          <w:szCs w:val="20"/>
          <w:lang w:val="en"/>
        </w:rPr>
        <w:t>.  Wheaton, Illinois: Quest Books, 2012.</w:t>
      </w:r>
    </w:p>
    <w:p w14:paraId="1354B318" w14:textId="1D823BC1" w:rsidR="0063226B" w:rsidRDefault="0063226B">
      <w:pPr>
        <w:pStyle w:val="FootnoteText"/>
      </w:pPr>
    </w:p>
  </w:footnote>
  <w:footnote w:id="20">
    <w:p w14:paraId="2E5FB631" w14:textId="77777777" w:rsidR="0063226B" w:rsidRPr="008444CD" w:rsidRDefault="0063226B" w:rsidP="00BA1DA4">
      <w:pPr>
        <w:autoSpaceDE w:val="0"/>
        <w:autoSpaceDN w:val="0"/>
        <w:adjustRightInd w:val="0"/>
        <w:spacing w:after="0" w:line="240" w:lineRule="auto"/>
        <w:ind w:firstLine="720"/>
        <w:jc w:val="both"/>
        <w:rPr>
          <w:rFonts w:ascii="Times New Roman" w:hAnsi="Times New Roman" w:cs="Times New Roman"/>
          <w:sz w:val="24"/>
          <w:szCs w:val="24"/>
          <w:lang w:val="en"/>
        </w:rPr>
      </w:pPr>
      <w:r>
        <w:rPr>
          <w:rStyle w:val="FootnoteReference"/>
        </w:rPr>
        <w:footnoteRef/>
      </w:r>
      <w:r>
        <w:t xml:space="preserve"> </w:t>
      </w:r>
      <w:r w:rsidRPr="00BA1DA4">
        <w:rPr>
          <w:rFonts w:cs="Times New Roman"/>
          <w:sz w:val="20"/>
          <w:szCs w:val="20"/>
          <w:lang w:val="en"/>
        </w:rPr>
        <w:t xml:space="preserve">Carson, David K. and Kent W. Becker. </w:t>
      </w:r>
      <w:r w:rsidRPr="00BA1DA4">
        <w:rPr>
          <w:rFonts w:cs="Times New Roman"/>
          <w:i/>
          <w:iCs/>
          <w:sz w:val="20"/>
          <w:szCs w:val="20"/>
          <w:lang w:val="en"/>
        </w:rPr>
        <w:t>Creativity in Psychotherapy: Reaching New Heights With Individuals Couples And Families</w:t>
      </w:r>
      <w:r w:rsidRPr="00BA1DA4">
        <w:rPr>
          <w:rFonts w:cs="Times New Roman"/>
          <w:sz w:val="20"/>
          <w:szCs w:val="20"/>
          <w:lang w:val="en"/>
        </w:rPr>
        <w:t xml:space="preserve"> (New York: The Haworth Clinical Practice Press, 2003), 1-208.</w:t>
      </w:r>
      <w:r w:rsidRPr="008444CD">
        <w:rPr>
          <w:rFonts w:ascii="Times New Roman" w:hAnsi="Times New Roman" w:cs="Times New Roman"/>
          <w:sz w:val="24"/>
          <w:szCs w:val="24"/>
          <w:lang w:val="en"/>
        </w:rPr>
        <w:t xml:space="preserve"> </w:t>
      </w:r>
    </w:p>
    <w:p w14:paraId="59092D52" w14:textId="6FA10143" w:rsidR="0063226B" w:rsidRDefault="0063226B">
      <w:pPr>
        <w:pStyle w:val="FootnoteText"/>
      </w:pPr>
    </w:p>
  </w:footnote>
  <w:footnote w:id="21">
    <w:p w14:paraId="012B5C0A" w14:textId="540ABAC6" w:rsidR="0063226B" w:rsidRPr="0063226B" w:rsidRDefault="0063226B" w:rsidP="0063226B">
      <w:pPr>
        <w:autoSpaceDE w:val="0"/>
        <w:autoSpaceDN w:val="0"/>
        <w:adjustRightInd w:val="0"/>
        <w:spacing w:after="0" w:line="240" w:lineRule="auto"/>
        <w:ind w:firstLine="720"/>
        <w:jc w:val="both"/>
        <w:rPr>
          <w:rFonts w:ascii="Times New Roman" w:hAnsi="Times New Roman" w:cs="Times New Roman"/>
          <w:sz w:val="24"/>
          <w:szCs w:val="24"/>
          <w:lang w:val="en"/>
        </w:rPr>
      </w:pPr>
      <w:r>
        <w:rPr>
          <w:rStyle w:val="FootnoteReference"/>
        </w:rPr>
        <w:footnoteRef/>
      </w:r>
      <w:r>
        <w:t xml:space="preserve"> </w:t>
      </w:r>
      <w:r w:rsidRPr="0063226B">
        <w:rPr>
          <w:rFonts w:cs="Times New Roman"/>
          <w:sz w:val="20"/>
          <w:szCs w:val="20"/>
          <w:lang w:val="en"/>
        </w:rPr>
        <w:t xml:space="preserve">Sachin H. Jain, “Physicians or Escape Artists? In </w:t>
      </w:r>
      <w:r w:rsidRPr="0063226B">
        <w:rPr>
          <w:rFonts w:cs="Times New Roman"/>
          <w:i/>
          <w:iCs/>
          <w:sz w:val="20"/>
          <w:szCs w:val="20"/>
          <w:lang w:val="en"/>
        </w:rPr>
        <w:t>The Soul of a Doctor: Harvard Medical Students Face Life and Death</w:t>
      </w:r>
      <w:r w:rsidRPr="0063226B">
        <w:rPr>
          <w:rFonts w:cs="Times New Roman"/>
          <w:sz w:val="20"/>
          <w:szCs w:val="20"/>
          <w:lang w:val="en"/>
        </w:rPr>
        <w:t>, edited by Gordon Harper, Sachin H. Jain, and Susan Pories (North Carolina: Algonquin Books of Chapel Hill, 2006), 200.</w:t>
      </w:r>
      <w:r w:rsidRPr="008444CD">
        <w:rPr>
          <w:rFonts w:ascii="Times New Roman" w:hAnsi="Times New Roman" w:cs="Times New Roman"/>
          <w:sz w:val="24"/>
          <w:szCs w:val="24"/>
          <w:lang w:val="en"/>
        </w:rPr>
        <w:t xml:space="preserve"> </w:t>
      </w:r>
    </w:p>
  </w:footnote>
  <w:footnote w:id="22">
    <w:p w14:paraId="4E3EA347" w14:textId="77777777" w:rsidR="0063226B" w:rsidRPr="0063226B" w:rsidRDefault="0063226B" w:rsidP="0063226B">
      <w:pPr>
        <w:autoSpaceDE w:val="0"/>
        <w:autoSpaceDN w:val="0"/>
        <w:adjustRightInd w:val="0"/>
        <w:spacing w:after="0" w:line="240" w:lineRule="auto"/>
        <w:ind w:firstLine="720"/>
        <w:jc w:val="both"/>
        <w:rPr>
          <w:rFonts w:cs="Times New Roman"/>
          <w:sz w:val="20"/>
          <w:szCs w:val="20"/>
          <w:lang w:val="en"/>
        </w:rPr>
      </w:pPr>
      <w:r w:rsidRPr="0063226B">
        <w:rPr>
          <w:rStyle w:val="FootnoteReference"/>
          <w:sz w:val="20"/>
          <w:szCs w:val="20"/>
        </w:rPr>
        <w:footnoteRef/>
      </w:r>
      <w:r w:rsidRPr="0063226B">
        <w:rPr>
          <w:sz w:val="20"/>
          <w:szCs w:val="20"/>
        </w:rPr>
        <w:t xml:space="preserve"> </w:t>
      </w:r>
      <w:r w:rsidRPr="0063226B">
        <w:rPr>
          <w:rFonts w:cs="Times New Roman"/>
          <w:sz w:val="20"/>
          <w:szCs w:val="20"/>
          <w:lang w:val="en"/>
        </w:rPr>
        <w:t>Sundt, Jody L., Harry R. Dammer, and Francis T. Cullen. “The Role of the Prison Chaplain in Rehabilitation,” Journal of Offender Rehabilitation, Volume 35, 2002 - Issue 3-4, 60-86.</w:t>
      </w:r>
    </w:p>
    <w:p w14:paraId="247B29CE" w14:textId="1B65C02B" w:rsidR="0063226B" w:rsidRDefault="0063226B">
      <w:pPr>
        <w:pStyle w:val="FootnoteText"/>
      </w:pPr>
    </w:p>
  </w:footnote>
  <w:footnote w:id="23">
    <w:p w14:paraId="4083F15D" w14:textId="12987EE2" w:rsidR="0063226B" w:rsidRDefault="0063226B" w:rsidP="0063226B">
      <w:pPr>
        <w:pStyle w:val="FootnoteText"/>
        <w:ind w:firstLine="720"/>
      </w:pPr>
      <w:r>
        <w:rPr>
          <w:rStyle w:val="FootnoteReference"/>
        </w:rPr>
        <w:footnoteRef/>
      </w:r>
      <w:r>
        <w:t xml:space="preserve"> </w:t>
      </w:r>
      <w:r w:rsidRPr="0063226B">
        <w:t xml:space="preserve">John </w:t>
      </w:r>
      <w:r w:rsidRPr="0063226B">
        <w:rPr>
          <w:rFonts w:cs="Times New Roman"/>
          <w:lang w:val="en"/>
        </w:rPr>
        <w:t xml:space="preserve">Van Houten Dippel, </w:t>
      </w:r>
      <w:r w:rsidRPr="0063226B">
        <w:rPr>
          <w:rFonts w:cs="Times New Roman"/>
          <w:i/>
          <w:iCs/>
          <w:lang w:val="en"/>
        </w:rPr>
        <w:t>War and Sex: A Brief History of Men's Urge for Battle</w:t>
      </w:r>
      <w:r w:rsidRPr="0063226B">
        <w:rPr>
          <w:rFonts w:cs="Times New Roman"/>
          <w:lang w:val="en"/>
        </w:rPr>
        <w:t xml:space="preserve"> (Prometheus Books, 2010).</w:t>
      </w:r>
    </w:p>
  </w:footnote>
  <w:footnote w:id="24">
    <w:p w14:paraId="5D496F2F" w14:textId="10E52DDE" w:rsidR="0063226B" w:rsidRDefault="0063226B" w:rsidP="00EA5DBC">
      <w:pPr>
        <w:pStyle w:val="FootnoteText"/>
        <w:ind w:firstLine="720"/>
      </w:pPr>
      <w:r>
        <w:rPr>
          <w:rStyle w:val="FootnoteReference"/>
        </w:rPr>
        <w:footnoteRef/>
      </w:r>
      <w:r>
        <w:t xml:space="preserve"> Elaine Graham, Heather Walton, and Frances Ward, </w:t>
      </w:r>
      <w:r w:rsidRPr="00346F0A">
        <w:rPr>
          <w:i/>
        </w:rPr>
        <w:t>Theological Reflection: Methods</w:t>
      </w:r>
      <w:r>
        <w:t xml:space="preserve"> (London: SCM Press 2005), 2.</w:t>
      </w:r>
    </w:p>
  </w:footnote>
  <w:footnote w:id="25">
    <w:p w14:paraId="2D864A8A" w14:textId="1C513702" w:rsidR="0063226B" w:rsidRDefault="0063226B" w:rsidP="00EA5DBC">
      <w:pPr>
        <w:pStyle w:val="FootnoteText"/>
        <w:ind w:firstLine="720"/>
      </w:pPr>
      <w:r>
        <w:rPr>
          <w:rStyle w:val="FootnoteReference"/>
        </w:rPr>
        <w:footnoteRef/>
      </w:r>
      <w:r>
        <w:t xml:space="preserve"> Elaine Graham, Heather Walton, and Frances Ward, </w:t>
      </w:r>
      <w:r w:rsidRPr="00346F0A">
        <w:rPr>
          <w:i/>
        </w:rPr>
        <w:t>Theological Reflection: Methods</w:t>
      </w:r>
      <w:r>
        <w:t xml:space="preserve"> (London: SCM Press 2005), 5.</w:t>
      </w:r>
    </w:p>
  </w:footnote>
  <w:footnote w:id="26">
    <w:p w14:paraId="0A00812F" w14:textId="59D486BB" w:rsidR="0063226B" w:rsidRDefault="0063226B" w:rsidP="00EA5DBC">
      <w:pPr>
        <w:pStyle w:val="FootnoteText"/>
        <w:ind w:firstLine="720"/>
      </w:pPr>
      <w:r>
        <w:rPr>
          <w:rStyle w:val="FootnoteReference"/>
        </w:rPr>
        <w:footnoteRef/>
      </w:r>
      <w:r>
        <w:t xml:space="preserve"> Robert C. Dykstra, </w:t>
      </w:r>
      <w:r w:rsidRPr="00864718">
        <w:rPr>
          <w:i/>
        </w:rPr>
        <w:t>Images of Pastoral Care: Classic Readings</w:t>
      </w:r>
      <w:r>
        <w:t xml:space="preserve"> (Missouri: Chalice Press, 2005), 23-26.</w:t>
      </w:r>
    </w:p>
  </w:footnote>
  <w:footnote w:id="27">
    <w:p w14:paraId="58693ECA" w14:textId="49419EEE" w:rsidR="0063226B" w:rsidRDefault="0063226B" w:rsidP="00EA5DBC">
      <w:pPr>
        <w:pStyle w:val="FootnoteText"/>
        <w:ind w:firstLine="720"/>
      </w:pPr>
      <w:r>
        <w:rPr>
          <w:rStyle w:val="FootnoteReference"/>
        </w:rPr>
        <w:footnoteRef/>
      </w:r>
      <w:r>
        <w:t xml:space="preserve"> Ibid., 18.</w:t>
      </w:r>
    </w:p>
  </w:footnote>
  <w:footnote w:id="28">
    <w:p w14:paraId="421CF238" w14:textId="46BFC251" w:rsidR="0063226B" w:rsidRDefault="0063226B" w:rsidP="0063226B">
      <w:pPr>
        <w:pStyle w:val="FootnoteText"/>
        <w:ind w:firstLine="720"/>
      </w:pPr>
      <w:r>
        <w:rPr>
          <w:rStyle w:val="FootnoteReference"/>
        </w:rPr>
        <w:footnoteRef/>
      </w:r>
      <w:r>
        <w:t xml:space="preserve"> Ibid., 33.</w:t>
      </w:r>
    </w:p>
  </w:footnote>
  <w:footnote w:id="29">
    <w:p w14:paraId="70DBC84B" w14:textId="757AF8FC" w:rsidR="0063226B" w:rsidRPr="00B063C9" w:rsidRDefault="0063226B" w:rsidP="00EA5DBC">
      <w:pPr>
        <w:spacing w:after="0"/>
        <w:ind w:firstLine="720"/>
        <w:rPr>
          <w:rFonts w:cs="Calibri"/>
          <w:sz w:val="20"/>
          <w:szCs w:val="20"/>
        </w:rPr>
      </w:pPr>
      <w:r w:rsidRPr="00057DB6">
        <w:rPr>
          <w:rStyle w:val="FootnoteReference"/>
          <w:rFonts w:ascii="Arial" w:hAnsi="Arial" w:cs="Arial"/>
          <w:sz w:val="20"/>
          <w:szCs w:val="20"/>
        </w:rPr>
        <w:footnoteRef/>
      </w:r>
      <w:r w:rsidRPr="00057DB6">
        <w:rPr>
          <w:rFonts w:ascii="Arial" w:hAnsi="Arial" w:cs="Arial"/>
          <w:sz w:val="20"/>
          <w:szCs w:val="20"/>
        </w:rPr>
        <w:t xml:space="preserve"> </w:t>
      </w:r>
      <w:r w:rsidRPr="00B063C9">
        <w:rPr>
          <w:rFonts w:cs="Calibri"/>
          <w:sz w:val="20"/>
          <w:szCs w:val="20"/>
        </w:rPr>
        <w:t xml:space="preserve">Charles E. Hall, </w:t>
      </w:r>
      <w:r w:rsidRPr="00D34C39">
        <w:rPr>
          <w:rFonts w:cs="Calibri"/>
          <w:i/>
          <w:sz w:val="20"/>
          <w:szCs w:val="20"/>
        </w:rPr>
        <w:t>Head and Heart: The Clinical Pastoral Education Movement</w:t>
      </w:r>
      <w:r>
        <w:rPr>
          <w:rFonts w:cs="Calibri"/>
          <w:i/>
          <w:sz w:val="20"/>
          <w:szCs w:val="20"/>
        </w:rPr>
        <w:t xml:space="preserve"> </w:t>
      </w:r>
      <w:r w:rsidRPr="006176D5">
        <w:rPr>
          <w:rFonts w:cs="Calibri"/>
          <w:sz w:val="20"/>
          <w:szCs w:val="20"/>
        </w:rPr>
        <w:t>(Georgia</w:t>
      </w:r>
      <w:r>
        <w:rPr>
          <w:rFonts w:cs="Calibri"/>
          <w:i/>
          <w:sz w:val="20"/>
          <w:szCs w:val="20"/>
        </w:rPr>
        <w:t xml:space="preserve">, </w:t>
      </w:r>
      <w:r w:rsidRPr="00B063C9">
        <w:rPr>
          <w:rFonts w:cs="Calibri"/>
          <w:sz w:val="20"/>
          <w:szCs w:val="20"/>
        </w:rPr>
        <w:t>Journal of Pastoral Care Publications, Inc.</w:t>
      </w:r>
      <w:r>
        <w:rPr>
          <w:rFonts w:cs="Calibri"/>
          <w:sz w:val="20"/>
          <w:szCs w:val="20"/>
        </w:rPr>
        <w:t>, 1992</w:t>
      </w:r>
      <w:r w:rsidRPr="00B063C9">
        <w:rPr>
          <w:rFonts w:cs="Calibri"/>
          <w:sz w:val="20"/>
          <w:szCs w:val="20"/>
        </w:rPr>
        <w:t>), 3.</w:t>
      </w:r>
    </w:p>
  </w:footnote>
  <w:footnote w:id="30">
    <w:p w14:paraId="1F8368F2" w14:textId="1D93E02A" w:rsidR="0063226B" w:rsidRPr="00EA5DBC" w:rsidRDefault="0063226B" w:rsidP="00EA5DBC">
      <w:pPr>
        <w:spacing w:after="0"/>
        <w:ind w:firstLine="720"/>
        <w:rPr>
          <w:rFonts w:cs="Calibri"/>
          <w:sz w:val="20"/>
          <w:szCs w:val="20"/>
        </w:rPr>
      </w:pPr>
      <w:r w:rsidRPr="00B063C9">
        <w:rPr>
          <w:rStyle w:val="FootnoteReference"/>
          <w:rFonts w:cs="Calibri"/>
          <w:sz w:val="20"/>
          <w:szCs w:val="20"/>
        </w:rPr>
        <w:footnoteRef/>
      </w:r>
      <w:r w:rsidRPr="00B063C9">
        <w:rPr>
          <w:rFonts w:cs="Calibri"/>
          <w:sz w:val="20"/>
          <w:szCs w:val="20"/>
        </w:rPr>
        <w:t xml:space="preserve"> Charles E. Hall, </w:t>
      </w:r>
      <w:r w:rsidRPr="00D34C39">
        <w:rPr>
          <w:rFonts w:cs="Calibri"/>
          <w:i/>
          <w:sz w:val="20"/>
          <w:szCs w:val="20"/>
        </w:rPr>
        <w:t>Head and Heart: The Clinical Pastoral Education Movement</w:t>
      </w:r>
      <w:r>
        <w:rPr>
          <w:rFonts w:cs="Calibri"/>
          <w:i/>
          <w:sz w:val="20"/>
          <w:szCs w:val="20"/>
        </w:rPr>
        <w:t xml:space="preserve"> </w:t>
      </w:r>
      <w:r w:rsidRPr="006176D5">
        <w:rPr>
          <w:rFonts w:cs="Calibri"/>
          <w:sz w:val="20"/>
          <w:szCs w:val="20"/>
        </w:rPr>
        <w:t>(Georgia</w:t>
      </w:r>
      <w:r>
        <w:rPr>
          <w:rFonts w:cs="Calibri"/>
          <w:i/>
          <w:sz w:val="20"/>
          <w:szCs w:val="20"/>
        </w:rPr>
        <w:t xml:space="preserve">, </w:t>
      </w:r>
      <w:r w:rsidRPr="00B063C9">
        <w:rPr>
          <w:rFonts w:cs="Calibri"/>
          <w:sz w:val="20"/>
          <w:szCs w:val="20"/>
        </w:rPr>
        <w:t>Journal of Pastoral Care Publications, Inc.</w:t>
      </w:r>
      <w:r>
        <w:rPr>
          <w:rFonts w:cs="Calibri"/>
          <w:sz w:val="20"/>
          <w:szCs w:val="20"/>
        </w:rPr>
        <w:t>, 1992</w:t>
      </w:r>
      <w:r w:rsidRPr="00B063C9">
        <w:rPr>
          <w:rFonts w:cs="Calibri"/>
          <w:sz w:val="20"/>
          <w:szCs w:val="20"/>
        </w:rPr>
        <w:t>), 27.</w:t>
      </w:r>
    </w:p>
  </w:footnote>
  <w:footnote w:id="31">
    <w:p w14:paraId="0F5DCEE7" w14:textId="77777777" w:rsidR="0063226B" w:rsidRDefault="0063226B" w:rsidP="00F91EF7">
      <w:pPr>
        <w:pStyle w:val="FootnoteText"/>
        <w:ind w:firstLine="720"/>
        <w:rPr>
          <w:rFonts w:cs="Calibri"/>
        </w:rPr>
      </w:pPr>
      <w:r w:rsidRPr="00057DB6">
        <w:rPr>
          <w:rStyle w:val="FootnoteReference"/>
          <w:rFonts w:ascii="Arial" w:hAnsi="Arial" w:cs="Arial"/>
        </w:rPr>
        <w:footnoteRef/>
      </w:r>
      <w:r w:rsidRPr="00057DB6">
        <w:rPr>
          <w:rFonts w:ascii="Arial" w:hAnsi="Arial" w:cs="Arial"/>
        </w:rPr>
        <w:t xml:space="preserve"> </w:t>
      </w:r>
      <w:r w:rsidRPr="00B063C9">
        <w:rPr>
          <w:rFonts w:cs="Calibri"/>
        </w:rPr>
        <w:t xml:space="preserve">Robert C. Dykstra, </w:t>
      </w:r>
      <w:r w:rsidRPr="00B063C9">
        <w:rPr>
          <w:rFonts w:cs="Calibri"/>
          <w:i/>
        </w:rPr>
        <w:t>Images of Pastoral Care: Classic Readings</w:t>
      </w:r>
      <w:r w:rsidRPr="00B063C9">
        <w:rPr>
          <w:rFonts w:cs="Calibri"/>
        </w:rPr>
        <w:t xml:space="preserve"> (Missouri: Chalice Press, 2005), 124</w:t>
      </w:r>
      <w:r>
        <w:rPr>
          <w:rFonts w:cs="Calibri"/>
        </w:rPr>
        <w:t>.</w:t>
      </w:r>
    </w:p>
    <w:p w14:paraId="1CD7363B" w14:textId="77777777" w:rsidR="0063226B" w:rsidRPr="00B063C9" w:rsidRDefault="0063226B" w:rsidP="00F91EF7">
      <w:pPr>
        <w:pStyle w:val="FootnoteText"/>
        <w:ind w:firstLine="720"/>
        <w:rPr>
          <w:rFonts w:cs="Calibri"/>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255B1" w14:textId="77777777" w:rsidR="0063226B" w:rsidRDefault="0063226B">
    <w:pPr>
      <w:pStyle w:val="Header"/>
      <w:jc w:val="right"/>
    </w:pPr>
  </w:p>
  <w:p w14:paraId="46CE232B" w14:textId="77777777" w:rsidR="0063226B" w:rsidRDefault="006322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45C052" w14:textId="77777777" w:rsidR="0063226B" w:rsidRDefault="0063226B" w:rsidP="00B05AB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5BF1999" w14:textId="77777777" w:rsidR="0063226B" w:rsidRDefault="0063226B" w:rsidP="00B05AB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93CBF" w14:textId="77777777" w:rsidR="0063226B" w:rsidRDefault="0063226B" w:rsidP="00B05AB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312AEEC"/>
    <w:lvl w:ilvl="0">
      <w:numFmt w:val="bullet"/>
      <w:lvlText w:val="*"/>
      <w:lvlJc w:val="left"/>
    </w:lvl>
  </w:abstractNum>
  <w:abstractNum w:abstractNumId="1" w15:restartNumberingAfterBreak="0">
    <w:nsid w:val="0607761C"/>
    <w:multiLevelType w:val="hybridMultilevel"/>
    <w:tmpl w:val="D2C43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0C6910"/>
    <w:multiLevelType w:val="hybridMultilevel"/>
    <w:tmpl w:val="940071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1AD47C6"/>
    <w:multiLevelType w:val="hybridMultilevel"/>
    <w:tmpl w:val="60C49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Milton PhD">
    <w15:presenceInfo w15:providerId="Windows Live" w15:userId="4191dd82795edd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proofState w:spelling="clean"/>
  <w:trackRevisions/>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S1MDM0MDQxsjAyMzVX0lEKTi0uzszPAykwqgUAWK3KqSwAAAA="/>
  </w:docVars>
  <w:rsids>
    <w:rsidRoot w:val="00E61566"/>
    <w:rsid w:val="000573AA"/>
    <w:rsid w:val="000828A1"/>
    <w:rsid w:val="0009108F"/>
    <w:rsid w:val="000C4858"/>
    <w:rsid w:val="000C4DCD"/>
    <w:rsid w:val="00120EFC"/>
    <w:rsid w:val="00121874"/>
    <w:rsid w:val="001A048B"/>
    <w:rsid w:val="001A4690"/>
    <w:rsid w:val="001B24AB"/>
    <w:rsid w:val="001B63F0"/>
    <w:rsid w:val="001C7229"/>
    <w:rsid w:val="001D515E"/>
    <w:rsid w:val="001D7DE7"/>
    <w:rsid w:val="002113BC"/>
    <w:rsid w:val="00241348"/>
    <w:rsid w:val="00251603"/>
    <w:rsid w:val="00276FD8"/>
    <w:rsid w:val="002844EF"/>
    <w:rsid w:val="002A0801"/>
    <w:rsid w:val="002C22CB"/>
    <w:rsid w:val="002E63FE"/>
    <w:rsid w:val="0031720A"/>
    <w:rsid w:val="00326487"/>
    <w:rsid w:val="00345BD4"/>
    <w:rsid w:val="003652B5"/>
    <w:rsid w:val="00373142"/>
    <w:rsid w:val="00375BB6"/>
    <w:rsid w:val="003A37AD"/>
    <w:rsid w:val="003A38AD"/>
    <w:rsid w:val="00413E7B"/>
    <w:rsid w:val="00430FF8"/>
    <w:rsid w:val="00433365"/>
    <w:rsid w:val="00460BD5"/>
    <w:rsid w:val="00475992"/>
    <w:rsid w:val="00482175"/>
    <w:rsid w:val="004849BE"/>
    <w:rsid w:val="004A394A"/>
    <w:rsid w:val="004B0F33"/>
    <w:rsid w:val="004B29D2"/>
    <w:rsid w:val="0057002A"/>
    <w:rsid w:val="005703B8"/>
    <w:rsid w:val="00587409"/>
    <w:rsid w:val="00595136"/>
    <w:rsid w:val="005A2FC1"/>
    <w:rsid w:val="005A42F0"/>
    <w:rsid w:val="005F0D1C"/>
    <w:rsid w:val="0063226B"/>
    <w:rsid w:val="00632C30"/>
    <w:rsid w:val="00637DDE"/>
    <w:rsid w:val="00667846"/>
    <w:rsid w:val="0067260C"/>
    <w:rsid w:val="00673768"/>
    <w:rsid w:val="006D609C"/>
    <w:rsid w:val="00722D8E"/>
    <w:rsid w:val="007443A8"/>
    <w:rsid w:val="007463C2"/>
    <w:rsid w:val="00777F73"/>
    <w:rsid w:val="0078143D"/>
    <w:rsid w:val="007C1571"/>
    <w:rsid w:val="007E1856"/>
    <w:rsid w:val="007E1A1F"/>
    <w:rsid w:val="007E5FB1"/>
    <w:rsid w:val="008444CD"/>
    <w:rsid w:val="00864F95"/>
    <w:rsid w:val="00866293"/>
    <w:rsid w:val="00866F48"/>
    <w:rsid w:val="00896D05"/>
    <w:rsid w:val="008A2DAF"/>
    <w:rsid w:val="008B22EF"/>
    <w:rsid w:val="008B7356"/>
    <w:rsid w:val="008F1F2D"/>
    <w:rsid w:val="008F6104"/>
    <w:rsid w:val="009004D5"/>
    <w:rsid w:val="00912277"/>
    <w:rsid w:val="009220BE"/>
    <w:rsid w:val="009B255F"/>
    <w:rsid w:val="009D6E8B"/>
    <w:rsid w:val="00A11D0F"/>
    <w:rsid w:val="00A46D56"/>
    <w:rsid w:val="00A56D4F"/>
    <w:rsid w:val="00A86643"/>
    <w:rsid w:val="00A87404"/>
    <w:rsid w:val="00AA082C"/>
    <w:rsid w:val="00B03890"/>
    <w:rsid w:val="00B039AE"/>
    <w:rsid w:val="00B05AB5"/>
    <w:rsid w:val="00B3136A"/>
    <w:rsid w:val="00B54C7D"/>
    <w:rsid w:val="00B56A11"/>
    <w:rsid w:val="00B836B7"/>
    <w:rsid w:val="00B83F90"/>
    <w:rsid w:val="00B9687B"/>
    <w:rsid w:val="00BA1DA4"/>
    <w:rsid w:val="00BC257A"/>
    <w:rsid w:val="00BC2EF0"/>
    <w:rsid w:val="00BC7CCE"/>
    <w:rsid w:val="00C2246C"/>
    <w:rsid w:val="00C326A0"/>
    <w:rsid w:val="00C77BFE"/>
    <w:rsid w:val="00C940D4"/>
    <w:rsid w:val="00CA1C8C"/>
    <w:rsid w:val="00CB2C35"/>
    <w:rsid w:val="00CD16D3"/>
    <w:rsid w:val="00CE0C68"/>
    <w:rsid w:val="00CE0D6A"/>
    <w:rsid w:val="00D02AF1"/>
    <w:rsid w:val="00D17756"/>
    <w:rsid w:val="00D205D4"/>
    <w:rsid w:val="00D35B31"/>
    <w:rsid w:val="00D637D0"/>
    <w:rsid w:val="00D73806"/>
    <w:rsid w:val="00D75CE1"/>
    <w:rsid w:val="00DB74F9"/>
    <w:rsid w:val="00DD1086"/>
    <w:rsid w:val="00DD15D0"/>
    <w:rsid w:val="00DD7393"/>
    <w:rsid w:val="00E05AED"/>
    <w:rsid w:val="00E233F7"/>
    <w:rsid w:val="00E32A71"/>
    <w:rsid w:val="00E5045A"/>
    <w:rsid w:val="00E52049"/>
    <w:rsid w:val="00E61566"/>
    <w:rsid w:val="00E85583"/>
    <w:rsid w:val="00E868A1"/>
    <w:rsid w:val="00EA5DBC"/>
    <w:rsid w:val="00EC7409"/>
    <w:rsid w:val="00F23B45"/>
    <w:rsid w:val="00F71DDB"/>
    <w:rsid w:val="00F76120"/>
    <w:rsid w:val="00F7798C"/>
    <w:rsid w:val="00F91EF7"/>
    <w:rsid w:val="00FB2D88"/>
    <w:rsid w:val="00FC3569"/>
    <w:rsid w:val="00FC491E"/>
    <w:rsid w:val="00FD5433"/>
    <w:rsid w:val="00FE71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E708C7"/>
  <w15:docId w15:val="{1ABEE217-5EFD-49A9-9F85-E058FF992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7229"/>
    <w:pPr>
      <w:spacing w:before="100" w:beforeAutospacing="1" w:after="100" w:afterAutospacing="1" w:line="240" w:lineRule="auto"/>
    </w:pPr>
    <w:rPr>
      <w:rFonts w:ascii="Times New Roman" w:hAnsi="Times New Roman" w:cs="Times New Roman"/>
      <w:sz w:val="20"/>
      <w:szCs w:val="20"/>
    </w:rPr>
  </w:style>
  <w:style w:type="character" w:customStyle="1" w:styleId="apple-converted-space">
    <w:name w:val="apple-converted-space"/>
    <w:basedOn w:val="DefaultParagraphFont"/>
    <w:rsid w:val="001C7229"/>
  </w:style>
  <w:style w:type="character" w:styleId="Hyperlink">
    <w:name w:val="Hyperlink"/>
    <w:basedOn w:val="DefaultParagraphFont"/>
    <w:uiPriority w:val="99"/>
    <w:unhideWhenUsed/>
    <w:rsid w:val="001C7229"/>
    <w:rPr>
      <w:color w:val="0000FF"/>
      <w:u w:val="single"/>
    </w:rPr>
  </w:style>
  <w:style w:type="paragraph" w:styleId="EndnoteText">
    <w:name w:val="endnote text"/>
    <w:basedOn w:val="Normal"/>
    <w:link w:val="EndnoteTextChar"/>
    <w:uiPriority w:val="99"/>
    <w:unhideWhenUsed/>
    <w:rsid w:val="001C7229"/>
    <w:pPr>
      <w:spacing w:after="0" w:line="240" w:lineRule="auto"/>
    </w:pPr>
    <w:rPr>
      <w:sz w:val="24"/>
      <w:szCs w:val="24"/>
    </w:rPr>
  </w:style>
  <w:style w:type="character" w:customStyle="1" w:styleId="EndnoteTextChar">
    <w:name w:val="Endnote Text Char"/>
    <w:basedOn w:val="DefaultParagraphFont"/>
    <w:link w:val="EndnoteText"/>
    <w:uiPriority w:val="99"/>
    <w:rsid w:val="001C7229"/>
    <w:rPr>
      <w:sz w:val="24"/>
      <w:szCs w:val="24"/>
    </w:rPr>
  </w:style>
  <w:style w:type="character" w:styleId="EndnoteReference">
    <w:name w:val="endnote reference"/>
    <w:basedOn w:val="DefaultParagraphFont"/>
    <w:uiPriority w:val="99"/>
    <w:unhideWhenUsed/>
    <w:rsid w:val="001C7229"/>
    <w:rPr>
      <w:vertAlign w:val="superscript"/>
    </w:rPr>
  </w:style>
  <w:style w:type="character" w:styleId="Strong">
    <w:name w:val="Strong"/>
    <w:basedOn w:val="DefaultParagraphFont"/>
    <w:uiPriority w:val="22"/>
    <w:qFormat/>
    <w:rsid w:val="00C77BFE"/>
    <w:rPr>
      <w:b/>
      <w:bCs/>
    </w:rPr>
  </w:style>
  <w:style w:type="paragraph" w:styleId="Header">
    <w:name w:val="header"/>
    <w:basedOn w:val="Normal"/>
    <w:link w:val="HeaderChar"/>
    <w:uiPriority w:val="99"/>
    <w:unhideWhenUsed/>
    <w:rsid w:val="00B05AB5"/>
    <w:pPr>
      <w:tabs>
        <w:tab w:val="center" w:pos="4320"/>
        <w:tab w:val="right" w:pos="8640"/>
      </w:tabs>
      <w:spacing w:after="0" w:line="240" w:lineRule="auto"/>
    </w:pPr>
  </w:style>
  <w:style w:type="character" w:customStyle="1" w:styleId="HeaderChar">
    <w:name w:val="Header Char"/>
    <w:basedOn w:val="DefaultParagraphFont"/>
    <w:link w:val="Header"/>
    <w:uiPriority w:val="99"/>
    <w:rsid w:val="00B05AB5"/>
  </w:style>
  <w:style w:type="character" w:styleId="PageNumber">
    <w:name w:val="page number"/>
    <w:basedOn w:val="DefaultParagraphFont"/>
    <w:uiPriority w:val="99"/>
    <w:semiHidden/>
    <w:unhideWhenUsed/>
    <w:rsid w:val="00B05AB5"/>
  </w:style>
  <w:style w:type="paragraph" w:styleId="FootnoteText">
    <w:name w:val="footnote text"/>
    <w:basedOn w:val="Normal"/>
    <w:link w:val="FootnoteTextChar"/>
    <w:uiPriority w:val="99"/>
    <w:unhideWhenUsed/>
    <w:rsid w:val="008A2DAF"/>
    <w:pPr>
      <w:spacing w:after="0" w:line="240" w:lineRule="auto"/>
    </w:pPr>
    <w:rPr>
      <w:sz w:val="20"/>
      <w:szCs w:val="20"/>
    </w:rPr>
  </w:style>
  <w:style w:type="character" w:customStyle="1" w:styleId="FootnoteTextChar">
    <w:name w:val="Footnote Text Char"/>
    <w:basedOn w:val="DefaultParagraphFont"/>
    <w:link w:val="FootnoteText"/>
    <w:uiPriority w:val="99"/>
    <w:rsid w:val="008A2DAF"/>
    <w:rPr>
      <w:sz w:val="20"/>
      <w:szCs w:val="20"/>
    </w:rPr>
  </w:style>
  <w:style w:type="character" w:styleId="FootnoteReference">
    <w:name w:val="footnote reference"/>
    <w:basedOn w:val="DefaultParagraphFont"/>
    <w:uiPriority w:val="99"/>
    <w:unhideWhenUsed/>
    <w:rsid w:val="008A2DAF"/>
    <w:rPr>
      <w:vertAlign w:val="superscript"/>
    </w:rPr>
  </w:style>
  <w:style w:type="paragraph" w:styleId="BodyTextIndent">
    <w:name w:val="Body Text Indent"/>
    <w:basedOn w:val="Normal"/>
    <w:link w:val="BodyTextIndentChar"/>
    <w:uiPriority w:val="99"/>
    <w:unhideWhenUsed/>
    <w:rsid w:val="00CD16D3"/>
    <w:pPr>
      <w:spacing w:after="0" w:line="480" w:lineRule="auto"/>
      <w:ind w:firstLine="720"/>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uiPriority w:val="99"/>
    <w:rsid w:val="00CD16D3"/>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CD16D3"/>
    <w:pPr>
      <w:tabs>
        <w:tab w:val="center" w:pos="4680"/>
        <w:tab w:val="right" w:pos="9360"/>
      </w:tabs>
      <w:spacing w:after="0" w:line="240" w:lineRule="auto"/>
    </w:pPr>
    <w:rPr>
      <w:rFonts w:ascii="Calibri" w:eastAsia="Times New Roman" w:hAnsi="Calibri" w:cs="Times New Roman"/>
    </w:rPr>
  </w:style>
  <w:style w:type="character" w:customStyle="1" w:styleId="FooterChar">
    <w:name w:val="Footer Char"/>
    <w:basedOn w:val="DefaultParagraphFont"/>
    <w:link w:val="Footer"/>
    <w:uiPriority w:val="99"/>
    <w:rsid w:val="00CD16D3"/>
    <w:rPr>
      <w:rFonts w:ascii="Calibri" w:eastAsia="Times New Roman" w:hAnsi="Calibri" w:cs="Times New Roman"/>
    </w:rPr>
  </w:style>
  <w:style w:type="paragraph" w:styleId="ListParagraph">
    <w:name w:val="List Paragraph"/>
    <w:basedOn w:val="Normal"/>
    <w:uiPriority w:val="34"/>
    <w:qFormat/>
    <w:rsid w:val="00F91EF7"/>
    <w:pPr>
      <w:ind w:left="720"/>
      <w:contextualSpacing/>
    </w:pPr>
  </w:style>
  <w:style w:type="character" w:styleId="CommentReference">
    <w:name w:val="annotation reference"/>
    <w:basedOn w:val="DefaultParagraphFont"/>
    <w:uiPriority w:val="99"/>
    <w:semiHidden/>
    <w:unhideWhenUsed/>
    <w:rsid w:val="00A86643"/>
    <w:rPr>
      <w:sz w:val="16"/>
      <w:szCs w:val="16"/>
    </w:rPr>
  </w:style>
  <w:style w:type="paragraph" w:styleId="CommentText">
    <w:name w:val="annotation text"/>
    <w:basedOn w:val="Normal"/>
    <w:link w:val="CommentTextChar"/>
    <w:uiPriority w:val="99"/>
    <w:semiHidden/>
    <w:unhideWhenUsed/>
    <w:rsid w:val="00A86643"/>
    <w:pPr>
      <w:spacing w:line="240" w:lineRule="auto"/>
    </w:pPr>
    <w:rPr>
      <w:sz w:val="20"/>
      <w:szCs w:val="20"/>
    </w:rPr>
  </w:style>
  <w:style w:type="character" w:customStyle="1" w:styleId="CommentTextChar">
    <w:name w:val="Comment Text Char"/>
    <w:basedOn w:val="DefaultParagraphFont"/>
    <w:link w:val="CommentText"/>
    <w:uiPriority w:val="99"/>
    <w:semiHidden/>
    <w:rsid w:val="00A86643"/>
    <w:rPr>
      <w:sz w:val="20"/>
      <w:szCs w:val="20"/>
    </w:rPr>
  </w:style>
  <w:style w:type="paragraph" w:styleId="CommentSubject">
    <w:name w:val="annotation subject"/>
    <w:basedOn w:val="CommentText"/>
    <w:next w:val="CommentText"/>
    <w:link w:val="CommentSubjectChar"/>
    <w:uiPriority w:val="99"/>
    <w:semiHidden/>
    <w:unhideWhenUsed/>
    <w:rsid w:val="00A86643"/>
    <w:rPr>
      <w:b/>
      <w:bCs/>
    </w:rPr>
  </w:style>
  <w:style w:type="character" w:customStyle="1" w:styleId="CommentSubjectChar">
    <w:name w:val="Comment Subject Char"/>
    <w:basedOn w:val="CommentTextChar"/>
    <w:link w:val="CommentSubject"/>
    <w:uiPriority w:val="99"/>
    <w:semiHidden/>
    <w:rsid w:val="00A8664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326234">
      <w:bodyDiv w:val="1"/>
      <w:marLeft w:val="0"/>
      <w:marRight w:val="0"/>
      <w:marTop w:val="0"/>
      <w:marBottom w:val="0"/>
      <w:divBdr>
        <w:top w:val="none" w:sz="0" w:space="0" w:color="auto"/>
        <w:left w:val="none" w:sz="0" w:space="0" w:color="auto"/>
        <w:bottom w:val="none" w:sz="0" w:space="0" w:color="auto"/>
        <w:right w:val="none" w:sz="0" w:space="0" w:color="auto"/>
      </w:divBdr>
    </w:div>
    <w:div w:id="182465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2.xml"/><Relationship Id="rId21" Type="http://schemas.openxmlformats.org/officeDocument/2006/relationships/customXml" Target="ink/ink6.xml"/><Relationship Id="rId42" Type="http://schemas.openxmlformats.org/officeDocument/2006/relationships/image" Target="media/image14.png"/><Relationship Id="rId63" Type="http://schemas.openxmlformats.org/officeDocument/2006/relationships/customXml" Target="ink/ink25.xml"/><Relationship Id="rId84" Type="http://schemas.openxmlformats.org/officeDocument/2006/relationships/image" Target="media/image35.png"/><Relationship Id="rId138" Type="http://schemas.openxmlformats.org/officeDocument/2006/relationships/image" Target="media/image62.png"/><Relationship Id="rId159" Type="http://schemas.openxmlformats.org/officeDocument/2006/relationships/customXml" Target="ink/ink73.xml"/><Relationship Id="rId170" Type="http://schemas.openxmlformats.org/officeDocument/2006/relationships/image" Target="media/image78.png"/><Relationship Id="rId191" Type="http://schemas.openxmlformats.org/officeDocument/2006/relationships/customXml" Target="ink/ink89.xml"/><Relationship Id="rId205" Type="http://schemas.openxmlformats.org/officeDocument/2006/relationships/customXml" Target="ink/ink96.xml"/><Relationship Id="rId226" Type="http://schemas.openxmlformats.org/officeDocument/2006/relationships/hyperlink" Target="https://www.catholicculture.org/culture/library/view.cfm?recnum=7949" TargetMode="External"/><Relationship Id="rId107" Type="http://schemas.openxmlformats.org/officeDocument/2006/relationships/customXml" Target="ink/ink47.xml"/><Relationship Id="rId11" Type="http://schemas.openxmlformats.org/officeDocument/2006/relationships/image" Target="media/image2.png"/><Relationship Id="rId32" Type="http://schemas.openxmlformats.org/officeDocument/2006/relationships/image" Target="media/image11.png"/><Relationship Id="rId53" Type="http://schemas.openxmlformats.org/officeDocument/2006/relationships/customXml" Target="ink/ink20.xml"/><Relationship Id="rId74" Type="http://schemas.openxmlformats.org/officeDocument/2006/relationships/image" Target="media/image30.png"/><Relationship Id="rId128" Type="http://schemas.openxmlformats.org/officeDocument/2006/relationships/image" Target="media/image57.png"/><Relationship Id="rId149" Type="http://schemas.openxmlformats.org/officeDocument/2006/relationships/customXml" Target="ink/ink68.xml"/><Relationship Id="rId5" Type="http://schemas.openxmlformats.org/officeDocument/2006/relationships/webSettings" Target="webSettings.xml"/><Relationship Id="rId95" Type="http://schemas.openxmlformats.org/officeDocument/2006/relationships/customXml" Target="ink/ink41.xml"/><Relationship Id="rId160" Type="http://schemas.openxmlformats.org/officeDocument/2006/relationships/image" Target="media/image73.png"/><Relationship Id="rId181" Type="http://schemas.openxmlformats.org/officeDocument/2006/relationships/customXml" Target="ink/ink84.xml"/><Relationship Id="rId216" Type="http://schemas.openxmlformats.org/officeDocument/2006/relationships/image" Target="media/image101.png"/><Relationship Id="rId22" Type="http://schemas.openxmlformats.org/officeDocument/2006/relationships/image" Target="media/image6.png"/><Relationship Id="rId43" Type="http://schemas.openxmlformats.org/officeDocument/2006/relationships/customXml" Target="ink/ink15.xml"/><Relationship Id="rId64" Type="http://schemas.openxmlformats.org/officeDocument/2006/relationships/image" Target="media/image25.png"/><Relationship Id="rId118" Type="http://schemas.openxmlformats.org/officeDocument/2006/relationships/image" Target="media/image52.png"/><Relationship Id="rId139" Type="http://schemas.openxmlformats.org/officeDocument/2006/relationships/customXml" Target="ink/ink63.xml"/><Relationship Id="rId85" Type="http://schemas.openxmlformats.org/officeDocument/2006/relationships/customXml" Target="ink/ink36.xml"/><Relationship Id="rId150" Type="http://schemas.openxmlformats.org/officeDocument/2006/relationships/image" Target="media/image68.png"/><Relationship Id="rId171" Type="http://schemas.openxmlformats.org/officeDocument/2006/relationships/customXml" Target="ink/ink79.xml"/><Relationship Id="rId192" Type="http://schemas.openxmlformats.org/officeDocument/2006/relationships/image" Target="media/image89.png"/><Relationship Id="rId206" Type="http://schemas.openxmlformats.org/officeDocument/2006/relationships/image" Target="media/image96.png"/><Relationship Id="rId227" Type="http://schemas.openxmlformats.org/officeDocument/2006/relationships/hyperlink" Target="http://www.courant.com/opinion/hc-op-rieger-death-penalty-1023-20111023-story.html" TargetMode="External"/><Relationship Id="rId12" Type="http://schemas.openxmlformats.org/officeDocument/2006/relationships/customXml" Target="ink/ink3.xml"/><Relationship Id="rId33" Type="http://schemas.openxmlformats.org/officeDocument/2006/relationships/header" Target="header1.xml"/><Relationship Id="rId108" Type="http://schemas.openxmlformats.org/officeDocument/2006/relationships/image" Target="media/image47.png"/><Relationship Id="rId129" Type="http://schemas.openxmlformats.org/officeDocument/2006/relationships/customXml" Target="ink/ink58.xml"/><Relationship Id="rId54" Type="http://schemas.openxmlformats.org/officeDocument/2006/relationships/image" Target="media/image20.png"/><Relationship Id="rId75" Type="http://schemas.openxmlformats.org/officeDocument/2006/relationships/customXml" Target="ink/ink31.xml"/><Relationship Id="rId96" Type="http://schemas.openxmlformats.org/officeDocument/2006/relationships/image" Target="media/image41.png"/><Relationship Id="rId140" Type="http://schemas.openxmlformats.org/officeDocument/2006/relationships/image" Target="media/image63.png"/><Relationship Id="rId161" Type="http://schemas.openxmlformats.org/officeDocument/2006/relationships/customXml" Target="ink/ink74.xml"/><Relationship Id="rId182" Type="http://schemas.openxmlformats.org/officeDocument/2006/relationships/image" Target="media/image84.png"/><Relationship Id="rId217" Type="http://schemas.openxmlformats.org/officeDocument/2006/relationships/customXml" Target="ink/ink102.xml"/><Relationship Id="rId6" Type="http://schemas.openxmlformats.org/officeDocument/2006/relationships/footnotes" Target="footnotes.xml"/><Relationship Id="rId23" Type="http://schemas.openxmlformats.org/officeDocument/2006/relationships/customXml" Target="ink/ink7.xml"/><Relationship Id="rId119" Type="http://schemas.openxmlformats.org/officeDocument/2006/relationships/customXml" Target="ink/ink53.xml"/><Relationship Id="rId44" Type="http://schemas.openxmlformats.org/officeDocument/2006/relationships/image" Target="media/image15.png"/><Relationship Id="rId65" Type="http://schemas.openxmlformats.org/officeDocument/2006/relationships/customXml" Target="ink/ink26.xml"/><Relationship Id="rId86" Type="http://schemas.openxmlformats.org/officeDocument/2006/relationships/image" Target="media/image36.png"/><Relationship Id="rId130" Type="http://schemas.openxmlformats.org/officeDocument/2006/relationships/image" Target="media/image58.png"/><Relationship Id="rId151" Type="http://schemas.openxmlformats.org/officeDocument/2006/relationships/customXml" Target="ink/ink69.xml"/><Relationship Id="rId172" Type="http://schemas.openxmlformats.org/officeDocument/2006/relationships/image" Target="media/image79.png"/><Relationship Id="rId193" Type="http://schemas.openxmlformats.org/officeDocument/2006/relationships/customXml" Target="ink/ink90.xml"/><Relationship Id="rId207" Type="http://schemas.openxmlformats.org/officeDocument/2006/relationships/customXml" Target="ink/ink97.xml"/><Relationship Id="rId228" Type="http://schemas.openxmlformats.org/officeDocument/2006/relationships/hyperlink" Target="https://www.youtube.com/watch?v=f3stVBTnDNU" TargetMode="External"/><Relationship Id="rId13" Type="http://schemas.openxmlformats.org/officeDocument/2006/relationships/image" Target="media/image3.png"/><Relationship Id="rId109" Type="http://schemas.openxmlformats.org/officeDocument/2006/relationships/customXml" Target="ink/ink48.xml"/><Relationship Id="rId34" Type="http://schemas.openxmlformats.org/officeDocument/2006/relationships/footer" Target="footer1.xml"/><Relationship Id="rId55" Type="http://schemas.openxmlformats.org/officeDocument/2006/relationships/customXml" Target="ink/ink21.xml"/><Relationship Id="rId76" Type="http://schemas.openxmlformats.org/officeDocument/2006/relationships/image" Target="media/image31.png"/><Relationship Id="rId97" Type="http://schemas.openxmlformats.org/officeDocument/2006/relationships/customXml" Target="ink/ink42.xml"/><Relationship Id="rId120" Type="http://schemas.openxmlformats.org/officeDocument/2006/relationships/image" Target="media/image53.png"/><Relationship Id="rId141" Type="http://schemas.openxmlformats.org/officeDocument/2006/relationships/customXml" Target="ink/ink64.xml"/><Relationship Id="rId7" Type="http://schemas.openxmlformats.org/officeDocument/2006/relationships/endnotes" Target="endnotes.xml"/><Relationship Id="rId162" Type="http://schemas.openxmlformats.org/officeDocument/2006/relationships/image" Target="media/image74.png"/><Relationship Id="rId183" Type="http://schemas.openxmlformats.org/officeDocument/2006/relationships/customXml" Target="ink/ink85.xml"/><Relationship Id="rId218" Type="http://schemas.openxmlformats.org/officeDocument/2006/relationships/image" Target="media/image102.png"/><Relationship Id="rId24" Type="http://schemas.openxmlformats.org/officeDocument/2006/relationships/image" Target="media/image7.png"/><Relationship Id="rId45" Type="http://schemas.openxmlformats.org/officeDocument/2006/relationships/customXml" Target="ink/ink16.xml"/><Relationship Id="rId66" Type="http://schemas.openxmlformats.org/officeDocument/2006/relationships/image" Target="media/image26.png"/><Relationship Id="rId87" Type="http://schemas.openxmlformats.org/officeDocument/2006/relationships/customXml" Target="ink/ink37.xml"/><Relationship Id="rId110" Type="http://schemas.openxmlformats.org/officeDocument/2006/relationships/image" Target="media/image48.png"/><Relationship Id="rId131" Type="http://schemas.openxmlformats.org/officeDocument/2006/relationships/customXml" Target="ink/ink59.xml"/><Relationship Id="rId152" Type="http://schemas.openxmlformats.org/officeDocument/2006/relationships/image" Target="media/image69.png"/><Relationship Id="rId173" Type="http://schemas.openxmlformats.org/officeDocument/2006/relationships/customXml" Target="ink/ink80.xml"/><Relationship Id="rId194" Type="http://schemas.openxmlformats.org/officeDocument/2006/relationships/image" Target="media/image90.png"/><Relationship Id="rId208" Type="http://schemas.openxmlformats.org/officeDocument/2006/relationships/image" Target="media/image97.png"/><Relationship Id="rId229" Type="http://schemas.openxmlformats.org/officeDocument/2006/relationships/hyperlink" Target="http://w2.vatican.va/content/benedict-xvi/en/homilies/2007/documents/hf_ben-xvi_hom_20070325_visita-parrocchia.html" TargetMode="External"/><Relationship Id="rId14" Type="http://schemas.openxmlformats.org/officeDocument/2006/relationships/comments" Target="comments.xml"/><Relationship Id="rId35" Type="http://schemas.openxmlformats.org/officeDocument/2006/relationships/footer" Target="footer2.xml"/><Relationship Id="rId56" Type="http://schemas.openxmlformats.org/officeDocument/2006/relationships/image" Target="media/image21.png"/><Relationship Id="rId77" Type="http://schemas.openxmlformats.org/officeDocument/2006/relationships/customXml" Target="ink/ink32.xml"/><Relationship Id="rId100" Type="http://schemas.openxmlformats.org/officeDocument/2006/relationships/image" Target="media/image43.png"/><Relationship Id="rId8" Type="http://schemas.openxmlformats.org/officeDocument/2006/relationships/customXml" Target="ink/ink1.xml"/><Relationship Id="rId98" Type="http://schemas.openxmlformats.org/officeDocument/2006/relationships/image" Target="media/image42.png"/><Relationship Id="rId121" Type="http://schemas.openxmlformats.org/officeDocument/2006/relationships/customXml" Target="ink/ink54.xml"/><Relationship Id="rId142" Type="http://schemas.openxmlformats.org/officeDocument/2006/relationships/image" Target="media/image64.png"/><Relationship Id="rId163" Type="http://schemas.openxmlformats.org/officeDocument/2006/relationships/customXml" Target="ink/ink75.xml"/><Relationship Id="rId184" Type="http://schemas.openxmlformats.org/officeDocument/2006/relationships/image" Target="media/image85.png"/><Relationship Id="rId219" Type="http://schemas.openxmlformats.org/officeDocument/2006/relationships/hyperlink" Target="https://wol.jw.org/en/wol/d/r1/lp-e/1102008064" TargetMode="External"/><Relationship Id="rId230" Type="http://schemas.openxmlformats.org/officeDocument/2006/relationships/hyperlink" Target="http://www.freeminds.org/doctrine/war.htm" TargetMode="External"/><Relationship Id="rId25" Type="http://schemas.openxmlformats.org/officeDocument/2006/relationships/customXml" Target="ink/ink8.xml"/><Relationship Id="rId46" Type="http://schemas.openxmlformats.org/officeDocument/2006/relationships/image" Target="media/image16.png"/><Relationship Id="rId67" Type="http://schemas.openxmlformats.org/officeDocument/2006/relationships/customXml" Target="ink/ink27.xml"/><Relationship Id="rId20" Type="http://schemas.openxmlformats.org/officeDocument/2006/relationships/image" Target="media/image5.png"/><Relationship Id="rId41" Type="http://schemas.openxmlformats.org/officeDocument/2006/relationships/customXml" Target="ink/ink14.xml"/><Relationship Id="rId62" Type="http://schemas.openxmlformats.org/officeDocument/2006/relationships/image" Target="media/image24.png"/><Relationship Id="rId83" Type="http://schemas.openxmlformats.org/officeDocument/2006/relationships/customXml" Target="ink/ink35.xml"/><Relationship Id="rId88" Type="http://schemas.openxmlformats.org/officeDocument/2006/relationships/image" Target="media/image37.png"/><Relationship Id="rId111" Type="http://schemas.openxmlformats.org/officeDocument/2006/relationships/customXml" Target="ink/ink49.xml"/><Relationship Id="rId132" Type="http://schemas.openxmlformats.org/officeDocument/2006/relationships/image" Target="media/image59.png"/><Relationship Id="rId153" Type="http://schemas.openxmlformats.org/officeDocument/2006/relationships/customXml" Target="ink/ink70.xml"/><Relationship Id="rId174" Type="http://schemas.openxmlformats.org/officeDocument/2006/relationships/image" Target="media/image80.png"/><Relationship Id="rId179" Type="http://schemas.openxmlformats.org/officeDocument/2006/relationships/customXml" Target="ink/ink83.xml"/><Relationship Id="rId195" Type="http://schemas.openxmlformats.org/officeDocument/2006/relationships/customXml" Target="ink/ink91.xml"/><Relationship Id="rId209" Type="http://schemas.openxmlformats.org/officeDocument/2006/relationships/customXml" Target="ink/ink98.xml"/><Relationship Id="rId190" Type="http://schemas.openxmlformats.org/officeDocument/2006/relationships/image" Target="media/image88.png"/><Relationship Id="rId204" Type="http://schemas.openxmlformats.org/officeDocument/2006/relationships/image" Target="media/image95.png"/><Relationship Id="rId220" Type="http://schemas.openxmlformats.org/officeDocument/2006/relationships/hyperlink" Target="http://www.ocfusa.org/2009/06/christians-serve-2/" TargetMode="External"/><Relationship Id="rId225" Type="http://schemas.openxmlformats.org/officeDocument/2006/relationships/hyperlink" Target="https://www.forewordreviews.com/reviews/war-and-the-soul" TargetMode="External"/><Relationship Id="rId15" Type="http://schemas.microsoft.com/office/2011/relationships/commentsExtended" Target="commentsExtended.xml"/><Relationship Id="rId36" Type="http://schemas.openxmlformats.org/officeDocument/2006/relationships/footer" Target="footer3.xml"/><Relationship Id="rId57" Type="http://schemas.openxmlformats.org/officeDocument/2006/relationships/customXml" Target="ink/ink22.xml"/><Relationship Id="rId106" Type="http://schemas.openxmlformats.org/officeDocument/2006/relationships/image" Target="media/image46.png"/><Relationship Id="rId127" Type="http://schemas.openxmlformats.org/officeDocument/2006/relationships/customXml" Target="ink/ink57.xml"/><Relationship Id="rId10" Type="http://schemas.openxmlformats.org/officeDocument/2006/relationships/customXml" Target="ink/ink2.xml"/><Relationship Id="rId31" Type="http://schemas.openxmlformats.org/officeDocument/2006/relationships/customXml" Target="ink/ink11.xml"/><Relationship Id="rId52" Type="http://schemas.openxmlformats.org/officeDocument/2006/relationships/image" Target="media/image19.png"/><Relationship Id="rId73" Type="http://schemas.openxmlformats.org/officeDocument/2006/relationships/customXml" Target="ink/ink30.xml"/><Relationship Id="rId78"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customXml" Target="ink/ink43.xml"/><Relationship Id="rId101" Type="http://schemas.openxmlformats.org/officeDocument/2006/relationships/customXml" Target="ink/ink44.xml"/><Relationship Id="rId122" Type="http://schemas.openxmlformats.org/officeDocument/2006/relationships/image" Target="media/image54.png"/><Relationship Id="rId143" Type="http://schemas.openxmlformats.org/officeDocument/2006/relationships/customXml" Target="ink/ink65.xml"/><Relationship Id="rId148" Type="http://schemas.openxmlformats.org/officeDocument/2006/relationships/image" Target="media/image67.png"/><Relationship Id="rId164" Type="http://schemas.openxmlformats.org/officeDocument/2006/relationships/image" Target="media/image75.png"/><Relationship Id="rId169" Type="http://schemas.openxmlformats.org/officeDocument/2006/relationships/customXml" Target="ink/ink78.xml"/><Relationship Id="rId185" Type="http://schemas.openxmlformats.org/officeDocument/2006/relationships/customXml" Target="ink/ink86.xm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83.png"/><Relationship Id="rId210" Type="http://schemas.openxmlformats.org/officeDocument/2006/relationships/image" Target="media/image98.png"/><Relationship Id="rId215" Type="http://schemas.openxmlformats.org/officeDocument/2006/relationships/customXml" Target="ink/ink101.xml"/><Relationship Id="rId26" Type="http://schemas.openxmlformats.org/officeDocument/2006/relationships/image" Target="media/image8.png"/><Relationship Id="rId231" Type="http://schemas.openxmlformats.org/officeDocument/2006/relationships/header" Target="header2.xml"/><Relationship Id="rId47" Type="http://schemas.openxmlformats.org/officeDocument/2006/relationships/customXml" Target="ink/ink17.xml"/><Relationship Id="rId68" Type="http://schemas.openxmlformats.org/officeDocument/2006/relationships/image" Target="media/image27.png"/><Relationship Id="rId89" Type="http://schemas.openxmlformats.org/officeDocument/2006/relationships/customXml" Target="ink/ink38.xml"/><Relationship Id="rId112" Type="http://schemas.openxmlformats.org/officeDocument/2006/relationships/image" Target="media/image49.png"/><Relationship Id="rId133" Type="http://schemas.openxmlformats.org/officeDocument/2006/relationships/customXml" Target="ink/ink60.xml"/><Relationship Id="rId154" Type="http://schemas.openxmlformats.org/officeDocument/2006/relationships/image" Target="media/image70.png"/><Relationship Id="rId175" Type="http://schemas.openxmlformats.org/officeDocument/2006/relationships/customXml" Target="ink/ink81.xml"/><Relationship Id="rId196" Type="http://schemas.openxmlformats.org/officeDocument/2006/relationships/image" Target="media/image91.png"/><Relationship Id="rId200" Type="http://schemas.openxmlformats.org/officeDocument/2006/relationships/image" Target="media/image93.png"/><Relationship Id="rId16" Type="http://schemas.microsoft.com/office/2016/09/relationships/commentsIds" Target="commentsIds.xml"/><Relationship Id="rId221" Type="http://schemas.openxmlformats.org/officeDocument/2006/relationships/hyperlink" Target="https://www.independent.co.uk/news/long_reads/fergus-anckorn-prisoner-of-war-magician-japan-conjuror-river-kwai-magic-tricks-escape-torture-a8298186.html" TargetMode="External"/><Relationship Id="rId37" Type="http://schemas.openxmlformats.org/officeDocument/2006/relationships/customXml" Target="ink/ink12.xml"/><Relationship Id="rId58" Type="http://schemas.openxmlformats.org/officeDocument/2006/relationships/image" Target="media/image22.png"/><Relationship Id="rId79" Type="http://schemas.openxmlformats.org/officeDocument/2006/relationships/customXml" Target="ink/ink33.xml"/><Relationship Id="rId102" Type="http://schemas.openxmlformats.org/officeDocument/2006/relationships/image" Target="media/image44.png"/><Relationship Id="rId123" Type="http://schemas.openxmlformats.org/officeDocument/2006/relationships/customXml" Target="ink/ink55.xml"/><Relationship Id="rId144" Type="http://schemas.openxmlformats.org/officeDocument/2006/relationships/image" Target="media/image65.png"/><Relationship Id="rId90" Type="http://schemas.openxmlformats.org/officeDocument/2006/relationships/image" Target="media/image38.png"/><Relationship Id="rId165" Type="http://schemas.openxmlformats.org/officeDocument/2006/relationships/customXml" Target="ink/ink76.xml"/><Relationship Id="rId186" Type="http://schemas.openxmlformats.org/officeDocument/2006/relationships/image" Target="media/image86.png"/><Relationship Id="rId211" Type="http://schemas.openxmlformats.org/officeDocument/2006/relationships/customXml" Target="ink/ink99.xml"/><Relationship Id="rId232" Type="http://schemas.openxmlformats.org/officeDocument/2006/relationships/header" Target="header3.xml"/><Relationship Id="rId27" Type="http://schemas.openxmlformats.org/officeDocument/2006/relationships/customXml" Target="ink/ink9.xml"/><Relationship Id="rId48" Type="http://schemas.openxmlformats.org/officeDocument/2006/relationships/image" Target="media/image17.png"/><Relationship Id="rId69" Type="http://schemas.openxmlformats.org/officeDocument/2006/relationships/customXml" Target="ink/ink28.xml"/><Relationship Id="rId113" Type="http://schemas.openxmlformats.org/officeDocument/2006/relationships/customXml" Target="ink/ink50.xml"/><Relationship Id="rId134" Type="http://schemas.openxmlformats.org/officeDocument/2006/relationships/image" Target="media/image60.png"/><Relationship Id="rId80" Type="http://schemas.openxmlformats.org/officeDocument/2006/relationships/image" Target="media/image33.png"/><Relationship Id="rId155" Type="http://schemas.openxmlformats.org/officeDocument/2006/relationships/customXml" Target="ink/ink71.xml"/><Relationship Id="rId176" Type="http://schemas.openxmlformats.org/officeDocument/2006/relationships/image" Target="media/image81.png"/><Relationship Id="rId197" Type="http://schemas.openxmlformats.org/officeDocument/2006/relationships/customXml" Target="ink/ink92.xml"/><Relationship Id="rId201" Type="http://schemas.openxmlformats.org/officeDocument/2006/relationships/customXml" Target="ink/ink94.xml"/><Relationship Id="rId222" Type="http://schemas.openxmlformats.org/officeDocument/2006/relationships/hyperlink" Target="https://www.washingtonpost.com/wp-srv/style/longterm/books/chap1/clashofcivilizations.htm" TargetMode="External"/><Relationship Id="rId17" Type="http://schemas.openxmlformats.org/officeDocument/2006/relationships/customXml" Target="ink/ink4.xml"/><Relationship Id="rId38" Type="http://schemas.openxmlformats.org/officeDocument/2006/relationships/image" Target="media/image12.png"/><Relationship Id="rId59" Type="http://schemas.openxmlformats.org/officeDocument/2006/relationships/customXml" Target="ink/ink23.xml"/><Relationship Id="rId103" Type="http://schemas.openxmlformats.org/officeDocument/2006/relationships/customXml" Target="ink/ink45.xml"/><Relationship Id="rId124" Type="http://schemas.openxmlformats.org/officeDocument/2006/relationships/image" Target="media/image55.png"/><Relationship Id="rId70" Type="http://schemas.openxmlformats.org/officeDocument/2006/relationships/image" Target="media/image28.png"/><Relationship Id="rId91" Type="http://schemas.openxmlformats.org/officeDocument/2006/relationships/customXml" Target="ink/ink39.xml"/><Relationship Id="rId145" Type="http://schemas.openxmlformats.org/officeDocument/2006/relationships/customXml" Target="ink/ink66.xml"/><Relationship Id="rId166" Type="http://schemas.openxmlformats.org/officeDocument/2006/relationships/image" Target="media/image76.png"/><Relationship Id="rId187" Type="http://schemas.openxmlformats.org/officeDocument/2006/relationships/customXml" Target="ink/ink87.xml"/><Relationship Id="rId1" Type="http://schemas.openxmlformats.org/officeDocument/2006/relationships/customXml" Target="../customXml/item1.xml"/><Relationship Id="rId212" Type="http://schemas.openxmlformats.org/officeDocument/2006/relationships/image" Target="media/image99.png"/><Relationship Id="rId233" Type="http://schemas.openxmlformats.org/officeDocument/2006/relationships/fontTable" Target="fontTable.xml"/><Relationship Id="rId28" Type="http://schemas.openxmlformats.org/officeDocument/2006/relationships/image" Target="media/image9.png"/><Relationship Id="rId49" Type="http://schemas.openxmlformats.org/officeDocument/2006/relationships/customXml" Target="ink/ink18.xml"/><Relationship Id="rId114" Type="http://schemas.openxmlformats.org/officeDocument/2006/relationships/image" Target="media/image50.png"/><Relationship Id="rId60" Type="http://schemas.openxmlformats.org/officeDocument/2006/relationships/image" Target="media/image23.png"/><Relationship Id="rId81" Type="http://schemas.openxmlformats.org/officeDocument/2006/relationships/customXml" Target="ink/ink34.xml"/><Relationship Id="rId135" Type="http://schemas.openxmlformats.org/officeDocument/2006/relationships/customXml" Target="ink/ink61.xml"/><Relationship Id="rId156" Type="http://schemas.openxmlformats.org/officeDocument/2006/relationships/image" Target="media/image71.png"/><Relationship Id="rId177" Type="http://schemas.openxmlformats.org/officeDocument/2006/relationships/customXml" Target="ink/ink82.xml"/><Relationship Id="rId198" Type="http://schemas.openxmlformats.org/officeDocument/2006/relationships/image" Target="media/image92.png"/><Relationship Id="rId202" Type="http://schemas.openxmlformats.org/officeDocument/2006/relationships/image" Target="media/image94.png"/><Relationship Id="rId223" Type="http://schemas.openxmlformats.org/officeDocument/2006/relationships/hyperlink" Target="https://www.foreignaffairs.com/articles/united-states/1993-06-01/clash-civilizations" TargetMode="External"/><Relationship Id="rId18" Type="http://schemas.openxmlformats.org/officeDocument/2006/relationships/image" Target="media/image4.png"/><Relationship Id="rId39" Type="http://schemas.openxmlformats.org/officeDocument/2006/relationships/customXml" Target="ink/ink13.xml"/><Relationship Id="rId50" Type="http://schemas.openxmlformats.org/officeDocument/2006/relationships/image" Target="media/image18.png"/><Relationship Id="rId104" Type="http://schemas.openxmlformats.org/officeDocument/2006/relationships/image" Target="media/image45.png"/><Relationship Id="rId125" Type="http://schemas.openxmlformats.org/officeDocument/2006/relationships/customXml" Target="ink/ink56.xml"/><Relationship Id="rId146" Type="http://schemas.openxmlformats.org/officeDocument/2006/relationships/image" Target="media/image66.png"/><Relationship Id="rId167" Type="http://schemas.openxmlformats.org/officeDocument/2006/relationships/customXml" Target="ink/ink77.xml"/><Relationship Id="rId188" Type="http://schemas.openxmlformats.org/officeDocument/2006/relationships/image" Target="media/image87.png"/><Relationship Id="rId71" Type="http://schemas.openxmlformats.org/officeDocument/2006/relationships/customXml" Target="ink/ink29.xml"/><Relationship Id="rId92" Type="http://schemas.openxmlformats.org/officeDocument/2006/relationships/image" Target="media/image39.png"/><Relationship Id="rId213" Type="http://schemas.openxmlformats.org/officeDocument/2006/relationships/customXml" Target="ink/ink100.xml"/><Relationship Id="rId234" Type="http://schemas.microsoft.com/office/2011/relationships/people" Target="people.xml"/><Relationship Id="rId2" Type="http://schemas.openxmlformats.org/officeDocument/2006/relationships/numbering" Target="numbering.xml"/><Relationship Id="rId29" Type="http://schemas.openxmlformats.org/officeDocument/2006/relationships/customXml" Target="ink/ink10.xml"/><Relationship Id="rId40" Type="http://schemas.openxmlformats.org/officeDocument/2006/relationships/image" Target="media/image13.png"/><Relationship Id="rId115" Type="http://schemas.openxmlformats.org/officeDocument/2006/relationships/customXml" Target="ink/ink51.xml"/><Relationship Id="rId136" Type="http://schemas.openxmlformats.org/officeDocument/2006/relationships/image" Target="media/image61.png"/><Relationship Id="rId157" Type="http://schemas.openxmlformats.org/officeDocument/2006/relationships/customXml" Target="ink/ink72.xml"/><Relationship Id="rId178" Type="http://schemas.openxmlformats.org/officeDocument/2006/relationships/image" Target="media/image82.png"/><Relationship Id="rId61" Type="http://schemas.openxmlformats.org/officeDocument/2006/relationships/customXml" Target="ink/ink24.xml"/><Relationship Id="rId82" Type="http://schemas.openxmlformats.org/officeDocument/2006/relationships/image" Target="media/image34.png"/><Relationship Id="rId199" Type="http://schemas.openxmlformats.org/officeDocument/2006/relationships/customXml" Target="ink/ink93.xml"/><Relationship Id="rId203" Type="http://schemas.openxmlformats.org/officeDocument/2006/relationships/customXml" Target="ink/ink95.xml"/><Relationship Id="rId19" Type="http://schemas.openxmlformats.org/officeDocument/2006/relationships/customXml" Target="ink/ink5.xml"/><Relationship Id="rId224" Type="http://schemas.openxmlformats.org/officeDocument/2006/relationships/hyperlink" Target="https://www.jw.org/en/jehovahs-witnesses/faq/why-dont-you-go-to-war/" TargetMode="External"/><Relationship Id="rId30" Type="http://schemas.openxmlformats.org/officeDocument/2006/relationships/image" Target="media/image10.png"/><Relationship Id="rId105" Type="http://schemas.openxmlformats.org/officeDocument/2006/relationships/customXml" Target="ink/ink46.xml"/><Relationship Id="rId126" Type="http://schemas.openxmlformats.org/officeDocument/2006/relationships/image" Target="media/image56.png"/><Relationship Id="rId147" Type="http://schemas.openxmlformats.org/officeDocument/2006/relationships/customXml" Target="ink/ink67.xml"/><Relationship Id="rId168" Type="http://schemas.openxmlformats.org/officeDocument/2006/relationships/image" Target="media/image77.png"/><Relationship Id="rId51" Type="http://schemas.openxmlformats.org/officeDocument/2006/relationships/customXml" Target="ink/ink19.xml"/><Relationship Id="rId72" Type="http://schemas.openxmlformats.org/officeDocument/2006/relationships/image" Target="media/image29.png"/><Relationship Id="rId93" Type="http://schemas.openxmlformats.org/officeDocument/2006/relationships/customXml" Target="ink/ink40.xml"/><Relationship Id="rId189" Type="http://schemas.openxmlformats.org/officeDocument/2006/relationships/customXml" Target="ink/ink88.xml"/><Relationship Id="rId3" Type="http://schemas.openxmlformats.org/officeDocument/2006/relationships/styles" Target="styles.xml"/><Relationship Id="rId214" Type="http://schemas.openxmlformats.org/officeDocument/2006/relationships/image" Target="media/image100.png"/><Relationship Id="rId235" Type="http://schemas.openxmlformats.org/officeDocument/2006/relationships/theme" Target="theme/theme1.xml"/><Relationship Id="rId116" Type="http://schemas.openxmlformats.org/officeDocument/2006/relationships/image" Target="media/image51.png"/><Relationship Id="rId137" Type="http://schemas.openxmlformats.org/officeDocument/2006/relationships/customXml" Target="ink/ink62.xml"/><Relationship Id="rId158" Type="http://schemas.openxmlformats.org/officeDocument/2006/relationships/image" Target="media/image72.png"/></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watch?v=f3stVBTnDNU" TargetMode="External"/><Relationship Id="rId2" Type="http://schemas.openxmlformats.org/officeDocument/2006/relationships/hyperlink" Target="http://kapelanstvo.com/chap/371" TargetMode="External"/><Relationship Id="rId1" Type="http://schemas.openxmlformats.org/officeDocument/2006/relationships/hyperlink" Target="https://www.military.com/daily-news/2019/01/30/active-duty-military-suicides-near-record-highs-2018.html" TargetMode="External"/><Relationship Id="rId4" Type="http://schemas.openxmlformats.org/officeDocument/2006/relationships/hyperlink" Target="http://www.courant.com/opinion/hc-op-rieger-death-penalty-1023-20111023-story.html"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7T10:19:08.104"/>
    </inkml:context>
    <inkml:brush xml:id="br0">
      <inkml:brushProperty name="width" value="0.29915" units="cm"/>
      <inkml:brushProperty name="height" value="0.59829" units="cm"/>
      <inkml:brushProperty name="color" value="#FFFC00"/>
      <inkml:brushProperty name="tip" value="rectangle"/>
      <inkml:brushProperty name="rasterOp" value="maskPen"/>
    </inkml:brush>
  </inkml:definitions>
  <inkml:trace contextRef="#ctx0" brushRef="#br0">1 517,'9'-43,"0"5,8 16,-2-2,11 1,-7 1,8 4,-8 4,7 1,-3 4,4 4,1 1,3-1,5 4,5-7,13 3,5-12,10-6,-1-13,4-2,-12-2,3 8,-13 1,-4 11,-6 3,-12 12,-2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20:54.971"/>
    </inkml:context>
    <inkml:brush xml:id="br0">
      <inkml:brushProperty name="width" value="0.08547" units="cm"/>
      <inkml:brushProperty name="height" value="0.08547" units="cm"/>
      <inkml:brushProperty name="color" value="#E71224"/>
    </inkml:brush>
  </inkml:definitions>
  <inkml:trace contextRef="#ctx0" brushRef="#br0">3569 617 8296,'-4'-8'-35,"-2"2"483,2 2-229,-4 4-109,3 0 0,-4 2 16,0 4 0,0 0-304,0 6 0,-1 3-48,-2 3 0,1 1 182,-5 6 0,2 0-129,-1 5 0,-2-1 88,2 4 0,-1-3-176,1 0 0,-2-1 45,1 1 1,3-4 160,1 1 0,2-6 9,1 0 1,3-5 10,0-1 0,4-4 111,-1 2 0,2-6-126,1-1 0,1-4 130,2 1 1,2-2-90,4-1 0,0 0 135,0 0 0,3 0-97,0 0 0,4-4-5,-4-2 1,3 2-9,-3 1 1,3-1 1,-3 1 1,3-5 49,-3 2 0,1-2-43,0-1 0,-3 0-5,2 0 1,-1-4 5,1-2 1,-2 1-92,2-1 0,-2-4 59,-1-6 1,-1 2-6,-2-1 1,2 0 73,-2-3 0,-1 0-1,2 3 1,-2 2 37,1 4 1,2 3-84,-2 0 1,-1 7 248,1-2-214,-4 7 1,3-1-78,-2 4 0,-2 4 78,2 3 1,-2 4-6,-1 1 1,0 7-52,0-1 1,0 4-22,0 2 0,0 1-74,0 5 1,0-2 110,0-1 1,0-3-89,0 1 0,0-4 75,0 3 0,1-5-64,2-1 0,-1-2 76,4-7 1,0 2-4,3-8 1,0 0 34,0-3 1,3-4 15,0-3 1,5-5-50,-2-3 1,2-6 1,1-3 0,1-2-106,2-1 1,-2-2 109,3-1 1,-3-1-236,-1-2 0,0-2 64,0 5 0,-1-3-84,-2 3 0,2-1 115,-5 4 0,0-3 18,-3 0 0,0 0 143,0 6 0,-1 2-88,-2 4 0,2 1 292,-2 2 0,-1 5-85,1 3 0,-3 5 4,3-1 0,-3 2 32,3 1 1,1 1-41,2 2 0,-3 1-52,0 3 1,0 1-22,3-2 1,0-1-126,0 1 0,-3 0 79,0 3 1,0 0-214,3 0 0,-3 0 118,0 0 1,-1 0-87,1 0 0,2 0 59,-2 0 0,1-3 36,0 1 0,1-1 17,-2 3 0,-1-3 15,1 0 0,0-3 43,3 3 1,-3-3-57,0 3 0,-1-3 68,1 3 1,1-3-44,-4 3 0,3-3 50,-3 3 0,0 0-23,-3 3 1,0 3 1,0 0 0,0 5 0,0-2 1,0 5 7,0 1 0,-3 1-50,0-1 0,-3-2 33,3 3 1,-3-3-29,3-1 1,-1-3 21,1 0 0,2-3-19,-2 3 1,2-4 3,1 2 3,0-3 1,1-2 2,2-2 1,-1 1 2,4-4-19,-4 0 1,6-3 16,-2 0 1,-1-3 2,1 0 0,-1-4-6,1 1 1,2 1 29,-2-1 1,3 0 2,0-3 0,0-4 5,0 1 1,1-1-31,2 1 0,-1 1 2,4-4 1,-4 3-3,1-3 0,-2 0 10,-1-4 0,1 1-30,-1 0 1,-1-3 23,-2 0 0,2-4-23,-2 0 0,-2 3 31,-1 1 0,-1-1 2,1 1 0,-2 0 57,2 2 0,-2 1 10,-1 0 1,0 3 2,0 0 1,0 3-18,0-3 281,0 4-258,0-2-45,0 3 1,0 4-26,0 0-122,4 4 1,1-2 68,4 4 1,-3 0-166,0 0 1,0 0 29,3 0 1,0 4 75,0 2 0,-3-1 27,1 1 0,-2-3-101,1 4 187,2-1 0,-4 3-17,2 0 1,-1-3 11,-2 0 0,-1 0 7,4 3 0,-3-1 15,3-2 1,-3 2 7,3-2 0,-3 2-45,3 1 0,-4 0 3,1 0 0,1 1-4,-1-1 1,3 0-1,-3 0 0,0 0-39,-3 0 1,0 0-8,0 0 0,0 4-11,0 2 0,0-1-9,0 1 1,-1 1 11,-2 2 1,1 4 19,-4 2 1,1-1 10,-1 1 0,-2-2 1,2 2 0,2-4 6,1 1 0,-1-2 41,1-1 0,0-3 6,3-3 0,0-2-4,0-1 0,4-4-28,2-2 0,-1-2 8,1-1 1,0-1-6,3-2 1,0-5-7,0-4 1,3-4 5,0 0 0,4-4-13,-4-1 1,4 0-5,-1 3 1,-1-3-2,1-1 0,-3 1 12,3 3 0,-1 0-2,2 0 1,0 0 4,-4 0 0,1-1-5,-1 1 0,-2 0-1,2 0 0,-2 3 44,-1 0 0,-1 1 99,-2-1 0,3-3-80,-3 3 0,1 2 7,-1 1 1,1-1 23,-4 1 1,3-3-46,-3 3 1,0-1 84,-3 0 0,1 3-72,2-2 0,-2 2 80,2 1 82,-2 0 6,-1 4-195,0 1 0,-3 5-94,0 2 1,-3 2-1,3 4 1,-4 1 103,1 2 0,-1 2-191,1 5 0,-2-1 93,1 0 0,0 0-61,1 0 1,-1 1 83,4 2 0,-3 0-9,3 3 1,0-3-9,3 3 0,0-4 6,0 1 1,0-2 8,0-4 0,1 1 4,2-4 0,2 1 5,4-1 1,-1-2-7,-2 2 1,6-5-2,-3-1 1,2-4 34,-2 1 0,1-1 8,2-2 1,-1 0-4,4 0 1,0-6 8,3-3 0,1-1-1,-1-5 0,1 3-21,2-3 1,-1-1-81,4-5 0,-2 1 80,2-5 0,-1 4-3,1-3 0,-1 0-44,-2-3 0,-1-1-11,1 1 1,-3 0 48,-3 0 1,1 4-2,-4 1 0,-1 4 40,-5 3 178,2 2 27,-7 8 0,-1 5-64,-6 6 0,-2 9 18,-1 3 0,-3 4-60,0 3 0,-3-1 150,3 6 1,-1-1-92,1 2 1,5-5-203,-2 4 1,2-7 34,-3 4 1,5-4-192,2 1 1,-1-6-126,1 3 1,0-7 108,3 4 1,4-7 75,2-2 1,2 0 38,2-6 0,-1 0-7,0-3 0,3 0 64,0 0 0,1-4 37,-1-3 1,1-2 19,2-3 0,-1 1 14,-2-4 0,0 3 61,3-3 0,-3 3-101,3-3 1,-4 3 66,1-4 1,-1 4-61,1-3 0,-2 1 101,2-1 0,-5-1-81,0 4 0,-4-3 1,3 3 0,-4-4 59,1 4 1,-2-1 10,-1 1 0,-4 2-15,-2-2 1,-7 3-33,-2 3 1,-2-2-141,-1 2 1,-1-1 56,-2 1 0,1-1-15,-5 4 0,1-3 15,-3 3 0,3-4-20,0 4 1,0-4-44,0 1 0,2 2 59,4 1 0,3-1 120,0 1 1,7 1-114,-1 5 1,6 3 56,0 6 0,3 4-53,3 5 0,2 1-1,4 2 1,4-2-24,2-4 1,2 1-121,1-1 0,0-4 26,0-2 1,1-2 79,-1-1 0,0 0-140,0 0 0,-4-4 59,-2-2 0,1-2 176,-1-1 0,1 0-61,-4 0 0,0 0 124,0 0 1,0-4-100,0-2 1,1-1 148,2 1 0,-1-5-111,4 2 0,3-6-23,4 0 0,-1-2-44,-3-2 0,3-3 50,0-2 0,3 1-152,-2-1 0,2-1 10,-3-2 0,0 0 23,-3 0 0,3-3 25,1-1 1,-1 0-10,-3 1 0,1 3 115,2-1 0,-5 5-87,2 5 0,-2 4 143,-1 2 0,-2 3-74,-4 3 1,0 2 389,0 4-113,0 0-191,0 0 1,-1 4-44,-2 2 1,-2 2 5,-4 1 0,1 0-117,2 0 1,-2 1 103,2 2 0,-3-2-116,-3 2 0,1-1 88,-4-2 0,3 0-35,-3 0 0,3 1-3,-3 2 0,1-2-6,-1 2 0,-2-1-50,2 1 1,-1-2-9,1 2 1,-2 2 64,2-2 0,-1 1-8,1-1 0,-2-2-181,1 2 0,-1-2 93,-1-1 1,3 3 123,0 0 1,0 0-45,-3-2 1,1 2 4,2 0 1,-1 3 33,4-3 0,-3 3 14,3-3 1,-3 4 63,3-1 0,0-1-88,3 2 0,0-1 81,0 3 0,1-3-69,2 0 1,-1-4-22,4 1 1,0 1 22,3-1-9,0 1 0,3-5-11,0-2 1,0-2-10,-3-4 0,1-1 3,-1-2 1,3-2-6,0-4 0,4-6 35,-1-3 1,2-1-23,1-5 0,1 1-6,3-1 0,-3-3 32,2 3 0,-2-2 3,-1-1 0,0 0-23,1-1 0,2 4 1,0 0 1,0 4 7,-3-1 0,0 6-3,0 2 1,-3 3 63,-3 1 1,-2 4-56,-1 2 0,-3-1-7,0 1 1,-4 1 15,1 5 0,1 3 1,-1 6 0,-1 0-35,-5 7 0,1-3-1,-4 5 0,0 2-23,-3 1 0,0-1-14,0 2 0,1-5-141,2 1 1,-3 1 88,3-1 1,1-3-77,-1-2 0,3-4 138,-3 3 0,1-4-26,-1 1 1,-1-2 25,4-1 1,-3-3 10,3 0 0,-3-3-24,3 3 0,-4-4 19,1 1 1,1-2-18,-1-1 0,3 0 7,-3 0 0,1-4 73,-1-2 1,-2 1-13,1-1-14,3 0 1,-3-3 25,4 0 1,0 3 308,3 0-207,0 4 1,0-3-97,0 2 0,4 2 50,2-2 0,0 2-26,4 1 0,1 0 141,7 0 0,3 0-145,0 0 0,5-4 13,2-2 0,-1 0-94,3-3 1,1 1-164,-1-4 1,1 1 32,-4-1 0,-1 2-177,-2-2 0,-1 2-248,-5 1 1,-1 1 571,-2 2 0,2-6 0,-3 2 0</inkml:trace>
  <inkml:trace contextRef="#ctx0" brushRef="#br0" timeOffset="1383">6907 516 8012,'5'-13'0,"-1"2"-96,-4-4 65,0 8 1,0-5 85,0 6-43,4 2 1,1 0 172,4 4-100,-4 0 21,3 0 1,-4 2 84,2 4 1,-2 1-65,-4 8 1,0 1 20,0 5 1,-4-1-181,-2 4 1,-2 1 128,-1 2 0,-3 0-331,0 0 1,-4 0-8,0 1 0,2-1-1,-1 0 0,0-3 242,-3 0 0,-4 1 0,-1 2 0</inkml:trace>
  <inkml:trace contextRef="#ctx0" brushRef="#br0" timeOffset="2275">7224 199 8214,'0'-9'10,"0"-1"1,-1 2 194,-2 2 0,1 2 320,-4 4-442,0 0 0,-3 1 125,0 2 0,0 2 55,0 4 0,0 2-188,0 1 1,0-1-234,-1 4 0,2 1 131,2 5 0,-2 1-62,2 2 1,1 3-48,-1-3 0,4 1 83,-1-1 0,3-3-20,3-5 1,2 0 81,4-4 0,0-4-26,0-5 1,4-2-118,3-1 1,1-1-198,1-2 0,-3-6 234,0-6 1,0-2 54,3-2 0,1-2 12,-1 0 1,0-3-31,0 3 0,-1-5 20,-2 2 1,-3 2-6,-6 1 1,-2 0 53,-4 3 1,0-6-113,0 6 0,-1 1-7,-2 2 1,-2 0-3,-4-3 0,-3 0-8,0 0 1,-4 0 150,1 3 0,1 2-104,-1 4 0,0 4 223,0 2 0,-2 3-73,2 3 0,-1 5 34,1 4 0,-2 5-41,2 1 1,1 2 120,2 4 0,3-1-128,3 1 1,-1 2-19,4-1 0,0-3-145,3-1 0,4 0 92,2-3 0,3-2-203,3-7 0,1-4 2,3-2 0,1-1 121,-2-2 0,2-8 45,1-1 0,0-5-10,0 2 1,2-4 38,1 1 0,-2 1 33,2-1 1,-3 1 61,-3-2 1,2 0-101,-1 4 1,0 0 84,-1 3 0,1 1-60,-4 2 1,1 1 108,-1 2 0,-2 2-110,2-2 0,-1 3 1,-2 3 0,0 3 3,0 6 0,-1 1 0,-2 2 0,1 2-39,-4-1 0,3 2 41,-3 3 1,0-6-133,-3 0 117,0 0 0,3-5 61,0 2 109,0-6 76,-3-2 0,0-3-128,0 2 1,1-2 50,2 2 1,2-3 105,4-3 0,4-3-84,2-6 0,4-2-144,2-4 1,5-4 107,4-2 1,2 1-304,2-2 1,-4 1-223,6-3 1,-5 3 373,3 0 0,-5-1 0,2-2 0</inkml:trace>
  <inkml:trace contextRef="#ctx0" brushRef="#br0" timeOffset="5076">42 3666 8376,'-14'13'196,"4"-3"1,0 2-736,4-6-126,4 2 0,2-7 699,6 2 6,2-6 1,2-6-104,3-6 0,2-8-16,6-7 0,-2-4 12,2-8 1,1 0 109,-1-4 0,4-2 22,-4 0 0,2-1-111,-5 4 1,2 4 106,-5 1 1,-1 3-20,-2 1 1,-2 3 153,-1 3 0,-3 3-102,0 3 1,-4 2 463,1 3-254,-2 5 166,-1 1-193,-4 4 1,-1 6-115,-4 6 1,0 2-222,0 7 1,3 2 26,0 2 1,1 1-82,-2 1 1,0 0 73,4 0 0,-3 2-144,3-2 1,0-1 119,3-8 0,-3 0-109,0 0 53,0-4 46,3-1-86,0-4 119,4 0 29,-3 0 0,7 0 0,-2 0 1,2 5-3,2 4 1,-1 5 12,0 7 1,1 3-2,2 7 0,1 5 5,2 6 0,2 7 4,-2 2 1,-1 5-7,2 2 0,-5-1-5,1-2 1,-2 2-152,-1 1 0,-4-2 140,-2-4 1,-2-1-76,-1-6 1,-1 5 35,-2-8 0,1 2-14,-4-7 1,0 1 45,-3-5 0,-3-1 0,0 2 1,-1-6 69,4-1 1,-1-4-85,-2-4 0,2-2 137,-2-2 0,2-2-62,1-4 0,0-3 98,0 0 0,0-4-115,0 1 1,0-2-2,-1-1 1,4-1-14,0-2 0,1-2-9,-1-4 0,1-1-2,2-2 1,2 1-17,-2-4 1,2-1-25,1-2 1,3-3 43,0 0 1,4-1-23,-1 1 1,2-3 32,1-3 0,4 3 3,-1 0 0,3 3 18,-3-4 1,4 2 5,-1-1 1,-1-1-3,1 4 1,0-4-22,4 0 0,-1 2 8,0-1 1,0-1-2,0-5 0,0 1 39,0-1 1,0-1 4,-3 1 0,2-4 7,-2 4 1,-1-3-19,1 3 1,-3-5 5,3 2 1,-4 1-16,2-1 1,-3 0-6,-1 0 0,0-1-96,0 4 1,0-1 98,0 4 1,-3 4-114,0 2 1,-3 6 43,3 3-21,-4 1 63,2 6-8,-4 1-5,0 12 0,0-2 3,0 7 1,0 1-14,0 1 0,0 3 12,0 3 1,0-2-22,0 2 1,1 2-4,2-2 0,-1 3-4,4-3 0,-3 1 3,3-1 1,-4-1-6,1 1 1,1-2 4,-1-1 1,4-3-2,-4 0 0,3-4-64,-3 1 64,4-1 1,-2-3-36,4-2 1,-3-3 51,0-6 0,0-3-1,3-6 0,0-1-15,0-5 1,3 1 0,0-7 1,1 0 20,0-3 0,-3-1-18,2 1 1,-2 0 14,-1 0 1,0 0-15,0-1 1,-1 2 85,-2 2 1,1-1-10,-4 4 1,0-1 11,-3 4 0,0 4 84,0 2 37,0 2-171,0 5 1,-1 3-16,-2 8 1,1 4-78,-4 8 0,1 4 102,-1 3 0,-2 5-118,2 3 1,1-1 42,-1 2 0,4-5-22,-1 1 1,2-3 6,1-3 1,0-2-10,0-7 0,0-2 13,0-4 1,1-1 16,2-2 0,2-2-91,4-4 1,0 0 82,0 0 0,1-4-22,2-2 1,-1-7 9,4-5 1,-2 0-4,2-4 1,0-1 53,3-1 1,0-2 7,0-1 1,0 3 74,1 3 0,-1-1-61,0 1 1,0 1 170,0 5 1,-3 2-105,0 3 1,-1 5 41,2 2 1,0 3-49,-4 3 1,3 3 8,-3 7 0,0 4-8,-3 4 1,-3 7 0,0-1 0,-4 3-219,1-3 1,-2 0 112,-1 0 1,0-3-176,0 1 0,-4-6 53,-2-1 1,-5 0 96,-1-3 0,0-2 11,3-1 1,-1-3 1,-2-3 1,2-2-3,-2-4 1,1 0 10,2 0 0,0-4 28,0-2 1,4-3 21,2-3 1,-1 1 10,1-4 1,0 1-17,3-1 1,0-2-3,0 1 1,4 2-19,2-1 1,0 1 4,3-1 0,-2-1-2,5 4 0,2 0 2,-2 3 0,4 1-133,-1 2 1,2 2 121,1 4 1,0 1-42,0 2 1,1 2 20,-1 4 1,0 0 11,0 0 0,3-1-20,0-2 0,4 2 14,-4-2 0,1-2-33,-1-1 0,-2-2 28,2-1 1,0-5 27,0-4 1,-2-5-26,2-7 1,1-7 156,-1-5 1,1-3-91,-4-3 0,3-4 71,0-5 1,0-2-97,-3-5 1,0 3 6,1-3 1,-5 3-25,-2-6 0,-3 3 0,-3 1 1,1 2-44,-4 1 1,0 3 49,-3 0 1,0 11 18,0 6 1,0 8-32,0 8 374,0 6-241,0 29 1,-3 3-43,0 23 1,-1 2-104,1 7 0,-1-1 5,-2 3 1,-1 0-189,4 0 0,-4-5 72,1-1 1,1-5-3,-1-3 1,1-6 73,-2-4 1,-1-4-30,2-2 0,1-5 81,-1-7 1,3-2 12,-3-4 1,3 0-35,-3 0 0,3-4 15,-3-2 1,0-1-43,-3-2 1,0-2 33,0-1 1,0-3 90,0-6 1,0 1-96,0-4 1,-1 0 30,1-3 0,1-3-11,2 0 0,-1-4 16,4 4 0,0-3 5,3 3 1,3-3 3,0 2 1,4 2 0,-1 5 0,2-1-11,1 4 0,4 0-2,-1 3 1,4 3-7,-1 0 1,2 4-96,1-1 0,1 1 16,2-1 0,-1-1-13,1-2 1,-5-3-32,-1 3 1,-1-3-159,1-3 0,-1 1 71,-2-4 1,-4 0-80,1-3 0,-3 1 280,0 2 0,-2-7 0,-4 3 0</inkml:trace>
  <inkml:trace contextRef="#ctx0" brushRef="#br0" timeOffset="5351">359 2531 8340,'-23'0'-207,"2"0"108,2 0 0,7 1 248,3 2 1,5 1 701,-2 2-818,4 2 0,2-4-337,6 2 1,3 1-480,4-4 512,5 0 0,2-6-21,4 0 0,0-7 292,3 1 0,1-6 0,-1 1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09:57.077"/>
    </inkml:context>
    <inkml:brush xml:id="br0">
      <inkml:brushProperty name="width" value="0.11396" units="cm"/>
      <inkml:brushProperty name="height" value="0.11396" units="cm"/>
      <inkml:brushProperty name="color" value="#E71224"/>
    </inkml:brush>
    <inkml:brush xml:id="br1">
      <inkml:brushProperty name="width" value="0.08547" units="cm"/>
      <inkml:brushProperty name="height" value="0.08547" units="cm"/>
      <inkml:brushProperty name="color" value="#E71224"/>
    </inkml:brush>
  </inkml:definitions>
  <inkml:trace contextRef="#ctx0" brushRef="#br0">218 1224 17623,'5'-4'303,"-1"3"1,-4-4-1604,0 2 879,0 2 267,0-3 55,0 0 384,0 3-265,0-3 206,0 4-893,-4 0 650,3 0 1,-4 3 454,2 0 0,2 4-179,-2-1 0,2 2-231,1 1 0,0 4 13,0 2 0,0-1-49,0 1 0,1 1-98,2 2 0,2 0-123,4 0 0,3-3-201,0 0 0,3-3-507,-3 3 0,4-4 211,-1 2 0,3-3 214,0-1 1,-3-3-75,0 0 0,0-3 167,3 3 0,-3-1-107,0 1 0,-3 2 142,0-2 1,1 2 351,-1 1 0,-1-3 26,-5 0 1,2 0 0,-3 3 0</inkml:trace>
  <inkml:trace contextRef="#ctx0" brushRef="#br0" timeOffset="934">18 1188 15716,'-4'5'2919,"2"-1"-3991,-4-4 195,4 0 0,-2-1-535,4-2 1238,0 2 55,0-7-25,0 3 156,0-1 1,1-2-212,2 2 1,-1 1 320,4-1 1,-1 3 284,1-3 0,2 0 237,-2-3 0,-1 3-219,1 0 0,0 1-20,4-1 0,-1-2-19,0 2 0,3-3 33,0-3 0,1 1-134,-1-5 1,2 1-192,4-3 0,0 0-34,1 0 1,-1-3-87,0 0 1,3-4 124,0 4 0,0 1-23,-2 5 0,-2 2 24,-2 4 0,1 1-203,-4 2 1,0 2-171,-3 4 1,2 1-244,-2 2 0,2 5-287,-5 4 1,-1 3 233,2-3 1,-5 4 65,1-1 0,-2 2-53,-1 2 1,0-1 163,0 0 0,-1 0-90,-2 0 1,-2 0 343,-5 0 0,0 1 262,-2-1 1,2-3 344,-2 0 0,2-4-149,1 1 1,-3-2-104,0-1 0,0 0-20,3 0 1,0-4-19,-1-2 0,4-2-249,0-1 81,4 0-114,-2 0 0,4-4-242,0-2 103,0-2 1,4-1 215,2 0 0,1 0 6,-1 0 1,3 0 126,-3 0 0,2 0 121,1 0 0,0 3 26,0 0 1,3 3-161,0-3 0,0 4-12,-3-1 0,1 0-5,2 0 1,-2 2-213,3-2 0,0 2-105,-1 1 1,3 0-32,-3 0 1,3 0-40,-3 0 0,1 0 69,-1 0 1,-2 1 21,3 2 0,0-2 56,-1 2 0,0 2-58,-3-2 1,-1 4-150,-2-1 1,2 2 127,-2 1 0,-1 0 78,1 0 1,-4 3 127,1 0 0,-2 4 74,-1-1 0,0 4 58,0 2 1,-4 2 72,-2 4 1,-3 4 23,-3 3 1,-2 1 218,-4 1 1,0-4 7,0-1 0,-1-4-21,1-3 1,-1-3-244,-2-6 0,5-2-22,-2-3 1,2-2-78,-3-2 1,1 1-135,0-4 0,1 0-109,2-3 0,-1 0 11,4 0 0,3-4-301,2-2 0,5-2 83,-1-1 1,3-2 113,3-1 1,3 1 204,3-4 0,3 3 123,0-3 0,4 3 40,-1-3 0,2 3 11,1-4 1,4 1-1,2-3 1</inkml:trace>
  <inkml:trace contextRef="#ctx0" brushRef="#br0" timeOffset="1551">907 1014 12649,'0'-9'-525,"-4"1"-750,-2 2 0,1-2 858,-1 2 1,0 1 607,-3-1 1,0 4-67,0-1 0,0 2 76,0 1 0,0 0-64,-1 0 0,1 4 109,0 2 1,1 2-57,2 1 1,-1 0 199,4 0 1,-3 3-50,3 0 1,0 1-93,3 0 1,0-2-97,0 4 0,0-3-197,0 3 0,0-3 90,0 3 0,1-3-293,2 3 1,-1-4-87,4 2 0,0-6-87,3-1 0,-3-1 31,0 1 1,0 1 117,3-4 0,2 1 123,1-1 1,-2-2 63,2 2 1,-1-2 46,1-1 1,-2-1 108,2-2 0,1 1 119,-1-4 0,0 3 157,-2-3 0,-1 3 28,0-3 1,0 3-88,0-3 0,0 0-18,0-3 0,-3-1-36,0 1 1,-3 0-73,3 0 1,-4-1-129,1-2 1,-2 2-119,-1-2 0,0-1-24,0 1 1,0 0-37,0 3 0,-4-1-156,-2 1 0,-3 0-191,-3 0 0,2 1 56,-2 2 0,-2-1 116,-2 4 1,0 0 159,1 3 1,-2 4 161,2 2 1,-2 3 107,-1 3 1,1-1 69,1 4 1,0 0 213,4 0 0,1 1 31,5-4 1,2 0-200,4-3 1,0 0-134,0 0 0,1 0-290,2 0 0,3-1-139,6-2 1,1 0 218,2-3 1,7-2-1,-3 3 1</inkml:trace>
  <inkml:trace contextRef="#ctx0" brushRef="#br0" timeOffset="1964">1081 799 18119,'-2'-9'-2471,"-1"3"73,2-2 1774,-3 7 0,4-4 1474,0 2-645,0 2 49,0-3-264,0 4-183,0 4 0,3 1 11,0 4 1,4-3 20,-4 0 1,1 1 183,-1 2 0,-1 1-251,4 2 0,-3-1-35,3 4 1,-3-3-3,3 3 0,-1-1-32,1 1 1,2 6-20,-2-3 1,2 1 151,1-4 0,-3 2 187,0-2 1,0-1-132,3 1 1,0-3-111,1 0 0,-1-2-13,0-1 0,0 0-5,0 0 1,3-3 98,0 0 0,0-4 44,-3 1 1,0-2 83,0-1 1,1 0-85,2 0 1,-1-4 187,1-2 0,-2-2 0,-1-1 0</inkml:trace>
  <inkml:trace contextRef="#ctx0" brushRef="#br0" timeOffset="2672">1343 644 11452,'5'-9'69,"0"1"-1145,-2 2 892,-2-2 0,3 6 837,-4-4-663,0 4 18,0-2 0,0 3-69,0-2 79,0 2-208,0-3 63,0 4 0,-3 1 190,0 2 0,-3 3-103,3 6 0,-3-1 67,3 4 0,-5 0-56,2 4 1,-2-1 122,-1 0 0,4-3-109,2 0 1,-1-4 68,1 1-48,0 2 1,3-4-309,0 2 198,0-1 1,1-3 4,2-2 0,2-2-36,4-4 1,0 0 92,0 0 1,5 0 4,1 0 1,2-4 147,1-2 0,0-2-23,0-1 1,1-1 45,3 1 1,-3-3 20,2 0 0,-2 3 27,-1 3 0,-3 1-34,0-1 1,-4 2 27,2 4-203,-3 0 0,-1 0-14,0 0 0,-4 4-159,-2 2 0,-2 2 130,-1 1 0,0 3-6,0 0 1,-4 7 45,-2 0 0,-2 4 31,-1-2 1,-3 4-42,-1-1 0,-2-1 84,3-2 1,-3 1-110,3-1 0,-3-1 269,3-5 0,-1-2-203,1-3 0,2-2 75,-3-2 0,6 1-77,1-4-42,0 0 1,1-4-202,2-2 1,2-2 0,1-4 0,1-4 162,2 1 0,0-4 7,6 1 0,-2-2 10,5-1 0,3-3 83,0 0 0,-1-1-80,1 4 1,-3 0 79,3 0 0,-3 0 83,3 0 0,-4 0 0,3-1 0</inkml:trace>
  <inkml:trace contextRef="#ctx0" brushRef="#br0" timeOffset="3119">1669 707 10370,'9'0'174,"-3"0"-116,0 0 0,0-1 88,3-2 0,2-1-28,1-2 1,-1-2-28,4 2 0,-3-2-92,3-2 0,-3 1 119,3 0 0,-4 0-36,1 0 0,-1 0 14,-2 0 0,-1 3-288,-2 0 120,2 4-232,-7-6 201,3 7 1,-5-3-290,-2 4 1,1-3 72,-4 0 1,0-3-6,-3 3 1,0-3 76,-1 3 1,1-3 28,0 3 0,0 0 188,0 3 0,-1 0 5,-2 0 1,2 3 148,-2 0 0,3 4 344,3-1 1,-2 1-96,2-1 1,-1 2-26,0-2 0,3 2-159,4 1 1,-3 3-82,0 0 1,0 0-41,3-3 0,3 0-142,0 1 0,5-1-154,2 0 0,0-3-36,5 0 1,1-4 83,5 1 1,2-2 41,4-1 1,1 0 14,-1 0 0,-1 0 91,-2 0 0,1 3-195,-3 0 0,2 0 109,-3-3 1,0 1-227,-3 2 353,-4-2 0,4 7 1,-4-3-1</inkml:trace>
  <inkml:trace contextRef="#ctx0" brushRef="#br0" timeOffset="3719">2085 462 11136,'0'-5'153,"0"1"0,1 4 564,2 0-922,3 0 159,7 0 1,-2 0-339,4 0 0,-3 3 234,3 0 0,-1 3 19,1-3 1,2 4 168,-1-1 1,-3 2-264,-1 1 1,-1 3-29,1 0 0,-5 1-26,2 0 1,-3-3 90,0 2 1,1-2-195,-4-1 1,0 0-152,-3 0 383,0 0 124,0 0 1,-4-4 44,-2-2 1,-2-2 37,-1-1 1,0 0-41,0 0 1,-1-4 59,-2-2 0,2 1-84,-2-1 1,1 0 84,2-3 1,3-4-26,0-2 0,4-2-60,-1-2 0,3 0-39,3-2 0,3 1 87,6-4 1,-1 1 34,5-2 0,-4 3 84,3 4 0,-4 1 11,1 2 1,-2 3 174,-1 6-197,0 2 1,0 4-153,0 0 1,-1 1 11,-2 2 1,3-1-76,-3 4 1,2-3 10,1 3 0,-1-3-82,-2 3 0,2-4 61,-2 1 1,-1 1-34,1-1 0,-3 3-23,3-3 1,-4 4 88,1-1 0,1 2 8,-1 1 1,0 0 37,-3 0 1,1 5-179,2 1 1,-2 2 121,2 1 0,-2-2-208,-1 2 0,0-5 169,0 5 0,0-2 230,0-1-130,0-2 1,4-4 0,1 0 0</inkml:trace>
  <inkml:trace contextRef="#ctx0" brushRef="#br1" timeOffset="4294">2748 208 8495,'-9'0'0,"4"-1"-167,2-2 240,-3 2-311,5-3 213,-3 0 47,4 3-254,0-3-160,0 4 364,-4 0 0,2 4 45,-4 2 0,0 3-139,-3 3 0,0-1 100,0 4 0,0-1 0,0 1 0,0 2 11,0-5 1,1 0 6,2-3 0,-1 0-179,4 0 167,0-4-28,3 3 25,0-7 0,1 3 26,2-4 1,2-1 25,4-2 1,1 1 7,2-4 0,-1 1-24,4-1 0,0-2 5,3 2 1,-1 1-11,-1-1 1,1 1 2,-2-1 1,1-1-28,-1 4 0,1 0 20,-4 3 1,0 0-17,-2 0 1,-1 1-1,0 2 1,0-1-3,0 4 36,0 0 1,0 0 4,0 0 0,0-4 24,0 1 1,0 1-30,0-1 108,0 0-86,0-3-66,1 0 1,-5 1 41,-2 2 1,-3-1-3,-3 4 1,-6 0-27,-3 3 0,-4 1-3,1 2 1,-2 1-112,-1 2 1,0 6 114,0-3 1,-2 2-269,-1-2 0,4-3 34,-4 0 237,4 4 0,-5 1 0,4 2 0</inkml:trace>
  <inkml:trace contextRef="#ctx0" brushRef="#br0" timeOffset="4653">2475 0 10239,'-10'9'448,"1"-2"-460,0 2 0,0-2 4,0 6 1,0 0 15,0-1 0,1 3-214,2-3 0,-2 3 171,2-3 0,2 3-196,1-3 0,-1-3-103,1-2 30,0-1-135,3 3 136,0-4 239,0 3 0,4-7 0,1 3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09:46.547"/>
    </inkml:context>
    <inkml:brush xml:id="br0">
      <inkml:brushProperty name="width" value="0.08547" units="cm"/>
      <inkml:brushProperty name="height" value="0.08547" units="cm"/>
      <inkml:brushProperty name="color" value="#E71224"/>
    </inkml:brush>
  </inkml:definitions>
  <inkml:trace contextRef="#ctx0" brushRef="#br0">82 19 7790,'-23'-5'272,"5"-2"-42,6 4 1,5 0-343,1 3-475,0 0 822,1 0 1,1 1-39,4 2 169,0-2-194,0 3-249,0-4-57,4 0 1,-2 0 40,4 0 0,-3 0-362,3 0 455,0 4 0,3-3 0,0 3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09:38.149"/>
    </inkml:context>
    <inkml:brush xml:id="br0">
      <inkml:brushProperty name="width" value="0.11396" units="cm"/>
      <inkml:brushProperty name="height" value="0.11396" units="cm"/>
      <inkml:brushProperty name="color" value="#E71224"/>
    </inkml:brush>
    <inkml:brush xml:id="br1">
      <inkml:brushProperty name="width" value="0.08547" units="cm"/>
      <inkml:brushProperty name="height" value="0.08547" units="cm"/>
      <inkml:brushProperty name="color" value="#E71224"/>
    </inkml:brush>
  </inkml:definitions>
  <inkml:trace contextRef="#ctx0" brushRef="#br0">110 245 10865,'0'-9'143,"0"-1"0,0 1-301,0 0 1,0 3-260,0 0 1,1 4 517,2-1 280,-2-2-338,7 4 0,-6-6 99,4 4 1,-3 0 14,3 3-192,-4 0 1,3-3 170,-2 0 14,-2 0 0,3 4-351,-4 2 1,-3 3 331,0 6 0,-4 1-37,1 2 1,-3 5-81,-3-1 1,2 2 29,-2 0 0,-2-1 99,2 4 1,0-1-116,3 2 1,-2-2-168,2-2-1,-2-1 301,5 4 0,2-3-288,1 0 1,2-1 8,1 1 0,0-2-10,0 2 0,4-1 5,2-2 1,5-3-127,1 0 1,7-4 51,-1 1 0,7-5 7,-1-1 1,2-4 48,1 1 0,1-3 22,3-3 0,-3-2-91,2-4 1,-2 1-81,0 2 1,-4-1 4,0 4 346,-4-4 0,6 6 0,-2-3 0</inkml:trace>
  <inkml:trace contextRef="#ctx0" brushRef="#br0" timeOffset="334">509 534 11234,'0'-9'403,"1"0"-1714,2 0 980,-2 4 0,4 1 386,-2 4-50,-2 0 1,6-1 20,-4-2 1,4 2 86,-1-2 1,5 2-133,1 1 1,4-2-99,0-1 1,4-1-78,1-2 1,3-2-38,-3 2 1,3-2 14,-2-1 0,3 4 213,-1 2-26,-2 2 1,4-3 0,-2-1-1</inkml:trace>
  <inkml:trace contextRef="#ctx0" brushRef="#br1" timeOffset="920">1035 18 8581,'-9'5'0,"0"-2"-899,4-2 339,1 3 469,4 1 1,4 3 328,2-2 0,5 1-229,1-4 31,4 0 1,2-3-18,7 0 1,1-4-13,1-2 0,6-4 17,0 1 0,5-2 1,-5 5 1,-1 1 1,2-1 1,-5 4-4,1-1 1,-5 6-81,-1 3 1,-3 2 72,0 1 1,1 4-66,-1 2 1,-1 2 38,-5 1 0,-2 6-8,-3 3 1,-2 4 39,-2 5 0,-2 7-23,-4 5 0,-5 1-35,-4 12 1,-6-6 34,-6 9 0,1-4-151,-4 1 0,4-4-51,-1-5 0,-2-5 198,2-8 0,0-3 0,3-9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21:05.358"/>
    </inkml:context>
    <inkml:brush xml:id="br0">
      <inkml:brushProperty name="width" value="0.08547" units="cm"/>
      <inkml:brushProperty name="height" value="0.08547" units="cm"/>
      <inkml:brushProperty name="color" value="#E71224"/>
    </inkml:brush>
  </inkml:definitions>
  <inkml:trace contextRef="#ctx0" brushRef="#br0">808 610 7723,'0'-5'102,"0"1"-135,0 0 178,0 3 1,-1-3 46,-2 4-35,2 0 60,-3-4-235,4 3 1,-1-3-95,-2 4 1,2 1 103,-2 2 0,2-1-131,1 4 0,-1-3 65,-2 3 0,2-3 48,-2 3 1,0-1-6,0 2 0,2-2 5,-2-2 1,1-2 67,-1 2 110,2-2 0,-6 0 99,4 2-174,0-2 1,2 3 128,-2-4-99,2 0 6,-3 0-333,4 0 166,0 4 0,1-2-4,2 4 0,-1 0 46,4 3 1,3 4-5,3 2 0,2 6 10,-2 4 0,1 5 7,2 3 1,2 6 0,-2 4 0,1 2 7,-1 3 1,2-1-2,-5 1 0,3-1 2,-3-2 0,0-1-90,-3-1 0,-3-6 74,0-4 0,-3-1-76,3 2 0,-4 0 49,1-4 0,1-1-1,-1-4 0,0 0 30,-3-4 1,0 0 0,0-3 1,1 0-5,2 1 0,-2-2 5,2-2 1,1-2 58,-1-4 1,1-3-59,-1 0 20,-2 0 1,5-1 65,-3-2-39,-2-2 0,6-5-17,-4-2 0,0-6 6,-3-3 0,3 0 19,0-3 0,3 0-32,-3-6 1,4 0 50,-1-3 1,1 0-38,-1-1 1,2-2 70,-2 0 0,5-4-41,1 0 1,0-1 3,-3-1 0,1-3 6,-1-1 1,1-3 9,2 1 1,-3-3 1,0 0 1,0-2-26,-3-1 1,2 1 79,1-5 1,0 6-69,0 1 0,0 3-8,0 6 0,1 1-52,-1 1 0,0 4-134,0 6 1,-3 3 65,0 6 0,-1 2-189,1 4 0,-1 1-619,-2 1 362,-2 3-45,3 4 1,-4 7 175,0 3 0,0 2 368,0 0 0,-4 6 0,-1 5 0</inkml:trace>
  <inkml:trace contextRef="#ctx0" brushRef="#br0" timeOffset="844">37 537 8158,'-9'5'-1255,"3"-1"1396,-1-4 1,4 3 131,-3 0 229,4 0-162,-2-3 50,4 0-321,4 0 0,1 1-100,5 2 1,-4-1 39,0 4 1,0 0-139,3 3 0,-1 1-246,-2 2 1,2-2 167,-2 3 1,2 0-148,1-1 1,0-3 41,0-3 1,-3-3 311,0 3 0,0-4 0,3 2 0,1-4 0</inkml:trace>
  <inkml:trace contextRef="#ctx0" brushRef="#br0" timeOffset="1118">192 546 7836,'0'-9'-751,"-1"0"684,-2 0 0,2 0 58,-2 0 0,2-2 15,1-1 0,3 2-12,0-2 1,3 2 17,-3 1 0,3 3-1,-3 0 1,4 4 16,-1-1-42,-2 2 0,4 1 1,-2 0 0,-1 4-120,1 2 0,-3-1 76,3 1 0,-3 0-89,3 3 1,-4 0 145,1 0 0,3 0 0,-1 1 0</inkml:trace>
  <inkml:trace contextRef="#ctx0" brushRef="#br0" timeOffset="4948">1616 1336 7767,'0'5'-22,"0"3"-91,0-3 0,0 1 108,0 0 0,3-3-150,0 3 82,4-4 121,-2 3 0,4-5-20,0 0 12,0 0 0,1 0-2,-1 0 1,0-2-34,0-1 0,0 1 6,0-4 0,0 0-11,0-3 0,0 0-10,0 0 0,0 0-24,0 0 0,0 0 44,0 0 0,4 0-36,-1 0 0,0 0 25,-3 0 1,0 0-47,0-1 1,0 1 20,0 0 1,0 0-5,0 0 1,-4 3 12,-2 0 1,1 3-5,-1-3 1,0 3 59,-3-3 1,-1 4-55,-2-1 1,-2 2 60,-4 1 1,0 0-52,0 0 1,-3 0 18,0 0 1,-4 1-24,1 2 1,1-1-4,-2 4 1,4 0-2,-3 3 1,1 0-7,-1 0 1,-1 3-60,4 0 0,-1 2 61,1-2 0,1-2 10,-1 2 0,3-2 4,3-1 1,-1 0 4,4 0 0,-3 0 12,3 0 0,0-3 28,3 0-20,0 0 1,4 3 7,2 1 1,-1-4 29,1 0 1,0-3-44,3 3 1,0-1 27,1 1 0,-1 1-22,0-4 1,0 3 62,0-3 0,0 3-44,0-3 1,-3 3 44,0-3-68,0 4 3,3-2-18,0 4 55,0 0-104,0 0 1,-3-1 45,0-2 0,-3 2-57,4-5 0,-4 0 12,3-3 1,-3 3-8,3 0 0,-3 0 35,3-3-7,-4 0 20,6 0 0,-6 0-32,4 0 153,-4 0-18,2 0 139,-4 0-233,0-4 0,0 3-80,0-3-100,0 4 167,4 0 0,-2 0 43,4 0 6,0 0 72,3 0-108,0 0 20,0 0 1,-3-3-1,0 0 10,-4 0 18,6 3-4,-7 0 44,4 0 360,-5 0-459,4 0 0,-2 0-120,4 0 1,-3 0 85,3 0 1,-3 0-10,3 0 0,-3 0 3,3 0 1,-3 0 23,3 0 1,-3-4 32,3 1 1,-3-1 27,3 1 0,-3-1 8,3-2 0,-1-2-25,1 2 0,2-5 10,-2-1 1,2-3 2,1 3 1,1-4 7,-1 1 1,0-3-33,0 0 0,0 0 16,0 0 0,0-1-47,0-2 0,0 0 16,0-7 0,0 6-7,0-5 0,-1 2-45,-2-2 1,1-2-7,-4-1 1,4 2-35,-4-2 1,3-2 76,-3 2 0,3-1-127,-3 1 1,0-2 101,-3-1 1,1 2-35,2 4 1,-2 2 51,2 1 0,-2 5 6,-1 1 0,0 4-21,0 5 39,0 4 0,0 2 1,0 6 0,0 6 0,0 6 1,-1 6-10,-2 3 0,1 4-6,-4 2 1,3 2 44,-3 4 0,3 1-3,-3-1 0,4 0 79,-1 0 1,2 1-61,1-1 1,0-4 94,0-2 1,0-1-131,0-2 1,3-1 9,0-2 1,4 2-73,-1-5 1,2 0 93,1-3 0,0 0-188,0 0 0,1-3 28,2 1 0,-1-5-44,4 1 0,-1-2 81,2-1 1,0-4-12,-4-2 0,4-2 50,-1-1 1,1 0 1,-1 0 1,2-7 92,-1-2 0,-2-3-99,1 0 0,-3-2 48,3-5 1,-4 1 10,1 0 1,-2 0 8,-1 0 1,0-3 13,0-1 0,-1-2 115,-1 3 0,0-3-82,-4 3 0,0 1 13,-3 4 0,0-1 12,0 2 1,-1 2-49,-2 1 1,-2 3-83,-4 3 0,-1-1 53,1 4 0,0 1-2,0 5 1,1 2-45,2 4 0,-2 4-6,2 2 0,-1 5-15,1 1 1,-1 2 42,4-2 0,0-1-38,3 4 0,0-4 35,0 1 1,1-1-30,2-2 1,-1-3 24,4 0 0,1-5-2,5-1 0,-2-1-6,2-5 0,1 0-2,-1-3 0,4 0 20,-4 0 1,3-4 4,-3-2 0,3-5 50,-3-1 1,3-1-61,-3 1 1,3 2 112,-3-2 0,4-2-75,-4-2 1,1 2 5,-1-1 1,-2 3-21,2-3 0,-1 3 1,1-3 0,-2 1-14,2-1 1,-1-3-9,-2 3 1,0-1-27,0 1 1,0-2 38,0 2 1,-3 1-32,0-1 0,-3 2-24,3-2 1,-3 3-4,3-3 0,-1 4-2,1-1 0,2 3-6,-2 3 0,-1-2 24,1 2 0,0 1-4,4-1 0,-4 3-9,0-3 0,0 4 5,3-1 0,0-2 78,0 2 0,-3 0-29,0 3 1,0-1 10,3-2 0,-3 2 19,0-2 0,-3 2 58,3 1-46,-4 4-25,6 1 1,-7 5 28,2-1 1,-2 0-27,-1 0 1,0 3-18,0 0 0,0 4-11,0-1 1,0-1-3,0 1 1,-1 1-9,-2 2 1,2 0-8,-2 0 0,-1 0 6,1 0 1,0-3-8,3 0 1,0 0 7,0 0 0,0 1 3,0-4 0,0 4-16,0-1 0,3-2 23,0-1 0,3 1-1,-3 0 1,1-1 2,-1-3 0,-1 0 1,4 0 1,-3-1-2,4-2 1,-4 1 0,3-4 1,0 3 65,3-3-67,0 0 1,3-3 30,0 0 1,0-4 1,-3-2 0,4-3 6,2-3 0,-1-1-23,2-2 1,-1-3 2,3-1 1,-1 1-18,-2-3 0,2 2-5,-2 1 1,-1 0-21,2 0 0,-2-1 33,1 1 1,1 1-38,-4 2 1,0-2 18,-3 2 1,-1-2-5,-2-2 1,-1 2 6,-2 2 1,-2-2 0,2 2 1,-2 1 4,-1-1 0,-4 4-4,-2-1 0,-1-2 5,1 2 0,-4 3-3,4 3 0,-7 3 2,4-3 0,-3 4-4,0-1 1,2 5-1,-2 1 1,-2 7 24,2-1 1,0 6 2,3 1 0,0 0 19,0-1 1,1 5 91,2-2 1,1 2-56,2-2 1,2 1-43,-2-1 1,2 0-84,1 0 0,0-3 20,0 0 0,0-3-142,0 3 0,1-5 108,2 0 0,-1-1-26,4-3 1,-3-2-102,3-1-1,0-2 1,3-1 113,0 0 0,0-1-13,0-2 0,0-2 112,1-4 0,-1-4-27,0 1 0,1-3 18,2 3 0,-2-7-24,2 1 0,-2-3 10,-1 0 0,-3-2 84,0-1 0,-3-1-53,3 4 1,-3 4 180,3 5 0,-4 2-10,1 0 56,-2 5-203,3 1 1,-4 11-3,0 2 0,-1 8-55,-5 1 1,1 1-11,-1 5 0,-2-1 17,2 1 1,1 5-28,-1-5 0,3 3-105,-3-6 1,4 0 71,-1-2 1,2-1-86,1 0 0,0-4 88,0-2 1,4-6-15,2-3 1,2-2 54,1-1 1,1-4 1,2-2 1,-1-2-11,5-1 0,-1-4 9,3-2 1,1-2-28,2-2 1,-2-2 17,2 0 1,2-1-108,-2 1 1,3 1 94,-3-5 1,3 5-9,-2-1 1,-1 5 31,-3 1 1,0 4-4,0-1 0,-1 3 128,-2 3 1,-1 2-88,-5 4 1,-1 1 79,-2 2 1,1 6-90,-4 6 0,0 2 136,-3 1 0,-3 4-130,0 2 0,-5 3-2,-1 0 1,0 1-8,-4 2 0,2-5-1,-1 3 0,2-6-48,-2 2 0,1-4 52,-1 1 1,5-3-46,-2-2 51,2-3-204,-2-4 119,0-4 0,1-2-128,1-6 1,3-2 90,4-4 0,0-3-37,0 0 1,0-5 75,0 2 1,0-2-2,0-1 0,4-3 61,3 0 0,1-2-66,1 2 1,0 2 110,0-2 1,1 2-66,2 1 0,-1 0 14,4-1 0,-4 1 0,1 0 1,2 4-8,2 2 1,-3 2 24,-1 1 1,1 1-29,-1 2 0,0-1 51,-3 4 0,3 0-47,0 3 1,0 0 113,-2 0 0,-1 0-59,0 0 0,-3 4 5,0 2 1,-1 2 21,1 1 1,1 4 15,-4 2 0,0-1 69,-3 1 1,0 1-66,0 6 1,0-3-10,0 2 1,0-5-10,0-1 0,0-1-91,0 1 0,0 1 57,0-3 0,0-4-145,0-3 79,0 0 1,1-1-51,2-2-245,-2-2 241,7-1 0,-3-1-55,4-2 0,-3 1 47,0-4 1,0 0 53,3-3 0,0-4 22,1 1 1,0-1 9,2 1 0,-1 1 1,4-4 0,-3 0 14,3-3 0,0-1 19,3-3 1,1 2-39,-1-4 1,0 4 107,0-1 0,0 0-95,0 2 0,0-1 146,1 5 0,-1 2-38,0 1 1,-1 5-32,-2 1 1,1 4-1,-4-1 0,0 2 9,-3 1 0,4 4-39,-1 2 1,-3 2 17,-3 1 1,-1 3-123,1 0 1,-2 4 98,-4-1 0,0 2-129,0-2 0,-1 2 27,-2-2 0,-3-1-69,-6 1 0,1-3 57,-5 3 1,2-4-19,-1 2 1,-2-3-75,2-1 1,-1 0 111,1 0 1,-2-1-56,1-2 0,0 1 41,1-4 1,-1 1-89,4-1 1,-3-2 100,3 2 22,0-2 1,3-2 6,0-2 1,4 1 11,2-4 1,2 3-23,1-3 0,0 3-45,0-3 113,4 0 1,1 0-67,4 0 1,1 4 60,2-1 0,-2 2-37,2 1 0,2 4 2,1 2 1,2-1-77,2 1 0,-1-1 2,0 1 1,3 2-147,0-2 1,0 1 111,-3-1 1,1 1-55,-1-4 0,-1 0 79,-2-3 1,1 0-112,-4 0 0,1-4 21,-1-2 164,-2-6 0,4-2 0,-5-4 0</inkml:trace>
  <inkml:trace contextRef="#ctx0" brushRef="#br0" timeOffset="5673">1778 875 8224,'0'9'-638,"-4"0"807,3-4 140,-3-1-309,4-4 0,1-4 111,2-2 0,3-2-145,6-1 0,2-4 82,1 1 0,3-3-92,0 3 1,0-4 69,3 1 1,1 1-19,0-1 0,3 3-37,-1-4 0,2 4-125,1-3 0,2 3-73,1-3 0,2 1 58,4-1 0,1-2-401,-1 1 570,4 3 0,-2-4 0,2 3 0</inkml:trace>
  <inkml:trace contextRef="#ctx0" brushRef="#br0" timeOffset="6640">4936 828 8071,'-9'0'1590,"0"0"-1366,0 0 1,3 0 321,0 0-265,4 0-322,-2 0-85,4 0-633,0 4 475,0-3 1,4 3-238,2-4 0,0 0-136,3 0 0,-4-1 45,7-2 612,-8-2 0,12-4 0,-6 0 0</inkml:trace>
  <inkml:trace contextRef="#ctx0" brushRef="#br0" timeOffset="6971">5143 74 8057,'-5'0'-1857,"-3"1"1887,2 2-65,2 2 0,0 1 89,4 0 1,0 0-10,0 4 0,0-1-52,0 0 1,0 0-8,0 0 1,0 0-165,0 0 1,1 0 66,2 0 0,-2-3 111,2 0 0,-2 0 0,-1 3 0,0 0 0,0-3 0,0 0 0,0-4 0,-4 7 0,-1-4 0</inkml:trace>
  <inkml:trace contextRef="#ctx0" brushRef="#br0" timeOffset="7197">5371 1 7750,'-9'0'-946,"0"0"1066,-1 0 1,1 4 591,0 2 1,0 3-467,0 3 1,0 2 5,0 4 1,4-3-539,2 0 1,2 1-90,1 2 1,0 0-274,0 0 1,0-3 211,0 0 436,4-4 0,1 6 0,4-2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37:59.166"/>
    </inkml:context>
    <inkml:brush xml:id="br0">
      <inkml:brushProperty name="width" value="0.08547" units="cm"/>
      <inkml:brushProperty name="height" value="0.08547" units="cm"/>
      <inkml:brushProperty name="color" value="#E71224"/>
    </inkml:brush>
  </inkml:definitions>
  <inkml:trace contextRef="#ctx0" brushRef="#br0">699 358 8481,'-5'-4'-4,"1"3"0,4-4-363,0 2 317,0 2-60,0-3 1,0 5 64,0 2 1,0-1-6,0 4 1,-3-3 121,0 3-246,0 1 279,3 2-79,-5 0 0,3-4 348,-4-2-277,4 2 0,-6-4 52,2 2 1,1-2 9,-1-1-192,0 0 0,-3 0 86,0 0 0,-1 0-23,-2 0 0,1 0-54,-4 0 1,0 0-14,-4 0 0,-2 1-5,0 2 1,-4 2 1,1 4 0,0 3-91,0 0 0,0 7 71,-3-1 0,0 4 17,-1-1 1,5-2 56,2 2 1,3 1 6,3-1 0,-1 4-33,4-4 1,0 0 3,2-3 1,5 3-45,2 0-1,2-2 44,1-4 0,0-4-124,0 1 0,5-3 117,4-3 0,5-2-57,4-4 0,4-4 54,2-2 0,2-6 5,2-3 0,2-2-25,0-2 1,0 1 5,-3 0 1,1 3-11,-1 0 0,-5 4 17,-4-1 0,-1 6-10,-5 3 0,-3 2 9,-2 1 0,-6 1 126,-1 2 1,-6 3-2,-6 6 1,-9 5 213,-6 4 1,-3 8-102,0 2 0,-3 3 136,-3 2 0,0 7-124,-1 3 0,1 1 18,0-1 1,4-5-272,1-2 1,3 2 130,1-2 1,2-1-250,4-5 1,0 1-73,9-7 1,1-1-81,5-5 0,2-6 12,4 0 0,4-3-121,2-3 0,9-1-111,3-2 1,11-2-143,1-4 662,4-4 0,7-5 0,0-5 0</inkml:trace>
  <inkml:trace contextRef="#ctx0" brushRef="#br0" timeOffset="1727">989 967 8445,'0'-10'-11,"0"-2"0,0 2 26,0-2 0,-1 5 488,-2 1-274,2 4-12,-7-6 1,3 7-356,-4-2 0,3 5 37,0 1 0,-1 5 82,-6 1 0,2 0 36,-4 3 0,0 2-264,-3 1 0,0 2 35,0 2 1,-3-1-34,-1 0 1,2 0 210,5 0 1,-2 0-30,2 0 0,1-1 222,-1-1 1,4 1-82,-2-2 0,4 1-47,3-1 0,-1-1-10,4-2 1,0-5 16,3 2 0,1-3-86,2 1 0,0-3 80,6-4 1,-2 0-169,5 0 0,3-2 126,0-4 0,2-2 66,1-7 0,0 0-28,0-3 0,1 0 14,3 0 1,-1-4-73,6-3 0,-2-1 3,5-1 0,1 0-121,-4 0 1,2-1 100,-5 1 0,3 3-191,0 0 0,-4 4 116,-2-2 1,0 0-1,-3 1 1,5 0 98,-8 3 1,4 0 7,-4 0 0,-2-4-21,-1 1 0,1-4 129,-1 1 0,3-2-41,-2-2 1,-1-3-55,-3-2 1,-3-2 59,0-2 1,-4 1-46,1 0 0,-2-1-159,-1 1 0,0 1 137,0 2 0,-3 2-8,0 7 0,-4 6-27,1 6 0,-5 6-15,-1 3 1,-6 12 542,0 9 1,-1 9-199,-5 13 0,0 10 28,-3 10 0,-4 8-121,1 8 0,-4 2-113,0 7 0,2 2 164,-1 3 0,1 0-295,-2-2 0,7-11 127,6-7 1,3-7-229,3-5 1,2-6-32,4-9 1,3-5 101,0-8 0,4-5-75,-1-10 1,6-6 77,3-6 1,4-11 53,5-7 0,5-10 238,10-8 1,0-10-447,7-6 1,-3-3 112,5-3 0,-4-2-143,-2-1 0,-4 1 291,1 3 1,-1 0-128,-2 3 0,3-1 249,0 7 1,-3-1-99,-2 6 1,-5 8 44,1 5 0,-3 7-32,-3 1 0,-5 9 209,-4 7 1,-3 3-178,3 3 1,-4 6-37,1 7 1,-3 5-121,-3 3 1,-2 9 122,-4 3 0,0 8-149,0 1 1,-1 2 112,-2 4 1,1-5-96,-4 0 0,1 1 56,-1-5 0,1-3-2,5-9 1,1-7 78,2-5-31,2-4 1,6-9 47,4-2 0,1-7-66,8-5 0,-2-2-156,2-7 0,1 2 100,5-5 0,-2-2-217,2-2 0,1-2 72,0-3 0,-1 2-80,-3-2 1,0-3 129,0 0 0,-3 2-27,0 1 0,-4 2 168,-2 4 1,-1 2-137,-5 4 0,0 7 423,-3 2-93,0 6 1,-1 4 91,-2 8 1,-2 9-122,-4 9 1,-5 5 74,-1 8 1,-2 0-72,-1 2 1,0 3-22,0-3 1,4-5-116,2 0 0,3-8 88,2-2 0,0-4-257,4-5 1,0-1 73,3-1 0,1-3-260,2-4 1,-1-3 35,4 0 0,2-4-92,4 1 0,-1-7 126,4-5 1,0-5 58,3-8 0,0 2 28,0-4 1,2-3 9,1-3 1,2-5 137,4 2 0,0 1 9,1-1 0,-1 2 23,0-2 1,-3 5 18,0 1 1,-4 4 219,2 4 1,-6 5 44,-1 2-9,-4 6 0,1 4-85,-6 8 1,-2 4-122,-4 8 0,0 6 10,0 3 1,-4 0 34,-2 3 0,1-1-171,-1 2 0,0-4 8,-3 0 0,4-2-110,2-7 0,2 2 110,1-8-242,0-4 121,4-4 1,1-4 127,4 0 1,0-4-150,0-2 1,-1 1 92,-2-1 0,1 0 35,-4-3 1,0-1 60,-3 1 1,0 0 7,0 0 1,0 0-6,0 0 1,0 3 12,0 0 0,0 0-65,0-3 0,0 3 22,0 0-5,4 4 0,-2-5 11,4 4 0,-4 4-4,1 5 1,-1 3-2,1 3 0,-2 5-5,2 4 1,-1 7 25,-2 0 0,0 1 7,0-2 1,0-1 134,0-2 1,-4-1-147,1-5 1,0-7-27,3-2-11,0-6 0,4-1-10,3-8 1,2-5-20,3-10 1,2-7-12,4-5 0,4-3-41,2-3 0,-1-4-175,2-5 0,-2-2 88,1-5 0,-2-2 115,-4-1 1,4-3 97,-1 0 1,3-5-21,-3-4 0,1 0-71,-1 0 0,-1-1 132,1 5 1,-3 1 196,-3 8 1,1 2-112,-4 9 1,-1 11 341,-5 11-229,-2 8 0,-10 21-79,-6 16 1,-7 21 15,-11 19 0,-3 10-90,-7 11 1,19-35 0,0 3-289,-3 2 1,0 1-1,2 4 1,0 0 210,-1 1 1,1-1 0,2-1-1,2 0-76,-1-1 1,1-1 0,2-2-1,0 0-7,2-3 1,1-1 0,-6 36-95,4-11 1,7-17-436,5-13 1,3-14 59,3-8 522,3-6 0,-1-10 0,-1-1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37:46.471"/>
    </inkml:context>
    <inkml:brush xml:id="br0">
      <inkml:brushProperty name="width" value="0.11396" units="cm"/>
      <inkml:brushProperty name="height" value="0.11396" units="cm"/>
      <inkml:brushProperty name="color" value="#E71224"/>
    </inkml:brush>
    <inkml:brush xml:id="br1">
      <inkml:brushProperty name="width" value="0.08547" units="cm"/>
      <inkml:brushProperty name="height" value="0.08547" units="cm"/>
      <inkml:brushProperty name="color" value="#E71224"/>
    </inkml:brush>
  </inkml:definitions>
  <inkml:trace contextRef="#ctx0" brushRef="#br0">1 254 20109,'0'-6'-2827,"0"0"2099,0 4 174,0-6 1,0 6-81,0-4 555,0 4-242,0-2 910,0 4-812,4 0 481,-3 0 117,3 4-1009,-4-3 636,4 3-581,-3-4 782,3 0 1,-3 0 1,2 0 1,-2 1-1198,2 2 5,2-2 525,0 7 1,4-3 542,0 4 1,-3 0-456,0 0 1,-1 1 373,2 2 1,1-1-518,-2 5 0,1-4 11,-1 3 0,2 0 518,-2 3 1,-1-1 34,1-2 0,0 2-102,3-1 1,-3-3-108,0-1 1,0-2 143,3-1 0,0-3 37,0 0 0,1-4 221,-1 1 1,-3 1-154,0-1 0,0 3-20,3-3 0,-3 3-81,0-3 0,-3 3-21,3-3 78,0 4 0,2-2 20,-2 5 0,1-4-205,-4 0 0,3 0-195,-3 3 1,3-3 135,-3 0 0,1-3-43,-1 3 80,-2-4 127,7 2 592,-7-4 27,8-4 0,-8-1 34,2-4 1,-2 0-302,-1 0 0,0 0 92,0 0 0,0-2-193,0-1 1,0 2 47,0-2 0,0 2-32,0 1 1,-1-3-246,-2 0 1,2 0-499,-2 3 1,2 0 269,1 0 1,0-2 153,0-1 1,0 2 16,0-2 1,0-1 52,0 1 0,3 0 129,0 3 0,0 0-29,-3 0 0,3 3 229,0 0 1,1 3 802,-1-4-848,-2 5 1,4-5 79,-2 4 0,-1 0 166,4 3-356,-4 0 0,5 4-517,-4 2 0,0 3 226,-3 0 1,3 1-188,0 2 1,0-1-187,-3 4 1,3-3 179,0 3 1,3-4-818,-3 1 652,4-2 1,-3 0-378,2-1 813,2 0 1,-3 0-236,4 0 0,-3-3 162,1 0 0,-4-3-73,3 3 1,-1-3 104,1 3 1,1-3 423,-4 3-390,4 0-12,-2 3 1,1-1 121,0-2 1,-3-2-83,3-4 763,-4 0-424,6 0 0,-4-4 262,2-2 0,1 0-270,-4-3 0,3 2 128,-3-5 0,3 1-17,-3-1 1,1-1-59,-1-2 0,-2-3-37,2 3 0,2-3-369,-2-3 1,1 2-55,-1-2 0,-2 2-139,2 0 1,1 0-91,-1-2 1,1-2 55,-1-4 0,2 3-42,4-1 0,0 1 224,0-3 1,1 4 65,2 2 1,-2 2 7,2 4 137,-2 2 0,0 4 1,-1 0-1</inkml:trace>
  <inkml:trace contextRef="#ctx0" brushRef="#br0" timeOffset="826">926 346 16517,'-6'3'-767,"0"0"656,4 0 0,-3-3-679,2 0 554,2 0 1,-4 0 8,2 0 272,2 0-58,-7 0 0,6 1 186,-4 2 0,3-2-142,-3 2 0,3 1 66,-3-1 1,3 3 155,-3-3 0,3 1 54,-3-1 1,4-1-227,-1 4 1,-2-3 327,2 3-314,-4 0 1,6 3-377,-2 0 1,2 1-68,1-1 0,-3 0 90,0 0 0,0 0 17,3 0 0,0-3-173,0 0 0,3 0-428,0 3-197,0 0 211,1 0 553,1 0 0,5-4 289,-1-2 1,-3-2 19,0-1 1,0 0 43,3 0 1,-3 0 223,0 0 92,0-4 1,3 3-67,0-2 1,-1 1-18,-2-1 1,2 2 50,-2-2 0,-1 2-239,1 1 1,-1-1-32,1-2 0,3 1 23,-3-4 1,-1 3 23,1-3 0,-1 3-99,1-3 1,2 0 7,-2-3 1,-1 0-116,1 0 0,-4 0 50,1 0 0,1 3 96,-1-1 0,0 1-178,-3-3 1,0 0-162,0 0 0,0 0-229,0 0 205,0 0 0,-4 0-122,-2 0 0,1 3-480,-1 0 696,0 0 0,-3-2-189,0 2 0,0-1 194,0 4 1,0 0-19,-1 3 1,1 0 215,0 0 0,0 1 49,0 2 0,0 2 292,0 4 1,3-3-78,0 0 1,4-3-166,-1 3-42,2 0 1,1-1-1,0-1 1</inkml:trace>
  <inkml:trace contextRef="#ctx0" brushRef="#br0" timeOffset="1909">1208 354 12855,'5'-4'1045,"1"3"-1146,-3-2 511,2-2-279,4 4-323,0-3 170,0 4 0,-3 0-81,0 0 0,-4 4-224,1 2 1,-2 2-38,-1 1 1,3 0 46,0 0 1,0 0-38,-3 0 0,0 3 98,0 0 0,0 2 50,0-2 1,0 2-43,0 4 0,-3-3 123,0 0 0,0-3 541,3 3-532,-4-4 388,3 3-250,-3-5 11,4-4 0,-1-1 2,-2-4 103,2 0-126,-3 0 67,0 0 49,3 0 1,-4-4-375,2-2 0,2 1 133,-2-2 0,2 1 52,1-3 0,0-1-15,0-2 1,0 1-38,0-4 0,3 0 54,0-3 0,4-1 44,-1-3 0,2 2-49,1-4 0,4 0 175,2-3 1,-1 3 136,1 3 0,-3-1-100,4 1 0,-4 1 46,3 5 1,-4-1 16,1 3 1,1 1 3,-1 3 0,0 1 29,-3 2 1,0 2 4,1 4 1,-4 2-386,0 4 0,-4 0-33,1 6 0,-2-2 58,-1 0 1,0 2-8,0 0 0,0 1-30,0-1 1,-3-2 32,0 2 0,-4 1-112,0-1 0,-1 3 203,-1-3 0,-3 4 281,0-4 1,0 0 62,3-3 0,0 3-121,0 0 0,0 0-114,0-3 0,-3 0 187,0 0 1,-1 0-252,4 1 1,3-5 106,0-2 1,3-2-95,-3-1-249,4 0 92,-2 0 1,4-1-78,0-2 1,4-1 226,2-3 0,2-1-39,1 2 1,-2 1 61,2-1 0,-4 1 96,4-1 0,-2 2-154,2 4 0,0 0 48,0 0 1,0 1-86,0 2 0,0 2-6,0 4 1,1 0-248,2 0 0,-2 2-60,2 1 0,-1-1-98,-2 4 1,0-4 26,0 1 0,1 1 89,2-1 1,-5-3 123,2-3 1,-2-4-22,2 1 310,0-2 1,0-1-28,0 0 23,-4 0 1,4 4-1,-4 1 1</inkml:trace>
  <inkml:trace contextRef="#ctx0" brushRef="#br0" timeOffset="2301">1644 236 14953,'9'-4'-25,"-4"3"1,3-4 335,-2 2-300,-2 2-232,4-3-41,-3 4 84,0 0 1,2 4-150,-4 2 1,0 2 129,-3 1 1,0 1-65,0 2 1,-1 1 92,-2 2 1,1 3-22,-4-3 0,3 2 91,-3 1 1,1-3-45,-1 0 0,-1 0 140,4 3 0,-4 2 195,1 1 0,1-3-86,-1 0 1,3-4-188,-3-5 1,4 0 26,-1 0 1,1-3-363,-1 0 101,2-4 22,-3 7 1,4-7-213,0 4-23,0-4 606,4-2 1,1-5 0,4-4 0</inkml:trace>
  <inkml:trace contextRef="#ctx0" brushRef="#br0" timeOffset="2705">1870 263 11974,'-15'13'283,"-1"2"0,1 3-1292,-3 0 690,4 0 0,-3 0-45,2 0 354,2 0 0,0-4 12,4-2 1,-1 2-17,1-2 0,0 0 36,0-3 1,0-3-20,0 0 0,3-1-25,0 1 1,3 1-123,-3-4 168,4 4-182,-2-6 157,4 3-67,0-4 1,4-1 161,2-2 1,3 2-53,3-2 0,-2-2-1,2-1 0,2 1 143,2-1 0,-2 3-180,1-3 1,0 1 156,3-1 0,-1 2-168,-2 4 1,2 0 112,-1 0 0,-2 0-188,1 0 1,-1 0 26,1 0 1,-1 0-101,-2 0 1,-2 1-29,2 2 0,-3-1-234,-3 4 0,3-3 340,-3 3 0,2-4 0,1 2 0</inkml:trace>
  <inkml:trace contextRef="#ctx0" brushRef="#br0" timeOffset="3307">2243 236 14386,'0'-5'-617,"0"1"0,-1 4 787,-2 0-63,2 0 0,-5 0-78,3 0 1,1 1 196,-4 2 0,3-1-50,-3 4 0,0-3 16,-3 3 1,-1 0-65,-2 3 0,2-1 180,-2-2 0,-1 5-180,1-2 0,-3 3 75,2-3 1,-3 0-11,1 0 0,1 0-194,-1 0 0,3 1-10,-3 2 1,4-2-92,-1 2 1,2-2 8,0-1 1,2 0-320,2 1 60,-2-5 108,7-1 0,-2-4 9,6 0 1,-1 0-26,4 0 1,3-1 49,3-2 1,4 1 42,-4-5 0,4 4 88,-1-3 1,1 3-55,-1-3 0,2 1 113,-2-1 1,0-1-44,0 4 0,-4-3 265,1 3 0,-1 0-161,1 3 0,-5 0 36,2 0 0,-2 0-115,2 0 1,-3 0 28,0 0 0,-4 4-326,1 2 1,-2 2 191,-1 1 0,0 1-101,0 2 0,-4-1 159,-2 1 0,-2 2 78,-1 1 1,-1-2 171,-2-1-259,2 2 190,-3-4 1,3 3 120,-2-4 0,2 1-101,-2-1 1,1-3-174,2 0 0,0-4-244,0 1-13,0 2 1,3-4-209,0 2 399,4-2 1,-2-5-1,4-1 1</inkml:trace>
  <inkml:trace contextRef="#ctx0" brushRef="#br0" timeOffset="4089">3013 272 12563,'9'-9'501,"3"3"-1189,0 0 506,0 0 0,0 0 47,0 0 0,-3 3 16,-3-3 0,-3 3 137,3-3 1,-4 4 1,2-3 256,-4 2-194,0 2-118,0-3 0,-4 5 96,-2 2 0,-3 1 51,-3 2 1,-2 2-17,-4-2 0,-1 5-18,-2 1 1,0 4 9,-3-1 0,3 2-113,-3 2 1,3-4 275,-3 0 1,3-1-139,0 1 0,3 1-236,3-4 0,-1 0 118,4-3 1,-3 1-92,3-1 1,2 0-53,4 0-84,4-4-112,-2 3 157,4-7 1,5 3 16,4-4 0,2 0 89,4 0 0,0 0 18,3 0 1,0-1-45,0-2 0,-3 2 84,0-2 0,0 2-21,0 1 1,2 0 93,-2 0 1,-1-3 41,1 0 0,-3 0 32,3 3 0,-4 0-81,2 0 0,-3 0 70,-1 0-170,0 0 0,-1 1 3,-2 2 0,-2-1-235,-4 4 1,-2-3 302,-4 3 0,0 1-247,-6 5 1,-3 0 114,-4 6 0,1-2-108,-3 6 0,1-3 260,-1-1 1,2 0 0,-3 0 0</inkml:trace>
  <inkml:trace contextRef="#ctx0" brushRef="#br1" timeOffset="4720">3239 407 8194,'0'-5'-1170,"-1"1"1170,-2 4-183,2-4 161,-3 3 41,4-3-34,0 4 89,0-4 57,0 3 17,0-3 256,0 4 1,0 4-273,0 2 1,0 2-82,0 1 0,0 3-10,0 0 1,0 5-28,0-2 1,0 2-24,0 1 1,-1 0-28,-2 0 1,2 0-11,-2 1 0,2-2-119,1-2 0,0-2 20,0-4 40,0 0 1,1-4 64,2-2 1,-1-3 133,4-3 0,-3-2-69,3-4 1,-3 1 29,4 2 0,-1-5-34,3 2 0,0-6 14,0-1 1,0-1 96,0-1 0,0 0-94,0 0 1,0 0-60,0 0 1,0 3 42,0-1 1,0 2-142,1-1 1,-2-1 32,-2 4 1,2-3-205,-2 3 149,2 0 0,1 4-212,0 2 0,-3-2-229,0 5 582,0 0 0,3 3 0,0 0 0,0 0 0</inkml:trace>
  <inkml:trace contextRef="#ctx0" brushRef="#br0" timeOffset="5119">3793 354 13981,'-6'0'-1599,"0"0"1516,0 0 1,-3 4 348,0 2 1,-1 5-362,1 1 0,-3 4 39,0-1 1,-3 4-176,3 2 1,-4-1 15,1 4 0,-1-4-183,0 1 1,0-1 199,4-2 1,0 0-25,3 0 1,0-4 4,0-2 1,3-3 220,0-3 334,4-2-144,-2-4-153,4 0 13,4 0 0,1-1-20,4-2 0,0 1 78,0-4 0,4 3-181,2-3 1,2 1 48,2-1 0,-4-1-221,0 4 0,0-3-69,3 3 1,-1-3 175,-2 3 0,2 0-175,-1 3 0,-3 0 280,-1 0 1,1 0-58,-1 0 60,0 0 1,1 4 0,1 1 0</inkml:trace>
  <inkml:trace contextRef="#ctx0" brushRef="#br1" timeOffset="5672">4001 109 8422,'0'9'4,"0"4"0,-3 2 78,0 6 28,0 3 1,2 3-60,-2 0 1,2 1-209,-2 2 1,1-1 186,-1 1 1,1-2-140,-4-1 1,3 1-89,-3-1 0,1-1 141,-1-2 1,-2-2-13,2-3 1,1-5 54,-1-2 1,3-3-20,-3-3 63,0 2 1,-3-4 20,0 2 0,3-2-32,-1-4 8,1 0 1,0 3-103,0 0 97,4 0-144,-2-3 12,4 0-65,0-4 1,1-1 93,2-4 0,2-1-14,4-2 0,2-2 54,1-4 1,-1-5-19,4-1 0,0-2 43,3-1 1,0 0-55,0-1 1,-1 6 167,-1 4 1,-3 4-63,-4 5 1,0 1 163,0 2 0,0 2-146,0 4 0,-3 4 17,0 2 0,-1 3-48,1 3 1,-2 2 14,-4 4 1,0 3-89,0 0 0,0 4 84,0-4 0,-1 4-139,-2-1 1,1 1 69,-4 0 0,3-2-110,-3-2 1,3-5 47,-3 2 1,4-6-126,-1 0-244,2-1 465,1-6 0,0-1 0,0-4 0</inkml:trace>
  <inkml:trace contextRef="#ctx0" brushRef="#br0" timeOffset="6806">4736 290 8761,'-9'0'0,"0"1"-689,0 2 432,0-2 0,0 7 172,0-1 0,0 2 83,0 3 1,-4-1-78,-3 4-50,3 0 1,-3 0 80,4 0 1,0-4-10,3 1 1,0-1 58,0-2 0,0-1 0,0-2 0,1 2 136,2-2 0,-2-1-58,5 1 38,-4 0 1,3 3-102,-2 0 1,2-3 427,4 0-311,0 0-160,0 3 0,2-3-14,4 0 0,0-4-2,6 1 0,3-2 4,0-1 1,2-4-171,1-2 0,1-3 154,2-3 1,-2-2 20,3-4 1,-3 3 114,-1 0 1,0 0-52,0-4 0,-3 2 142,0 2 1,-2-2-148,2 2 1,-4 2 22,1 1 0,-2 1-43,-1-1 1,0 4 11,0-1-188,0 2 181,0 2 1,-4 2-34,-2 6 0,-2 2 48,-1 4 0,-5 6 156,-4 3 0,0 1-100,-3 5 1,1 0 167,-1 3 0,2 1-173,-2-1 1,2-4 5,1-2 1,1-3-180,1-3 1,0-1 171,4-5 0,-3 0-493,3 0 98,0-4 100,3-1 88,0-4 0,4-1-5,2-2 0,5-3 87,2-6 1,2 1 5,-3-5 1,4 1 70,-1-3 0,2 0-91,1 0 0,1 0 143,3 0 1,-3 0-94,2-1 0,1 4 12,-1 0 0,0 4-10,-2-1 0,-1 3-3,0 3 0,-3 2 32,0 4 0,-4 0 0,1 0 1,-2 4-7,-1 2 0,1 2-13,-1 1 1,-3 0 108,0 0 0,-1 3-60,1 0 1,2 0 6,-2-2 1,-1-1-19,1 0 1,-4 0 6,1 0 0,1 0 114,-1 0-117,0 0 0,-3 0-45,0 0 0,-1-1 15,-2-2 0,-2 2-7,-4-2 0,-3 1-59,0-1 0,-4 3-10,0-3 1,-1 2-31,-1 1 1,0-3-170,0 0 1,1-4 18,2 1 1,2-2 160,4-1 1,-1-4 81,1-2-4,4-2 0,1-1 170,4 0 1,0 0-167,0-1 0,3 4 167,0 0 1,4 1-104,-1-1 1,6 2 28,0 4 1,3 0-77,-3 0 1,3 0 26,-3 0 0,4 0-48,-1 0 0,2 4-18,2 2 1,-4-1-114,0 1 1,0-1 72,3 1 0,0 2-156,0-5 1,2 0 90,1-3 0,2 0-23,4 0 1,0-1 34,1-2 0,-1-2 22,0-5 1,-1 1 94,-2 0 0,7 0 0,-3 0 0</inkml:trace>
  <inkml:trace contextRef="#ctx0" brushRef="#br0" timeOffset="7503">6124 281 15073,'-5'0'-1644,"-3"-4"927,7 3 0,-3-2-13,4 6 532,0-2 0,-3 7 64,0-2 65,0-2 71,3 4-607,0-2 140,0 3 415,0 0 0,0 0 30,0 0 0,0-3 26,0 0 1,0 0-58,0 3 0,-3 0 99,0 0 1,-1 0-13,1 0 1,-1 0 131,-2 0 1,-1 1-89,4-1 0,-4 1 136,1 2 1,1-2-164,-2 2 1,2 1-2,-1-1 0,-2 4-53,2-1 1,-1 1-60,1 0 0,-2 1-10,2-2 1,1 2-43,-1 1 1,3-3-16,-3 0 0,4-3 75,-1 4 0,2-5-164,1 1 29,0-2-10,0-1 0,4-4 136,2-2 1,1-6 40,-1-3 1,2-2-28,-2-1 0,2 0 3,1 0 0,-3 0-552,0 0 460,0-1 1,0 2-322,1 2 162,-5-2 151,2 3 0,-4-1 113,0 0 1,-4 0 0,-1-3 0</inkml:trace>
  <inkml:trace contextRef="#ctx0" brushRef="#br0" timeOffset="7975">5790 399 11560,'0'-6'-783,"0"0"1,0 3 643,0-3 0,7 3 483,2-3 1,6 0-215,0-3 1,3 0-6,3 0 0,2 1-312,5 2 1,-1-2 123,0 1 0,-1-1-135,-2-1 1,7 0 218,-1 0 0,1 0 47,2 0 1,0-3-158,0 0 0,1 0-29,-4 3 0,0-2 278,-6 2 0,1-3-92,-4 6 0,3 1 134,-2-1 1,-2 4-71,-5-1 0,1 6-100,-4 3 1,0 3-99,-3 4 1,-4 5-177,-2 6 0,-2 2 194,-1 1 0,-1 5 12,-2 1 0,-3 2-194,-6 1 0,-2 1 102,-4-1 0,0-1-149,0-2 0,-2-4 153,-1-5 0,1-7 110,-4 1 0,3-3 27,-3 0 1,-1 0-16,-2-3 1,0-2-86,0 2 1,-4-2-184,1-1 0,-3 0 104,3 0 1,4-3 80,4 0 1,3-4-1,1 1 0,4-2-229,2-1 197,2 0-25,5 0 0,5-1 106,6-2 1,6-2 0,2-4 0</inkml:trace>
  <inkml:trace contextRef="#ctx0" brushRef="#br1" timeOffset="8441">6786 426 8333,'0'-9'-362,"0"0"-45,0 0 0,-3 0 582,0 0 1,-3 3-89,3 0 0,-1 1-307,1-1 196,2-2-30,-3 7 21,4-3 1,-1 8-126,-2 2 0,2 3 152,-2 3 1,-1-1-5,1 4 1,-3 0 123,3 4 0,-3-4-81,3 0 1,-3 0 182,3 3 1,-4-3-111,1 0 1,-2 0 47,-1 4 0,-4-1-99,1 0 1,-4 0-4,1 0 0,1 3-2,-1 0 0,1 4-109,-1-4 0,2-3-138,4-3 218,-1-4 1,4 1-228,0-6 197,4-2 0,1-11-14,4-2 1,4-6 20,-1 0 0,6-5 4,0-1 1,7-5 15,-1 2 1,5-5 2,-2-1 0,4 0 41,0 2 1,1 4-52,1 0 1,0 4-32,1-1 0,-2 5 33,-2 4 1,1 2-157,-4 1 0,1 1 10,0 2 0,-6 1-110,2 2 0,-3 3 141,0 0 0,-3 2-150,-6 7 0,1-1-129,-4 7 381,0-4 0,-3 11 0,0-3 0</inkml:trace>
  <inkml:trace contextRef="#ctx0" brushRef="#br1" timeOffset="8682">6986 762 9184,'0'9'872,"0"0"-796,0 0 0,1 0-16,2 0 1,-2 1-225,2-1 0,1 3-630,-1 0 1,3 0 435,-3-3 0,1-1 358,-1-2 0,2-2 0,4-4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37:37.063"/>
    </inkml:context>
    <inkml:brush xml:id="br0">
      <inkml:brushProperty name="width" value="0.08547" units="cm"/>
      <inkml:brushProperty name="height" value="0.08547" units="cm"/>
      <inkml:brushProperty name="color" value="#E71224"/>
    </inkml:brush>
  </inkml:definitions>
  <inkml:trace contextRef="#ctx0" brushRef="#br0">1 364 7166,'5'-6'-275,"-2"0"103,-2 4 189,3-2-92,-3 0 119,3 3-25,-4-3 1,0 3 45,0-2-20,0 2 73,0-3 12,-4 4 192,3 0-199,-3 0 256,4 0-337,4-5 1,1 3-11,4-4 1,-3 4-23,0-1 0,1 1-12,5-1 0,-1 2 26,4-2 0,-2-1 6,2 1 0,3-3 36,3 3 0,3-3 17,-3 3 1,5-4 8,-2 1 0,2-1 33,1 1 1,3-2 11,1 2 1,3-5-13,-1-1 1,5-2 16,2 2 1,0-2-68,-1-4 1,0 3 25,3 0 1,-4 0-78,2-3 1,-3 1-10,-1 1 1,-4 0-13,-1 4 1,-7 3-10,-3 3 0,-6 1-56,-3-1 82,-2 2-20,-5 4 0,-3 1 193,-8 2 1,-4 2-155,-8 4 0,-1 4-33,-2 2 1,-2-1-35,-5 2 1,2-4-138,2 3 1,-1-4 104,4 1 0,1-3-24,4-3 0,0 2-325,4-2 184,0-2-266,3 0 157,0-4 127,4 0 0,1-1 100,4-2 0,1-1-19,2-2 1,-1-2 52,4 2 0,0-4 147,3 1 1,0-2-124,0 5 1,0 1 160,0-1 1,0 4-535,1-1 318,-1 2 0,-1 2 104,-2 2 0,2 6 0,-3 5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7T10:37:29.891"/>
    </inkml:context>
    <inkml:brush xml:id="br0">
      <inkml:brushProperty name="width" value="0.29915" units="cm"/>
      <inkml:brushProperty name="height" value="0.59829" units="cm"/>
      <inkml:brushProperty name="color" value="#FFFC00"/>
      <inkml:brushProperty name="tip" value="rectangle"/>
      <inkml:brushProperty name="rasterOp" value="maskPen"/>
    </inkml:brush>
  </inkml:definitions>
  <inkml:trace contextRef="#ctx0" brushRef="#br0">155 272,'-15'-30,"3"6,12 24,-24 12,9-1,-15 7,13-5,7-3,-7-5,3-1,40-33,-25 18,43-22,-38 28,8-3,3 3,-2 0,11 1,5 0,11-5,16-5,11-9,8 4,1-3,-6 4,-4 0,-5 4,-7 1,-3 4,-11-1,-6 1,-5 4,-12 1,-2 4,-56 16,16-8,-42 14,29-13,4 0,1 0,7 0,6-4,5 3,52 1,-27-3,37 2,-40-8,0 4,0 17,-4-3,-1 12,-8-12,-5 0,-5 0,-4 0,0-4,0 0,-1-5,5-4,-3-1,27-37,-10 25,21-28,-11 35,-1-7,-21 43,12-26,-16 33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7T10:37:02.648"/>
    </inkml:context>
    <inkml:brush xml:id="br0">
      <inkml:brushProperty name="width" value="0.29915" units="cm"/>
      <inkml:brushProperty name="height" value="0.59829" units="cm"/>
      <inkml:brushProperty name="color" value="#FFFC00"/>
      <inkml:brushProperty name="tip" value="rectangle"/>
      <inkml:brushProperty name="rasterOp" value="maskPen"/>
    </inkml:brush>
  </inkml:definitions>
  <inkml:trace contextRef="#ctx0" brushRef="#br0">2519 123,'-20'-34,"7"5,5 16,3 3,-4-8,-4 8,3 1,-11 9,2 9,0 1,-11 12,10 1,-15 5,7-1,-4-9,5-4,0-9,0-1,0-12,-1 1,-3-10,3 7,-3-3,-1 4,0 0,-8 4,-1-3,-5 7,-3-3,-6 8,-4 1,-9 0,0-1,-1-4,2 0,-1-4,0-5,-9 3,3-6,-6 11,6-3,-2 8,-1 1,3 8,-2-3,7 7,2-7,3-1,1-5,3-4,6 0,0-4,12 3,-2-3,8 8,7 5,-1 9,15 6,2 3,13 0,5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7T10:36:58.413"/>
    </inkml:context>
    <inkml:brush xml:id="br0">
      <inkml:brushProperty name="width" value="0.29915" units="cm"/>
      <inkml:brushProperty name="height" value="0.59829" units="cm"/>
      <inkml:brushProperty name="color" value="#FFFC00"/>
      <inkml:brushProperty name="tip" value="rectangle"/>
      <inkml:brushProperty name="rasterOp" value="maskPen"/>
    </inkml:brush>
  </inkml:definitions>
  <inkml:trace contextRef="#ctx0" brushRef="#br0">1 137,'43'-24,"-5"6,-16 5,2 4,3 4,0-3,4 7,2-3,-1 4,3 0,-7 0,8-4,-4-1,0-4,3 0,-2 0,3 4,0 1,0 4,-3 4,-2 5,-4 5,4 4,-2 0,2 0,-4 0,0-3,1-2,-1-8,0-1,4-4,-3 0,8-4,-4 3,4-7,5 7,0-7,0 7,0-8,-1 4,1 0,0-7,4 6,-4-7,5 0,-1 3,0-7,1 7,-1-3,-4 8,0 1,-5 4,-4 0,3 4,-6 1,6 4,1-4,1-1,8-4,-4 0,0 0,0 0,-9 0,-1 4,-8 1,-4 4,-10 0,3 0,-2 0,8-4,0-1,-4-4,3 12,-11-1,7 12,-8-5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38:01.977"/>
    </inkml:context>
    <inkml:brush xml:id="br0">
      <inkml:brushProperty name="width" value="0.08547" units="cm"/>
      <inkml:brushProperty name="height" value="0.08547" units="cm"/>
      <inkml:brushProperty name="color" value="#E71224"/>
    </inkml:brush>
  </inkml:definitions>
  <inkml:trace contextRef="#ctx0" brushRef="#br0">1203 246 8387,'0'-9'-270,"-4"1"-68,-2 1 0,-2 0 824,-1 4 0,0 1-1,-1 5 0,0 2-497,-2 5 1,1 4 25,-4 4 0,3 4 64,-3 5 0,4 4-51,-1 3 1,2 5-192,1 3 1,2 2 9,1-2 1,4-1-249,-1-1 0,2-6-132,1 2 1,3-6 181,0 1 1,0-7 71,-3-3 1,3-3 279,0-3 0,1-2 0,-4-4 0,0 1 0,-5-1 0,-4 0 0,-5 0 0</inkml:trace>
  <inkml:trace contextRef="#ctx0" brushRef="#br0" timeOffset="295">6 935 8199,'-3'-17'-303,"0"-4"151,8 0 1,6-6 1533,11 3-861,1-6 0,16-3-109,6-7 0,15-2-186,6-6 0,9 0-789,4-3 0,7 1 551,-42 24 1,0 0-1,2 1 1,0 1-267,41-22 0,3 4 177,1 0 1,-5 3-551,-5 0 1,-7 6 93,-8 3 1,-2 5-70,-4 4 0,-6 6 626,-9 3 0,-7 3 0,-4 1 0,0 1 0,1 0 0,1 1 0</inkml:trace>
  <inkml:trace contextRef="#ctx0" brushRef="#br0" timeOffset="621">1376 609 8363,'0'-6'-2096,"0"3"2015,0 6 0,0 3 538,0 3 0,0 3-533,0 0 0,0 3 75,0-3 1,0 4-272,0-1 0,0 2 99,0 2 1,-1-4 172,-2 0 0,1-3 0,-4 3 0,1-4 0,-1 1 0,1 1 0,2-1 0,1 0 0,-4-2 0,0-1 0,-3 0 0</inkml:trace>
  <inkml:trace contextRef="#ctx0" brushRef="#br0" timeOffset="944">1876 464 8275,'-33'10'-975,"0"3"670,3 1 1,-4 5 1289,4 2-528,0 2 0,3 1-43,3 1 0,2-2-129,4 1 1,3 1-176,0-4 1,7-1 143,-2-4 1,7 1-660,0-2 0,2-2 259,1-1 0,4 0-781,3-3 0,2 2 416,3-5 0,2-2 190,4-1 1,4-3 320,2-3 0,7-3 0,2-6 0,-1 1 0,1-4 0,0 0 0,0-3 0,1 3 0,-4-1 0,2 2 0,-2-1 0,-6-1 0,0 4 0,0-4 0,0 2 0</inkml:trace>
  <inkml:trace contextRef="#ctx0" brushRef="#br0" timeOffset="1218">2192 310 8397,'0'-5'-2166,"3"3"2166,0 8 0,1 1 0,-1 8 0,-2 7 0,2 6 0,1 2 0,-1 0 0,0 5 0,-3 5 0,1 1 0,2-5 0,-2 3 0,2-6 0,-3 1 0,-3-1 0,1-4 0,-4-5 0,1-5 0,-1-1 0,-2-1 0,2-5 0,-7 1 0,-1-4 0</inkml:trace>
  <inkml:trace contextRef="#ctx0" brushRef="#br0" timeOffset="1533">2484 310 8247,'-36'37'0,"-1"0"0,1-7 0,-3 6-558,-1 7 477,1 1 1,3 1 48,0 1 56,3-5 1,3-2 49,6-5 1,3 0-171,6-4 0,-2-1 13,5-5 1,3-1-274,3-5 1,4-4 106,-1-2 0,3-3 123,3-3 1,2-2 125,4-4 0,4-1 0,3-2 0,4-5 0,1-4 0,4-4 0,-1 1 0,2 1 0,2-2 0,-1 1 0,0-3 0,0 1 0,1 2 0,-5 2 0,-2 4 0,-2 4 0,-1-3 0,0 3 0</inkml:trace>
  <inkml:trace contextRef="#ctx0" brushRef="#br0" timeOffset="2034">2918 455 8320,'-13'8'-129,"-2"-2"1,-3 3 223,-3 1 0,-2 0-86,-5 5 1,1 0 84,0 3 1,-3 1-116,-1 2 0,4-5 3,3 3 0,5-4 123,1 0 0,4-2-11,5-4 1,1 0-16,1 0 0,3-3-169,4 0 1,4-4 67,3 1 0,2-2 36,3-1 1,2 0 49,4 0 1,0 0-82,0 0 1,0-4 45,1-2 1,2 1 3,0-1 1,0 3-56,-3-3 1,-3 4-3,0-1 1,-4 2-141,2 1 1,-6 1 113,-1 2 0,-5 5-335,-1 4 1,-5 5 108,-7 1 1,-3 1-68,-3 2 0,-3 1 125,0-1 1,-4 0 217,1-3 0,-3 1 0,0-1 0,0-4 0,0-2 0,4-2 0,-4-1 0,4 0 0</inkml:trace>
  <inkml:trace contextRef="#ctx0" brushRef="#br0" timeOffset="2239">2702 1 8207,'-24'27'-173,"2"1"282,4 2 0,0 6 211,0 3 0,4 2-240,2-4 1,5-1-229,0-9 0,5 1-993,-1-7 1141,2-3 0,1-1 0,0-3 0</inkml:trace>
  <inkml:trace contextRef="#ctx0" brushRef="#br0" timeOffset="3124">3127 934 8063,'-9'-8'761,"3"2"1119,0-6-1605,0 6 1,-2 3-355,2 6 1,1 2-317,2 4 0,2 0 193,-2 0 1,-2 1-425,2 2 1,-4-1 171,1 4 1,1 0-692,-1 0 1145,0 2 0,-3-7 0,0 3 0</inkml:trace>
  <inkml:trace contextRef="#ctx0" brushRef="#br0" timeOffset="3563">3281 1135 8264,'0'-5'-392,"0"1"-123,0 4 17,4 0 152,-3 4 113,3 1 1,-4 4 232,0 0 0,-8 0 0,-2 0 0</inkml:trace>
  <inkml:trace contextRef="#ctx0" brushRef="#br0" timeOffset="3942">3399 1407 8082,'5'-1'0,"-2"-2"1247,2 2-725,0-3 0,1 4 450,0 0-250,-4 0-462,6 0 1,-6 4-162,4 2 0,-4-1-566,1 1 1,0-3 365,0 3 0,-2 0-327,2 3 0,-3-3 238,-3 0 190,2 0 0,-12 3 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0:09.624"/>
    </inkml:context>
    <inkml:brush xml:id="br0">
      <inkml:brushProperty name="width" value="0.08547" units="cm"/>
      <inkml:brushProperty name="height" value="0.08547" units="cm"/>
      <inkml:brushProperty name="color" value="#E71224"/>
    </inkml:brush>
  </inkml:definitions>
  <inkml:trace contextRef="#ctx0" brushRef="#br0">82 37 8235,'-3'-14'0,"0"1"901,0 7 1258,3 2-1863,0 4-709,-4 0 0,-1 4-315,-4 2 1,1 4 315,2 2 1,-4-2 411,4 2 0,-8 2 0,4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19:20.888"/>
    </inkml:context>
    <inkml:brush xml:id="br0">
      <inkml:brushProperty name="width" value="0.08547" units="cm"/>
      <inkml:brushProperty name="height" value="0.08547" units="cm"/>
      <inkml:brushProperty name="color" value="#E71224"/>
    </inkml:brush>
  </inkml:definitions>
  <inkml:trace contextRef="#ctx0" brushRef="#br0">55 118 8317,'-9'-4'-104,"1"-2"1,1-1-1,2 0 1,0 2 0,1 0 264,0 0 1,0 3 38,1-1-323,2 2 1,-3 2 205,4 2-270,0 2 18,0 4 140,0-4 0,1-1 65,2-4 1,-1 0-9,4 0 1,0 0-36,3 0 0,1-4 13,2-2 0,-1 1-5,4-1 1,0 0 25,3-3 0,4 0-57,-1 0 1,3 1 25,-3 2 0,4-2-7,0 2 0,2 2 4,3 1 1,1-2-5,2 2 1,3 0 26,-3 3 0,3 0 3,4 0 0,0 1 7,2 2 0,4-1-19,-1 5 1,0-2 0,4 1 0,0 1-54,-1-4 0,1 3-4,-4-3 0,1 0-7,-1-3 0,0 0-131,1 0 0,-1 0-109,0 0 0,-2 0 297,-1 0 0,0-4 0,4-1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0:06.369"/>
    </inkml:context>
    <inkml:brush xml:id="br0">
      <inkml:brushProperty name="width" value="0.08547" units="cm"/>
      <inkml:brushProperty name="height" value="0.08547" units="cm"/>
      <inkml:brushProperty name="color" value="#E71224"/>
    </inkml:brush>
  </inkml:definitions>
  <inkml:trace contextRef="#ctx0" brushRef="#br0">100 865 8471,'-9'0'-1099,"3"0"1040,0 0 207,0 0 1,-3 3 7,0 0 1,1 4-28,2-1 0,-3 1-138,3-1 0,1 1 68,-1-4 1,3 0-140,-3-3 1,4-1 104,-1-2 1,2-6-152,1-6 1,1-5 117,2-2 0,3-6-172,6 1 0,-1-6-18,5-1 0,-2-1 146,1-1 1,1 1 158,-4 1 1,4-1-156,-1 2 1,0 1 209,4-2 1,-2 6-82,7 1 1,0 1-38,3 5 1,3 0-29,-3 6 1,1 6 8,-7 6 0,0 3-152,-3 3 1,-3 7 139,-3 8 1,-2 5-37,-1 4 1,-3 1 3,0 2 1,-4-1 3,1 5 0,-2-5-77,-1 1 1,0-2-5,0 0 0,-1-2 28,-2-2 0,-3-2-13,-6-4 0,1 1 83,-4-1 1,-1-3-46,-2 0 1,-1-4 38,-2 1 0,1-2 44,-4-1 0,0 0 16,0 0 0,-1-3-25,4 0 1,-3-4 23,3 1 1,0-1-38,6-2 0,2-5-1,4-1 1,4-5-28,2-1 1,2-1 22,1 1 1,4 2-34,2-2 1,3 2 20,3 1 0,2 1-6,5 2 1,0-1 44,2 4 0,2-4 11,4 4 1,4 0 33,3 3 1,2 0-43,3 0 0,-3 0 24,3 0 1,-3 3-32,7 0 0,-4 1-46,3-4 1,-3 0 22,4 0 0,-5-4-7,1 1 1,-2-4 19,-4 1 0,-1 1-11,-2-1 1,-4 0-27,1-3 0,-6 3 1,0 0 0,-2 0-44,0-3 0,-5 0 56,-2 0 1,-2 0-15,-1 0 0,-3-3 11,0-1 0,-4-2-4,1 3 0,-3-1-6,-3 1 0,-3 1-1,-6-4 0,-2 3-45,-4-3 1,-1 4-8,1-2 0,0 0-5,0 1 0,0 4-13,0 5 1,0 2 68,-1 1 1,2 4-29,2 2 1,-2 6 80,2 3 0,-1 3-48,1 0 1,2 3 10,4 0 1,0 0-46,3-3 0,-1 3 4,4-3 0,0 2-112,3-5 1,5-2 117,4-1 1,1-2-4,6-1 1,2-3 42,3 0 1,4-4 0,-1 1 1,3-2 8,0-1 1,0-1 135,0-2 0,3 1-89,1-4 0,-1 3 28,-3-3 1,3 0 26,1-3 1,-1 3-60,-3 0 1,3 1-102,0-1 1,1-1 91,-4 4 0,-1-3-15,-2 3 1,2 0 58,-5 3 1,0 0 111,-3 0 1,-4 3-160,-2 0 1,-2 7 9,-1-1 0,0 6 27,1 0 0,-4-1 7,0 1 0,-3 1-126,3 2 1,-4-3 54,1 0 0,-1-4-219,1 1 187,-2-2 0,2-5-117,-6-2 1,-2-2 108,-4-1 1,0 0-7,0 0 1,-4 0 40,1 0 0,-3-7-32,3-2 0,-3-2 66,3 2 0,0-3-48,3 0 0,0-3 9,0 3 1,4-2-60,2 2 0,2 1-119,1-4 0,2 3 71,4-3 1,0 4-188,6-1 0,1-1 76,-1 1 0,3 0 109,-3 2 0,3 4 110,-3 0 1,0 4-120,-2-1 1,0 2-5,2 1 1,-2 3 162,2 0 0,1 4 277,-1-1 0,3 3-150,-3 0 0,4 0 70,0 0 0,-2 0-45,1 0 0,0 0-107,3 0 1,0-1-78,0-2 0,-3 1 48,1-4 0,-1 3 0,3-3 0,0 0-74,0-3 1,0 0-24,0 0 0,1 0-60,-1 0 1,-1 0 48,-2 0 0,1-3-130,-4 0 0,1-3 97,-1 3 0,-5-3-119,2 3 0,-3-4 136,1 1 0,0-3-6,-4-3 1,4 1 10,-1-4 1,-1-5 1,1-4 1,0-2 40,3-1 1,0 0 29,0-1 1,0-2-67,0 0 0,0-3 13,0 2 1,0 0-60,1 1 1,-4 2 81,0-2 0,-4 4-8,1 2 0,-2 7 23,-1-1 10,0 6-25,0-1 1,-1 12 14,-2 4 0,1 9 135,-4 6 0,1 4-124,-2 5 0,0 4 99,4-1 0,0 3-79,3-3 1,0 1 11,0-4 1,0-1-4,0-2 1,4 1 2,2-4 1,6 4 5,0-4 1,4 3-6,-1-3 1,2 3 52,1-2 0,3-1-51,0-3 0,5 0-43,-2 0 1,-1 0-17,1 0 1,0-3-2,4-3 1,-3-3-4,2-3 1,-2-2-13,5-4 0,2-1 7,-2-2 0,3-5-17,-3-4 1,1-5 27,-4 2 1,0-2-4,0-1 1,-2-1-16,-1-2 0,-4 1-56,1-5 0,-5 2-7,-1-1 0,-4 1 23,1 2 1,-5 1-107,-4-5 1,-3 5 126,-3-1 1,-7 6-8,-5 3 0,-3 6 90,-3 3 1,-2 3-98,-4 3 0,-1 6 140,1 6 1,0 3-115,0 3 0,-2 4 181,1 3 0,0 4-80,7-5 1,0 2-38,3-1 1,4-4-78,1 0 0,4-5-10,3-1 0,2-4-108,4-5 0,2 1 141,4-1 1,4-4-99,9-2 0,0-2 34,2-1 0,-1-4-31,4-2 0,-1-2 116,2-2 0,0 1 11,-4 0 0,4-3 0,-1 0 0,3-3 156,0 3 0,0-3-41,0 3 1,3 0-60,1 3 1,-1 0 66,-3 3 1,-3 2-59,1 4 0,-2 0 4,1 0 0,1 1 35,-4 2 0,0 2 6,-2 5 1,-1-1-22,0 0 0,-1 1-26,-2 2 1,1-2-71,-4 2 0,0 1 75,-2-1 0,-2 0-281,-2-3 183,2 0 1,-6 1-45,4-1 57,-4-4 0,-2 2-7,-6-4 0,-3 1-16,-3-1 1,0-2 3,-3 2 1,3-2-4,-3-1 0,1 0 20,-1 0 1,-1-4-121,4-2 0,0-2 69,3-1 1,0-5-9,3-1 1,2-2-33,4-1 1,1-3-18,2 0 0,2-3 50,5 2 0,2-2-12,0 3 1,4-2 78,-1 5 1,2-2-64,1 4 1,0 3 196,1 1 0,2 3-28,0 3 0,0 2 133,-3 4 0,-1 4-192,-2 2 1,3 6 27,-3 3 1,-1 4-32,1 2 1,-3-2 6,3 2 1,-4-1-125,1 1 0,1-2 110,-1 3 1,1-3-176,-4-1 1,2 0 40,-2 0 1,2-4 32,-5-2 0,2-1 64,1-2 1,0-4-2,0-2 0,0-2 62,0-1 0,1 0 14,3 0 0,-3-1-49,2-2 0,1-2-9,-1-4 0,3-2-12,-3-1 0,0 1-34,-3-4 1,1 0-118,2-3 0,-1-3 102,1 0 1,-1-1-111,1 4 0,-2 0 172,2 0 1,-2 4-6,-1 2 0,-3 2 92,0 1 1,0 3-78,3-1 0,-3 5-8,0-1 0,1 2-63,2 1 0,0 0 11,0 0 0,0 0-27,0 0 1,0 1-20,0 2 1,0-2 57,0 2 0,0-1-21,0-2 1,-3 0 230,0 0-145,-4 0 1,2 0 0,-5 0-73,-2 0 0,-2 0 6,-4 0 0,-1 0-18,-2 0 1,-2 3-154,-4 0 1,0 1 137,0-1 0,-1 1 9,1 2 1,3 2 251,0-2 1,4 2-161,-1 1 1,2 0 29,1 0 0,1 1-61,2 2 0,-1-2 19,4 2 1,0 0-10,3 0 0,0-2-21,0 2 0,5-2-21,4-1 1,2 0-28,7 0 1,1-4-7,5-2 0,6-2 35,1-1 0,6-1 7,2-2 1,4-1 41,-4-2 0,4-5 4,0 2 0,-2-2-14,1 2 0,-2-1 6,2-2 1,0 0-25,4-3 1,-1 3 4,0-3 0,0 1 4,-3-1 0,-3-1 3,-5 4 0,-1-3 193,-6 2 1,-2 1-54,-7 3 0,-4 3 66,-1 0-231,-3 0 1,-5-3-6,-2 0 1,-7 1-195,-5 2 1,-4-2-72,-6 2 0,-3 2-68,-2 1 0,-2 2 123,-1 1 1,3 0 337,3 0 1,2 4 41,1 2 1,4 5 241,2 1 0,5 4-173,1-1 0,4 6 85,-1 4 0,3 1-210,3 1 1,2 0 51,4 0 0,4 0-383,2-3 1,5 1 90,1-4 0,4-1-496,0-5 0,-2-1 34,1-5 595,4-4 0,9-5 0,4-5 0</inkml:trace>
  <inkml:trace contextRef="#ctx0" brushRef="#br0" timeOffset="395">990 237 8422,'40'-31'962,"10"6"0,12-6-386,11 10 1,11 6-558,7 3 0,-37 5 0,3 1 74,6 0 0,1-1 0,4 0 0,1-1-331,2 2 0,0 0 0,1 0 0,0 0-461,1 1 1,0 1 406,-3 2 0,1-1 0,1-3 0,0 0 0,-2 1 0,1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39:59.487"/>
    </inkml:context>
    <inkml:brush xml:id="br0">
      <inkml:brushProperty name="width" value="0.11396" units="cm"/>
      <inkml:brushProperty name="height" value="0.11396" units="cm"/>
      <inkml:brushProperty name="color" value="#E71224"/>
    </inkml:brush>
    <inkml:brush xml:id="br1">
      <inkml:brushProperty name="width" value="0.08547" units="cm"/>
      <inkml:brushProperty name="height" value="0.08547" units="cm"/>
      <inkml:brushProperty name="color" value="#E71224"/>
    </inkml:brush>
  </inkml:definitions>
  <inkml:trace contextRef="#ctx0" brushRef="#br0">27 413 13076,'-9'0'-1098,"4"0"1115,-3-4-325,7 3 52,-3-7 206,4 7 461,0-3-270,0 0-204,0 3 27,0-3 0,1 4 72,2 0 0,-1 0 15,4 0 1,-3 3 12,3 0 0,-1 5-200,1 1 0,2 1-67,-1 5 0,1 0-94,1 3 0,3 3-84,0 0 0,1 2 102,-1-2 0,1-2-223,2 2 1,2-1 86,-1 1 0,-2 0 66,1 3 0,-4-3 172,1 3 1,1-4 179,-1 1 0,0 3 0,-3-1 0</inkml:trace>
  <inkml:trace contextRef="#ctx0" brushRef="#br1" timeOffset="538">337 559 8495,'-9'9'-497,"0"0"310,4 0 0,1 3 204,4 0 1,0 4 239,0 0 0,0-2-487,0 1 259,4 0 0,0-1-43,2-2 0,2 1-11,-2-1 0,2 3-92,1-3 1,0 1 126,0-4 0,-1 3-186,-2 0 1,1 0 84,-4-3 1,0 0-116,-3 0 0,3-3-58,0 0 166,0-4 1,-3 1 60,0-6 0,0-3 1,0-6 1,0 0 5,0-6 1,0-2-31,0-7 0,3-1 71,0 1 1,4-4-52,0-2 1,4 0 128,1 0 0,0 4-67,-3-1 1,3 6 116,0 6 0,3 4-49,-3 5 1,1 1 173,-1 2 0,0 3-19,3 6 0,-3 6-117,3 6 0,-3 6-65,3 4 0,-3-2 45,3 1 1,-4 3-123,1 3 0,-1 1 64,-2-4 0,-3-3-178,0 0 0,-4-4 98,1 1 1,-1-3-121,1-6 0,-2 0 85,2-6 1,-2-1 45,-1 1 0,0-3-143,0 3 0,-1-4 1,-2 1-176,2 2 232,-3 0 105,4 0 0,4 3 0,1-3 0</inkml:trace>
  <inkml:trace contextRef="#ctx0" brushRef="#br0" timeOffset="929">1387 432 13057,'-9'0'-52,"0"0"-56,-4 0 0,3 0 598,-2 0 1,5 0-437,1 0 0,3 0 130,-4 0 0,1 0-327,-3 0 0,0-1-165,0-2 1,0-1-243,0-2 1,0 1 234,0 2 0,0 2 20,0-2 0,0 2 60,0 1 0,0 0 10,0 0 1,-3 1 249,3 2 1,-5 6-80,5 6 1,-3 3 315,0 3 0,2 2 64,-2 5 1,1 0-8,-1 2 1,3 2-222,-1 5 1,2-2-93,5-2 1,0 0-116,3-5 0,1-3 18,2-7 0,3-4-236,7-2 1,2-5 250,6-1 0,-1-4-111,4 1 0,0-2 30,4-1 1,-1-1-221,0-2 1,-1 2 207,-2-2 186,3 2 1,-4-3 0,4-1-1</inkml:trace>
  <inkml:trace contextRef="#ctx0" brushRef="#br0" timeOffset="1455">1706 622 12003,'0'-13'-651,"0"3"-179,0-2 601,0 2 1,1 1 214,2 0 0,-1 3-223,4 0 417,-4 4-158,2-2 0,-3 4-136,2 0 20,-2 4 0,3 2 94,-4 6 0,0-2 23,0 2 1,0-1 80,0 1 1,3-2-143,0 2 0,4 2-97,-1-2 0,5 0-39,1-3 1,4-1 109,-1-2 0,3 2 121,0-2 1,0-2-37,0-1 0,0-1-51,0 1 0,3-2-126,1 2 1,-1-3 24,-3-3 1,0-2 193,0-4 0,-3 0-28,0 0 1,-5-1-17,0-2 0,-2 1 85,-5-5 0,0 2-96,-3-1 1,-1-2-9,-2 2 0,-5-2-61,-5-1 1,-2 1-11,3 1 0,-7 0-1,1 4 0,-2-3-21,2 3 1,0 4 38,-1 5 1,-2 2 7,0 1 1,-3 8 61,3 4 1,-5 5-30,2 4 1,1 4-157,-1 5 1,4-1 228,-1 4-21,5-3 1,-1 5 0,3-3-1</inkml:trace>
  <inkml:trace contextRef="#ctx0" brushRef="#br1" timeOffset="2217">2405 649 8574,'-9'-9'167,"4"3"461,1 2-760,4 4 174,0 0 1,3 1-357,0 2 1,4-1 207,-1 5 0,2-4-388,1 3 0,-3-1 274,0 1 0,-3 1 199,3-4 1,-4 1-571,1-1 591,-2-2 0,-5 3 0,-2-4 0,-2-4 0,-1-2 0,0-3-26,0-3 1,0 2 209,0-3 0,0-1 279,0-1 1,0-2-91,0-1 1,4 1-133,2 2 1,2-1-128,1 3 0,0-2 3,0 3 1,4 0-312,2 3 1,2 0 94,1 0 0,1 4-177,2 2 1,-1 3 86,4 3 0,-1 3-77,1 6 1,2 5 77,-5 4 1,0 4 91,-3-4 0,0 3 58,0-3 1,-1-1 13,-2-5 1,1-2 107,-4-3 0,0-4-63,-3 0 532,4-4-151,-3 2 213,3-4-174,-4 0-268,0-4-138,0-1 0,0-6-179,0-1 0,3 2-89,0-2 1,4 1 72,-1-1 0,2 1-30,2-4 1,2 1 58,0-1 1,3-3-115,-3 3 0,3-2 204,-3-1 0,3 1 18,-3 2 0,-1 2 26,-5 4 1,3 4 353,-3 2-276,-2 2 0,3 5 134,-4 2 1,3 5-162,-3 1 1,3 4 10,-3-1 0,4 1-169,-1-1 0,-1 2 40,1-1 0,0-2-197,3 1 1,0-3 91,0 3 1,0-4-156,0 1 0,1-2 204,-1-1 0,0-1 120,0-2 0,1-1 0,2-5 0,-2 4 0,3 1 0</inkml:trace>
  <inkml:trace contextRef="#ctx0" brushRef="#br1" timeOffset="3735">3275 567 8574,'6'15'-505,"0"0"324,-4 0 1,2 3 260,-4 1 1,0 2 291,0 0 1,0 4-75,0-1-198,4 3 0,-3 3-31,2 0 0,-2 3-123,-1-3 0,0 4 54,0-4 0,0 3-173,0-3 0,-1-3-69,-2-6 1,1-3 96,-4-3 1,0-6-15,-3-6 1,-1-3 90,-2-3 1,1-7 11,-4-8 0,2-4 16,-2-5 0,4-8 13,-1-1 1,2-7 59,1-3 1,1 0 24,2-5 1,2-1 92,4-2 0,0-1-139,0 1 0,5 2-91,4 1 0,4 8 89,5 0 1,1 9-4,3 4 1,-3 7 33,2 5 1,-2 3-2,-1 6 0,0 4-41,0 2 1,-3 7-5,-3 5 1,-2 6-144,-1 6 1,-4 5 147,-2 4 1,-2 7-87,-1 0 1,-4 4 67,-2-2 0,-2 4-11,-1-4 1,0-4 4,0-5 0,-3-5-1,3-4 0,-2-6 71,5-3 1,-2 1-66,-1-1 0,3-1 183,0-5 0,1 2-20,-1-1-82,-2 1 1,7-2-56,-2 0 1,3-4-1,3 1 1,5-2-24,4-1 1,4 0-110,-1 0 0,3-3 56,4 0 0,-3-1-185,2 1 1,-1 2 154,1-2 1,-2 2 26,2 1 1,-1 0 4,-2 0 0,1-3 48,2 0 0,1-5 10,2 2 0,2-6 1,-5-3 0,4 1 143,-1-1 0,-1-1-86,2-5 1,-5 2 162,1-3 0,-3 0-21,-3 1 0,1-3-90,-4 3 1,1-2 18,-4 2 1,-1 1-37,-2-4 1,1 3 4,-4-3 0,-1-1-68,-5-2 0,-2 3-23,-4 0 1,0 4-170,0-1 1,-1 5 59,1 4 0,-3 3 30,0 3 1,-1 3 65,1 6 0,-2 7-62,-4 8 1,2 1 42,-3 2 0,6 2 14,-5 1 0,6-1 33,0 1 1,3-1 23,3 4 0,2-5-2,4 5 1,0-2-1,0 3 0,4-4-57,2 0 1,3-4 24,3 1 1,2-3 1,4-2 1,2 0 4,1-4 1,-1 3-4,4-3 1,-1 0-4,1-3 1,0 0 0,-3 0 0,1-4 16,2-2 1,2 1 6,-1-1 1,0 1 37,-1-4 0,1-4-49,-4 1 0,3-4 40,-2 1 1,-1-2-10,-3-1 1,-3 0 1,0 0 1,-4-3-33,1 0 0,-2-4-3,0 1 0,-5 1-29,-2-2 0,-2 1-8,-1-3 1,-4 3-202,-3 0 1,-4 1 133,-1-1 0,0 3-39,3 6 1,0 2 111,0 4 1,-3 1 3,0 2 1,-1 6 28,1 6 0,2 3 23,-3 3 1,3 2-23,1 4 0,1 0 37,2-3 1,2 2 103,4-2 0,1-2-70,2 0 1,2-4-80,4-3 0,4-2-10,3-4 0,1-4-5,1-2 1,4-2-12,2-1 1,0-2-119,4-4 0,-2-1-31,7-8 0,-1 0 130,2-3 0,1-2-185,-2-1 0,-1-5 92,2-4 0,-6-3-32,-1 2 1,-1-6 58,-5 1 0,0 0-26,-6 3 1,-3 0 104,-6-3 1,1 2 204,-4 1 0,0 0 136,-3-3 1,-4-1-104,-2 1 0,1 0-50,-1-1 1,1 5-99,-1 2 0,1 9 404,2 3-440,2 6 0,-6 3 2,4 9 0,-5 10-29,2 8 1,-2 8-175,-1 7 0,1 3 174,2 4 1,-2 1-127,2 4 0,2 2 12,1 1 1,2-1 81,1 1 0,1-3-71,2-2 1,2-3 50,4-4 0,0-4 1,0-1 0,3-4 93,0-3 0,6-5 14,0-4 0,0-4 128,3 2 0,1-4-108,-1-3 0,2 1 148,-2-4 1,-1 0-103,4-3 1,-1 0 5,1 0 0,0-4-67,-3-2 0,1-3-123,2-3 1,1 1 39,-3-1 1,-1-2-228,-3-1 1,-1 1-50,-2-1 1,1 0 163,-4-3 0,1 0 62,0-1 0,-3 1-21,2 0 0,-2 4 109,-1 2 1,0 3-51,0 3 1,-3 2 11,0 4 1,-4 1 61,1 2 0,-2 2 14,-1 4 0,0 3-29,0 0 1,0 3-30,0-3 1,-3 4-158,0 0 1,-4-2 91,1 1 1,-6-4-221,-3 1 1,1 1 80,-1-1 0,-1-1 203,-2-5 0,3 1 0,0-4 0,4 0 0,-1-3 0,5 0 0,1 0 0,4 0 0,-2-4 0,4-2 0,5 1 0,4-1 0,4 0 0,5-3 0,0 0 0,0 0 0</inkml:trace>
  <inkml:trace contextRef="#ctx0" brushRef="#br1" timeOffset="4014">4056 295 8449,'-12'-7'756,"0"-2"-520,4 2 1,5 3 105,6 4-336,10 0 1,4 0-11,10 0 0,3-1-4,6-2 1,5-2-142,4-5 1,8 1-252,4 0 1,4 1-331,-4 2 1,1-1 91,-4 4 638,-3-4 0,2 2 0,-3-4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39:26.441"/>
    </inkml:context>
    <inkml:brush xml:id="br0">
      <inkml:brushProperty name="width" value="0.08547" units="cm"/>
      <inkml:brushProperty name="height" value="0.08547" units="cm"/>
      <inkml:brushProperty name="color" value="#E71224"/>
    </inkml:brush>
  </inkml:definitions>
  <inkml:trace contextRef="#ctx0" brushRef="#br0">263 926 8200,'-8'-1'-24,"1"-1"1,2-2 680,1-2-406,1 4 1,3-6-217,0 2 222,0 2-252,4-4 0,1 4 96,4-2 1,-3-2-186,0 2 0,-1 1-3,1-1 0,2 4-48,-2-1 1,-1-1 125,2 1-199,-5 0 207,2-1-21,0 3 402,-3-3-237,3 4 852,-4 0-848,4 0-72,-3 0 1,3 1 36,-4 2 0,1-2-8,2 2 0,-1-2-1,4-1 1,-3 3 54,3 0-199,0 0 0,3-3 121,0 0 0,-3 0-134,0 0 0,0 0 7,3 0 1,-3 0 25,0 0 1,0 0 17,4 0 1,-1 0-18,0 0 0,3 0 102,0 0 0,3-1-75,-3-2 1,3 2 147,-3-2 1,6-1-117,-2 1 1,3 0 32,-4 3 1,-1 0 7,1 0 0,0-3 13,3 0 1,1 0-68,3 3 1,-3 0-5,2 0 0,-2-1-27,-1-2 0,0 2 46,1-2 0,-1 2-11,0 1 0,0-1 9,0-2 1,0 2-92,0-2 1,-3 2 41,1 1 1,-1 0-8,3 0 1,-3 0 33,0 0 1,0 0 0,3 0 0,1 0 16,-1 0 0,0 0-23,0 0 1,-3-1 61,0-2 0,-3 2-51,3-2 1,-4 2 143,2 1 0,-2 0-56,1 0 1,-2 0 20,2 0 1,-5 0-121,-1 0-2,0 0-359,3 0 309,-4 0 0,0 0-343,-2 0 186,-2 0-1,3 0-1958,-4 0 1722,4 0 16,-3 0-11,3 0 0,-4 1 98,0 2 0,-1-1 332,-2 4 0,-6 4 0,-5 4 0</inkml:trace>
  <inkml:trace contextRef="#ctx0" brushRef="#br0" timeOffset="1367">18 499 8254,'0'5'-741,"0"3"619,-4-7-42,3 3 0,-3-3 110,4 2 195,0-2 155,0 3-13,0 0-136,0-3 1,1 7-29,2-5 0,-2 1 155,2-1-169,-2-2 0,0 4 83,2-2-150,-2-2 1,3 4 25,-4-2 42,0-2-254,0 3 437,0-4 1,-1-3-163,-2 0-159,2-4 0,-4 3 38,2-2 0,2 1 1,-2 2-14,2 2 0,0-7-50,-2 5-5,2 0 1,-3 2 69,4-2-103,0 2 90,0-3-107,0 0 1,0-1 55,0-4 1,0 0-99,0 0 0,0-4 134,0-2 0,0-2-4,0-1 1,1-4 90,2 1 0,1 0-107,2 3 0,2 1 91,-2 2 1,1-1-72,-1 3 1,3 0 40,-3 1 0,2 2-7,1-2 0,1 3 4,2 3 1,-5-1-16,2 4 1,-2-1-4,2 1 0,-3 2-4,0-2 0,-4 3 2,1 3 1,1 3 135,-1 6 1,0-1-125,-3 4 0,0 3 98,0 3 1,-3 5-84,0-2 0,-1 1 7,1-1 1,1 2 15,-4-1 1,4-3 10,-1-1 1,2-3-167,1-3 1,-3 2 135,0-1 1,0-3-151,3-1 0,0 1 68,0-1 1,0 0-237,0-3 155,-4 0-24,3 0-92,-3 0-19,4-4 304,0-1 0,3-5-103,0-2 0,0-2 154,-3-4 1,1-1-137,2-2 0,-2-2 127,2-4 0,1-1-61,-1-3 1,3 2 3,-3-4 0,4 1-27,-1-1 1,2 2-2,2 3 1,0 2-88,2 2 0,-2-1 81,2 4 1,-2-3 17,-1 3 0,0 0-9,0 3 1,-1 3 4,-2-1 1,2 5 8,-2-1 0,-1 2 6,1 1 1,-3 1 26,4 2 0,-5 4 111,1 5 0,-1 2-56,1 4 1,-2 0-64,2 0 1,-2 0 45,-1 0 1,0 1-22,0-1 1,0-1-87,0-2 0,0 2 21,0-2 1,0-2-8,0-1 1,0 2-26,0-2 0,0 0-20,0-3 0,-3 3-19,0 0 0,0 0 46,3-3-193,0 0 1,0 0-5,0 0-87,0 0 0,4-1-48,2-1 1,2-3 362,1-4 0,0 0 0,0 0 0</inkml:trace>
  <inkml:trace contextRef="#ctx0" brushRef="#br0" timeOffset="2025">426 526 8211,'5'-5'-268,"-1"-3"0,-3 7 374,2-2 1,-1-1-97,4 1 179,-4 0-355,6 3 183,-3 0 0,1 0-44,0 0 0,-3 0 135,3 0-95,-4 0 0,3 0-46,-2 0 0,-2 1 46,2 2 1,-1-2 91,1 2-77,-2-2 1,6-2 41,-4-2 0,4 2-63,-1-2 1,1-2-6,-1-1 1,2-1 10,-1 1 1,1-2-9,1 2 0,-1-2-34,-2-1 0,2 3 44,-2 0 0,-2 0-36,-1-3 1,-1 3 32,1-1-118,-2 1 1,2-3 36,-6 0 0,1 0-134,-4 0 0,0 0 105,-3 0 0,0 0-175,0 0 1,-1 0 187,-3 0 0,5 3-20,-4 0 0,7 4 192,-4-1 1,2 2-120,-2 1 1,-3 4 313,0 2 0,0 3-79,3 3 0,0 3-152,0 6 0,3-2 169,-1 2 1,2 2 235,-1-2 0,2 1-284,4-1 0,0-2-27,0 2 1,0-1-201,0-2 0,0-3 23,0 0 1,0-4-125,0 1 1,4-2 7,2-1 1,-1-3-19,2 0 1,-1-4 87,3 1 0,0-2-132,0-1 0,3 0-10,0 0 1,1-1 94,-1-2 0,-1 1-121,4-4 0,-4 3 137,2-3 0,0 1 109,-1-1 0,4-6 0,-2 2 0</inkml:trace>
  <inkml:trace contextRef="#ctx0" brushRef="#br0" timeOffset="2980">763 318 8217,'1'-8'0,"2"2"19,-2-2 162,3 7-158,0-3 1,-3 8 109,2 2 0,-1 2-178,1 1 0,-2 0 24,2 0 0,-2 3-36,-1 0 0,-1 3 132,-2-3 1,1 4-9,-4 0 0,3-2-164,-3 1 0,3-3 84,-3 3 0,1-3-60,-1 3 0,-2-4 94,2 1 1,-1 2-83,1-2 0,-2 0 38,2-3 0,1 0-94,-1 0 1,4-3 49,-1 0 1,1-1-85,-1 1-149,2-2 192,-3-4-53,4 0 0,1-4 51,2-2 1,-1-2 110,4-1 0,0-4 15,3-2 1,0-2-16,0-2 1,1-2 11,2 0 0,-1-3 100,4 3 0,-3 0-73,3 2 1,0 2 43,0 2 1,1-1-57,-4 4 0,3 1 1,-3 5 0,0-1-8,-3 4 1,0-3-6,0 3 1,-3 0-17,1 3 0,-2 1-6,1 2 1,-2 2 36,-4 4 0,3 0-1,0 0 0,0 0 14,-3 0 0,-4 4 14,-2 2 1,-1-1 6,1 2 1,-3-5-15,3 1 0,-1 1 7,1-1 1,-2 1 25,2-1 0,1-2 8,-1 2 1,1 1-130,-1-1 0,-1 1 137,4-4-136,-4 0 110,2 0-343,0 0 104,-3-4 67,7-1 2,-3-4 1,5-3-20,2 0 1,2-7-25,4 1 1,1-6 80,2-1 1,-1-1-59,4-1 0,0 3 55,4 0 1,-4 0-3,0-3 1,-1 4 23,1 2 0,1-2 12,-4 2 0,1 0 3,-1 3 1,-2 3 111,3 0 1,-3 4 46,-1-1 1,-3 2-86,0 1 0,-3 0 83,3 0-111,-4 4 1,2 4 14,-4 4 1,0 4 56,0-1 1,-4 4 79,-2 2 1,-5-2-81,-1 2 1,-1 1-3,0-1 0,3 1-107,-2-4 1,-1 0 80,1 0 0,3-4-136,3-2 0,1-2 69,-1-1 1,-1-3-210,4 0 0,-1-4-215,1 1 52,2-1 260,-3-2 0,4-2-13,0-1 1,1-1-87,2-2 1,2-2-82,4 2 293,0-2 0,0-5 0,0-1 0</inkml:trace>
  <inkml:trace contextRef="#ctx0" brushRef="#br0" timeOffset="3747">1343 0 7829,'0'9'-103,"-1"0"99,-2 1 1,1 3-16,-4 2 0,3 2 96,-3 1 0,0 4-2,-4 2 0,1 2 6,0-2 0,-3 2-31,0-2 0,-1 2 71,1 2 0,2-2-38,-2-2 0,-1 2 28,1-2 1,-4 0-10,4 0 1,-3-4-1,3 1 1,-1 2-84,1 1 1,2-1-4,-2-2 1,2 1-68,1-1 0,1 0 68,1-3 1,2-2-193,2-1 0,2-4-52,-2 1 211,2-2-97,1-1-52,0-4 0,1-5 110,2-6 1,2-6-6,5-3 0,-1-3 141,0-4 0,0-1-114,0-4 1,0 3 18,0 0 1,3 0 3,0-4 1,0 4-96,-3 0 0,3 4 63,0-1 0,5 1-9,-2 2 0,2 1 25,1 2 1,-3 2-2,0 4 0,-4 4 89,1 2 0,-1 2-94,-2 1 1,0 4 157,0 2 0,-3 6-82,0 3 1,-4 3 163,1 3 0,-2 0-98,-1 3 1,-1-3-63,-2 3 0,-1-4-14,-2 1 1,-2 2 3,2-2 0,-2-3 6,-1-3 1,0-4-23,3 1 0,-2-2-75,2-1 1,-2-1 73,-1-2 1,0 3-145,0-3 1,0-2 19,0-1 1,0 1-68,0-1 0,0 0 105,0-3 1,0 0-16,-1 0 1,-2 0 5,0 0 1,-1 0 5,1 0 0,1 0-36,-4 0 1,4-1 34,-1-2 0,1 2-63,-2-2 1,3 2-36,-2 1 11,2-4 155,1 3 1,1-4-11,2 2-3,2 2 0,4-5-105,0 3 107,0 2 1,4-3-20,2 4 1,-1-3-9,1 0 0,1 0-16,5 3 55,-2 0 0,8-4 0,-4-1 0</inkml:trace>
  <inkml:trace contextRef="#ctx0" brushRef="#br0" timeOffset="4985">1406 563 8207,'-5'0'323,"-3"0"27,7 0-289,-3 0 1,5 0 40,2 0 0,1-1-244,2-2 0,3 1 70,0-4 73,0 4 1,8-6 47,-5 1 0,4 2-177,-1-1 1,2 0-3,1-3 0,-1 0 74,-2 0 0,2 0-31,-5 0 0,1 0 86,-1 0 1,-2 0-12,2 0 1,-3-1 42,-3-2 0,1 0 6,-4-3 0,1 3 8,-1-3 1,-2 3-37,2-3 0,-6 4 45,-3-1 0,-2 5-33,-1 1 1,-4 4 8,-2-1 0,-2 7 11,-1 5 1,-5 4-92,-1 5 0,-1 1 44,1 2 1,-1-2-3,3 3 0,0-3 9,1-1 1,3 1-3,0 2 0,1-2-35,5 2 0,0 0 35,2 0 1,1-2-107,0 2 1,4-2 53,2-1 0,2-3-94,1-3 1,0-2 171,0-1 0,4-4-3,2-2 0,6-2-8,4-1 1,-1-4 4,3-2 0,-2-5 51,5-1 1,2-5-68,1 2 0,2-2 31,-2-1 0,1 0-5,-4 0 1,3 0 8,-2 0 1,0-1-52,-1 1 0,-2 3-119,2 0 0,-3 4 119,-3-1 0,2 2 7,-5 1 0,0 1 58,-3 2-67,0 2 187,-4-1-158,-1 4 0,-5 1 95,-2 7 1,-2-1-81,-4 3 1,-1-2-1,-2 5 1,1-1-16,-5 1 0,5-2 1,-1 2 0,-1-2-41,1-1 1,0-3 43,3 0 1,0-4-12,0 1 0,3 1 161,0-1 7,4 1-102,-2-9 1,4 0 12,0-4 0,0 0-71,0 0 0,4 0 11,2 0 0,2 0-134,1 0 0,0-1 92,0-2 1,3 2-164,0-2 0,1-2 94,-1 2 1,-1-3 2,5 3 1,-1-4 48,3 1 0,-3-5 16,0-1 0,0-4 14,3 4 0,1-2 126,-1 5 0,0-2 45,0 5 0,-3 2-86,0 0 1,-4 7-94,1 3 1,-3 1 101,-3-1-180,3 2 72,-4 1 0,0 5-139,-2 4 0,-2 1 83,-1-1 0,-4 1 32,-2 2 1,1-1 18,-2 4 0,0-3-16,-5 3 0,2-3 64,-2 3 1,2-4-20,1 2 1,1-3 17,2-1-23,-2-4 9,7 3 0,-3-7-4,4 3-210,0-4 193,0-4-106,4 3 0,1-3 105,4 4 1,-3-3-16,0 0 19,-4 0 0,5 4 9,-4 2 0,0-1 26,-3 4 0,-1 0-46,-2 3 1,-2 0 87,-4 0 1,3 3-53,0 0 1,0 3 59,-3-3 1,0 4-69,0-4 1,1 1 0,2-1 1,-2-2 34,5 2 1,-3-2 0,3-1 1,-3 0 32,3 0 0,-1-1-53,1-2 1,2 3 3,-2-3 1,2-1 67,1 1 0,4-3 149,2 3 0,2-4-73,1 1 1,5-1-20,1 1 0,2-2-107,1 2 0,3-3-105,0-3 1,3 1-693,-2-4 1,3 1 747,-1-1 0,-2-6 0,0 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38:33.418"/>
    </inkml:context>
    <inkml:brush xml:id="br0">
      <inkml:brushProperty name="width" value="0.08547" units="cm"/>
      <inkml:brushProperty name="height" value="0.08547" units="cm"/>
      <inkml:brushProperty name="color" value="#E71224"/>
    </inkml:brush>
  </inkml:definitions>
  <inkml:trace contextRef="#ctx0" brushRef="#br0">27 500 6731,'0'-6'598,"0"0"-514,0 0-12,0-4 1,0 1 22,0 0 0,0 3 89,0 0-48,-4 0-36,3-3 1,-4 1 68,2 2 2,2 2-10,-3 0-126,4 3 0,0-2-101,0 6 0,0-1 99,0 4 0,-1-3-114,-2 3 0,2-3-68,-2 3 191,2-4-92,1 2 463,0-4-355,4 4 87,-3-3-107,7 7 1,-4-6 9,2 4 1,2-1-48,-1 1 0,-2 1-12,1-4 1,0 2 0,3-2 0,-3-2-9,0 2 0,0-1-16,3 1 0,0-2 40,0 2 0,0-2-25,0-1 0,0 3 18,0 0 1,1 1-4,3-1 0,-3-1 5,2 4 0,-5 0 0,-1 3 0,0 1 0,3 2 0,0-1 0,0 4 0,-3-3-32,0 4 0,0-1 29,3 3 1,-3-3-17,0 0 1,0-4 14,4 1 1,-4-2 16,0-1 0,-1-3-2,1 0-4,2-4 1,-6 6 37,4-5 15,-4 0 280,2-3 139,-4 0-371,0-4-26,0-1-62,0-5 0,0 4-6,0 0 1,0 3 12,0-3 1,0 0-16,0-3 0,0 3-106,0 0 1,0 0 50,0-3 0,0-3-63,0 0 1,0-4 83,0 0 0,0 2 2,0-1 1,1 0-9,2-3 1,-2 0 0,2 0 0,1 3-70,-1-1 1,3 4-6,-3-3 1,4 3-50,-1-3 1,2 4 102,1-1 1,1 1-238,2-1 0,0 2 31,3-2 0,-1 1-95,1 2 1,2-1 91,-2-2 1,-1 1-68,1-4 0,-3 0 324,4-3 0,-5-4 0,6-6 0,-3-4 0</inkml:trace>
  <inkml:trace contextRef="#ctx0" brushRef="#br0" timeOffset="2615">573 654 8330,'0'-5'-1313,"0"1"1376,0 4 9,4 0-32,1 0 1,4 0-16,0 0 0,-3 4-3,0 2 0,-3-1-89,3 1 129,0-4-160,3 6 91,0-7 1,-3 3-12,0-4 0,-3 0 75,3 0-28,-4 0 1,4-3 18,-3 0 0,-2-1 63,2 1-69,-2 2 0,0-6 16,2 4-40,-2 0 1,3 2-39,-4-2 1,0 2 1,3-7-1,0 2 0,3 1-12,-3-1 1,4 0 6,-1-3 0,-1-1-9,1 1 0,-3 0 12,3 0 0,-4-1 7,1-2 1,1 2 12,-1-2 0,0 2 4,-3 1 1,3 0 4,0 0 1,0 3 55,-3-1-27,0 5 0,-1-5 0,-2 4 1,1 0 8,-4 3 1,0 4-53,-3 2 0,0 3 23,0 0 1,-1 1-36,-2 2 1,2 1 24,-2 2 0,1 1-6,2-4 0,0 3-5,0-3 0,1 4-11,2-4 0,-1 0-1,4-3 14,-4 0 2,6 0 0,-3 0 0,5-4 0,2-2 0,-1-2 16,4-1 0,0 0 1,3 0 1,4 3 44,2 0 0,-1 0 9,2-3 0,-1 0-10,3 0 0,3 0 12,0 0 0,3 0-90,-2 0 1,-1 0 53,-3 0 1,3 0-64,0 0 0,-1-1 26,-5-2 0,2 1-11,-5-4 0,3 3 18,-3-3 0,0 1-8,-3-1 1,0-5 18,0 2 1,0-2 11,0 2 0,0-4 38,1 1 0,-2-4-50,-2 1 0,1-2-30,-4-1 0,3 0 14,-3 0 0,0-1-5,-3 1 0,3-1-43,0-2 0,0 3-10,-3 0 1,-3 0 6,0 2 1,-4 0 32,1 1 0,-2 2-8,-1 4 0,0 1 1,-1 2 0,1 2 36,0 4 0,0 1-13,0 2 0,0 6 6,0 6 0,3 3-4,0 3 1,1 3 7,-1 3 1,2 3-5,4 0 0,0 4-1,0-4 1,0-1-4,0-5 1,1 1-3,2-3 0,2-2-30,4-5 0,0-2 29,0-4 0,0 0-1,0 0 0,0-1 0,0-2 1,1 1 0,3-4 1,-2 0-69,4-3 1,0 0 59,3 0 0,-3-1-102,0-2 1,0 1 90,4-4 1,-2 0-103,-2-3 1,2 0 95,-2 0 1,2-1-9,1-2 1,0-1 44,1-2 1,-2-3 12,-2 3 1,2 1-11,-2-1 0,-1 1 116,1-1 0,-4-1-3,1 4 1,-2-4-104,-4 0 1,1 3 25,-4 1 0,0 1 8,-3-1 1,0 5 2,0-2 1,-4 3-58,-2 0 1,-2-1-12,-1 4 0,-1 0-59,1 3 1,-1 0 48,-2 0 0,1 5-43,-4 4 1,3 1 59,-3 5 1,4-3-46,-1 3 0,2 0 49,0 4 1,1 0-4,0 2 1,3-2 44,0 2 1,4-4 12,-1 1 1,2-5 0,1 2 0,1-4-37,2-2 0,2 0-34,4 0 1,3-4 32,0-2 1,2-2-130,-2-1 0,-1 0 32,4 0 1,-4 0 26,1 0 0,-2 0-14,-1 0 1,3 0-5,0 0 1,1-3 50,-4 0 1,0-4 7,0 1 1,3 1 81,0-1 0,3 0-98,-3-3 1,3 0 92,-3 0 1,3-4-62,-2 1 1,2-1 0,-3 1 1,3 2-3,-3-2 0,0 2-2,-3 1 0,0 0-9,0 0 1,0 4-5,0 2 0,1-1 16,-1 1 0,-3 0-10,0 3 1,-3 1 19,3 2 0,-3 2-8,3 4 1,-4 0 1,1 0 0,1 0-20,-1 0 1,1 4-3,-1 2 1,-2 1 11,2-1 0,-2 2-3,-1-5 1,0 3-14,0-3 1,0 3 12,0-3 0,-1 0-5,-2-3 0,2-3 27,-2 0 0,2-3 29,1 3-49,0-4 1,1 3 5,2-2-2,2-2 1,5 4-3,2-5 0,-2-2-12,2-1 0,-1 1 14,2-4 1,0 3-4,2-3 1,2 0 35,-2-3 0,2 0 7,1 0 1,-1 0-40,-1 0 1,1 0 1,-2 0 0,-1-3-11,1 0 1,-4 0 14,1 2 0,1 1 4,-1 0 1,2 0-11,-2 0 1,-2-3 9,2 0 0,-1-3-18,1 3 0,-5 0 0,2 3 1,-3-4-9,0 1 0,1 0-17,-4 3 20,0 0 0,-6 0 4,0 0 0,-7 3-67,1 0 0,-3 4 61,0-1 0,-3 2-47,-6 1 1,1 0 38,-1 0 1,3 4-8,3 2 1,-2 3 21,2 3 0,-1 2 1,1 4 0,-2 1 20,5-1 1,-3 0-35,3 0 1,0 3 69,3 0 0,1-1-57,2-4 1,-1 0 11,4-4 1,0 0-7,3-3 0,1-1-1,2-2 0,2-2-4,4-4 1,0 0-2,0 0 1,1 0-6,2 0 0,1-4 9,2-2 0,3 1-9,-3-1 1,-1 0 3,1-3 0,-1 0-17,1 0 1,1 0 4,-4 0 1,1-1-4,0 1 1,-3 0-9,2 0 0,-2 3-5,-1 0 1,-1 3 29,-2-3-27,2 4 152,-7-2 0,6 5-128,-4 2 0,0-1 176,-3 4 0,0 0-79,0 3 1,0 0-42,0 0 1,0 0-23,0 1 0,0-1 33,0 0-177,0 0 1,0 0 149,0 0 0,0-3-202,0 0 1,1-4 21,2 1 24,2 2 0,4-4 86,0 2 1,0-3 1,1-3 1,3 1 6,2-4 1,-1 0 4,1-3 1,-1 3 97,1 0 0,2 1-95,-2-1 0,3-1 108,0 4 0,0-3-85,0 3 0,-3-4 19,0 4 0,-3 0-36,3 3 1,-2-3-4,2 0 1,-7 0-13,1 3 0,-2-3-38,2 0 49,-4 0-6,-1 3 234,0 0-223,-3 0 92,3 0 1,-4 1-65,0 2-6,0-2 1,-3 7-32,0-2 0,-1 3-4,1 0 1,2 0-269,-2 0 281,-2 0-83,4-4 25,-7-1 60,7-4 0,-3-4-69,4-2 1,1-5-5,2-1 1,-1-4 11,4 4 0,0-4-5,3 1 0,0-1 62,0 1 0,0-1-33,0 4 0,3-3 43,0 2 1,4 1 56,-4 3 0,4 1 176,-1 2 0,2-1-125,1 4 1,1 0 100,3 3 0,-3 0-110,2 0 1,-3 4 22,-3 2 1,2 2-27,-2 1 1,3 0-6,0 0 1,-3-3-188,0 1 0,-3-2 102,3 1 1,-3 1-145,3-4 1,-3 0-37,4-3 0,-5 1-151,1 2 0,1-2 22,-1 2 0,0 1-391,-3-1 695,0 4 0,0-2 0,0 4 0</inkml:trace>
  <inkml:trace contextRef="#ctx0" brushRef="#br0" timeOffset="3061">745 355 8425,'-14'5'141,"2"-2"0,3 2 235,3 1 1,2 2-384,4 1 1,1-3 125,2 0 1,5-4-276,4 1 0,5-2 18,1-1 0,1-4-127,6-2 1,-1-2-17,3-1 1,1-3-127,2 0 1,-1-1 179,1 4 0,-1 0 227,1 0 0,3 0 0,3 0 0</inkml:trace>
  <inkml:trace contextRef="#ctx0" brushRef="#br0" timeOffset="4424">3394 490 8305,'-6'-8'-277,"0"1"285,4 3 1,-5 3 213,4-2-311,0 2 400,-1-3-203,3 4-364,-3 0 86,4 0 154,4 4 0,-2 1-138,4 5 1,-3 0 29,3 2 1,-3-1-8,3 4 0,-4 0-9,1 3 1,1-3 57,-1 0 1,3-3-4,-3 4 1,0-2 36,-3 1 0,3 1-2,0-4 1,0 3 34,-3-3 0,0 0 15,0-3 97,-4 5 0,0-4-155,-2 2 323,-2-2-156,3-5 1,-1-1-38,0-4 0,4-1-87,-1-2 1,2-3-113,1-6 1,0-2 75,0-5 1,1-3-20,2-2 1,2-2-68,4-1 1,0-1 49,0 1 0,1-3 36,2 0 1,-2 1 21,2 4 0,2 3 102,-2 4 0,1 1-33,-1 2 1,-2 2 155,2 4 1,-1 4-96,1 2 0,-1 2-26,4 1 1,-3 5-3,4 4 1,-4 4-18,3 5 0,-4 4-45,1 2 1,-5 5-1,-1 2 1,-4 2-20,1-3 0,-2 0-7,-1-2 1,-1-5-12,-2-2 1,1-3 31,-4-3 1,1-2-4,-1-4 1,-2-1 22,2-1 0,1 0-14,-1-4 61,0 0 1,-2-4-72,2-2 1,-1 1 2,4-4 1,0 0-41,3-4 0,0-2-116,0 0 1,1-3 82,2 3 1,2-4-161,4 1 1,1-2 85,2-1 1,-1-1 60,4 1 0,-1-3-8,1 0 0,2 1 41,-1 5 1,-2-2 91,1 5 0,-3 0-59,3 3 1,-3 3 132,3 0 1,-4 4-173,1-1 242,2 2-85,-3 1 1,2 3-76,-4 0 0,0 4-6,0-1 1,2 6-14,-2 3 0,2 0 18,-5 0 0,-1 0-58,1 3 0,-3 0 42,3 0 1,-1 0-13,1 1 0,1-4-71,-4 0 1,4 0 0,-4 3 0,3-1-178,-3-2 249,4-2 0,-2-4 0,4 1 0</inkml:trace>
  <inkml:trace contextRef="#ctx0" brushRef="#br0" timeOffset="4877">4002 608 8097,'5'0'0,"0"1"-6,-2 2 0,2-2 64,4 2 0,0-2-9,0-1 1,1 0-257,2 0 1,-1 0-6,4 0 0,-2-4 135,2-3 0,-1 2-123,1-1 0,2-3 11,-2-3 1,-1 0-30,1 3 1,-4-3 114,2 0 0,-3-3 50,-1 3 0,-1-1 53,-2 0 1,1 3-1,-4-2 0,0 2 313,-3 1-215,-4 0 0,-1 1 37,-4 2 1,-3 1-52,0 2 1,-2 2-64,2-2 0,-1 7-14,-2 5 1,-1 1-18,4 5 0,-3 0-2,3 3 1,-3 1-19,3-1 1,-2 3 10,2 0 0,2 3 9,-2-3 1,5 2-3,1-2 0,1-2-19,-1 2 1,2-6-3,4-3 1,1-2-4,2-1 1,2-4-6,4-2 1,4-1-50,2-2 1,2 0 18,2 0 0,-1-2-157,0-1 228,4-2 0,-3-4 0,3 0 0</inkml:trace>
  <inkml:trace contextRef="#ctx0" brushRef="#br0" timeOffset="5469">4428 544 7711,'0'6'-618,"0"0"1,0-3 576,0 3 1,0 0 188,0 3 0,0 0-132,0 0 0,-3-3 35,0 1 0,0-1-52,3 3 1,0 0-7,0 0 16,0 4 1,0-3-5,0 2 1,0-2-39,0-1 0,0-3-334,0 0 12,0 0 154,0 3 201,0-4 0,0 0 0,4-14 0,-3 0 19,2-6 1,-1-2-28,1 2 1,-1-2 26,4-1 1,0 0 19,3-1 0,-2 2 45,2 2 0,-2-1-55,6 4 0,-3 0-26,-1 3 0,3 1 22,0 2 0,0-1-2,-3 4 0,0 0-19,0 3 1,0 3-7,0 0 0,-1 5 28,-2 1 1,2 0-14,-5 3 1,0 1 0,-3-1 0,0 4 2,0-1 0,0-2-4,0 0 1,-1 0-10,-2-1 1,1 0-4,-5-3 1,4-3-2,-3 0 0,3-3-7,-3 3-273,4-4 180,-2 2 101,0-4 0,3 4 0,-3 1 0</inkml:trace>
  <inkml:trace contextRef="#ctx0" brushRef="#br0" timeOffset="5794">4935 273 8274,'-3'6'-183,"0"0"0,-3 4 278,3 5 1,-1 2 10,1 1 0,2 5-85,-2 1 1,-1 2-120,1 1 1,-1 3-93,1 1 1,2-1 72,-2-3 1,2-3-123,1 1 0,0-4 13,0 3 1,0-4 74,0 1 1,0-3-23,0-3 0,-3 0 173,0-3 0,-3-5 0,3 2 0,-4-2 0,2 2 0,-5-4 0,4-1 0,0-4 0,4 0 0,-2-4 0,4-1 0</inkml:trace>
  <inkml:trace contextRef="#ctx0" brushRef="#br0" timeOffset="6033">4582 545 8246,'-13'4'0,"3"-3"-1103,-2 2 648,2-2 1,1-1 1186,0 0-417,4 0 0,1-4-129,4-2 0,4-3-169,2-3 1,7-2-2,5-4 1,1-1-5,5 1 1,1-3-129,2 0 0,3 0 88,0 3 1,2 3-134,-2-1 1,-2 2-22,2-1 1,-2 1-363,0 2 544,-1 6 0,0-10 0,0 6 0</inkml:trace>
  <inkml:trace contextRef="#ctx0" brushRef="#br0" timeOffset="6835">5198 609 8122,'5'-5'-41,"-2"-1"1,-5-5 29,-1-1 0,-1 0 49,1 3 1,1 0 179,-4 0 0,3 3-402,-3 0 0,3 3-105,-3-3 209,0 4 0,-3 2 83,0 6 0,0 2-163,0 1 1,3 0 26,-1 0 1,4 0 83,-3 0 0,3 0-15,-3 0 1,4 0 30,-1 1 1,-1-4-23,1 0-6,0 0 28,3 3 0,1-4 24,2-2 1,-1-2-18,4-1 180,-4 0-170,6 0 1,-6 0 261,4 0-193,-4 0 0,4 0 61,-3 0-91,-2-4-15,7 3 0,-6-6 7,4 4 1,-4-1 5,1 1-102,2 2 87,0-7 0,3 6-35,-2-5 1,-1 5 20,-2-1 122,-2 2 1,4 2-28,-2 2 1,-1-1 9,4 5 0,-3-1-62,3 3 0,-3 0 12,3 0 1,0-1-42,3-2 1,0-1 46,1-2 0,3-3-128,2 0 0,2-5 106,1-7 0,0-2-200,0-4 1,0-4 14,1 1 0,-5 0 90,-2 3 1,1-3 90,-1 0 1,0-2 3,-3 2 0,-1 2 58,-2-2 0,1 2-62,-4 1 0,3 3 6,-3-1 0,0 5-7,-3-1 1,0-1-26,0 1 0,0 3-41,0 3 0,0 3-68,0-3 20,0 4 25,0-2 1,0 5 149,0 2 0,-1 2-107,-2 4 1,1 4 108,-4 2 0,3 2-92,-3 1 0,1 2 18,-1 1 1,-1 1-6,4 2 0,-3 2 7,3-1 0,0-2-43,3 1 0,0-4-103,0 1 1,1-2-78,2 0 0,1-2 48,2-2 1,2-1-76,-2-2 0,5-2 10,1 2 223,5-6 0,-3 2 0,4-3 0</inkml:trace>
  <inkml:trace contextRef="#ctx0" brushRef="#br0" timeOffset="9699">5833 690 8080,'-13'0'0,"6"0"-160,-2 0 0,5 0-559,-2 0 735,4 0 1,-2-4 16,4-2 1,4 1-92,2-1 0,5 0 63,1-3 1,4-3-5,-1 0 1,-1-1-38,2 0 0,2-1-7,3-4 0,0 0 38,-3 0 1,0 0-13,0 0 0,1 1 39,-1 1 1,0-4-30,0 2 0,3-2 82,0 2 1,1-3-53,-4-1 0,3-3 5,0 1 1,0-2-15,-3-1 1,-1-1 1,-1 1 1,-3 3-4,-4 0 0,-1 5-3,-2 1 0,-2 0 7,-4 6 1,-1-1-10,-2 1 0,-5 2-189,-4-2 0,-1 5 102,0 1 0,-1 1-80,-4-1 0,0 2 130,0 4 0,3 0 1,0 0 0,1 7 4,-2 2 1,0 9-3,4 0 0,0 10 196,3 3 1,1 7-108,2 4 0,-1 4 73,4 2 1,0 1-101,3 3 0,0 1-30,0-1 1,1-5-19,2-5 0,-2-2-17,2-10 1,-1-2 30,1-7-36,-2 0 151,3-11 0,-5 0-120,-2-7 0,1-3 167,-4-3 1,3-7-101,-3-5 1,4 1-36,-1-1 0,2-1-50,1-5 0,1 2-169,2-2 1,-1 0 146,4 0 0,0 2-31,3-2 1,1 2 33,2 1 0,-1 2-19,4 1 1,1 1 76,2-1 1,-3 1-24,0 2 1,0 5 11,3-2 1,-3 6 3,0 0 0,-3 2 13,4 1 1,-5 5 10,1 4 1,-3 1-1,-3 5 0,1 0-2,-4 3 1,3 1 8,-3 3 0,1-3-22,-1 2 1,-2-6-18,2-3 2,2 2 0,-3-4-8,4 2 0,-3-6-13,3-3 0,-3 0-16,3 0-29,-4-2 53,6 3 1,-2-4 1,0-1 78,0-2 0,-3 1-50,3-5 0,-3 4 9,3-3 0,-1 0-44,1-3 0,2 0-2,-2 0 0,1 3-26,-1 0 0,2 0-129,-2-3 1,-1 0 25,1 0 0,-4 0 100,1 0 0,1 0-15,-1 0 1,0-1 1,-3 1 1,0 0-2,0 0 1,0 0 58,0 0 23,0 0 0,-1 4 199,-2 2-250,2-2 107,-3 4 1,4 1-76,0 6 1,-3-1 109,0 1 1,0 1-59,3 5 1,0-2 6,0 2 0,0 1-26,0 0 0,3 2 2,0-3 0,1 1-71,-1-1 0,1-2 66,2 2 1,2-2-83,-1-1 1,2 0 49,3 0 0,-1-4-7,4-2 1,-3 0 36,3 0 0,1-2 2,5 2 0,0-5-15,3-1 1,0-8 4,3 2 0,1-3-19,3 0 1,-3 2 17,2-2 1,-2-2-135,0-1 1,-1 2 70,0 1 0,-4-2-15,-2 2 0,-2-1 80,0 1 0,-4 2-6,0-2 1,-4 2-3,1 1 0,-5 3 38,-1 0-46,-4 0 0,2 0 0,-4 0 0,-4 4-28,-2-1 0,-6 2-19,-3 1 0,-2 4-14,-1 2 1,-4 5 38,1 1 0,0 3-11,3-3 0,-3 4 17,0-1 0,2-1 2,4 2 1,1-4 56,-1 3 0,-1-1-61,4 1 0,0 1 50,3-4 1,0 0-34,0-3 1,4 0 87,2 1-173,2-1 35,1 0 1,4-4 9,2-2 0,2-6-89,1-3 1,3-2 58,0-1 0,1-1 29,-1 1 1,-1-1 97,4-2 0,-4 1-104,1-4 0,-1 4 146,-2-1 0,0 2-4,0 1 1,0 0 107,0 0 0,0 0-41,0 3-104,0-2-169,0 7 128,0-3-71,0 4 0,-4 4 80,-2 2 1,-1 2-19,1 2 0,-2-1 21,2 0 0,-1 1 27,-2 2 1,3-2 23,0 2-35,0-2 1,1-2-72,2-2 1,2-2 56,1-4 1,1 0-51,2 0 0,1-7-20,2-2 1,5-6-12,-2 0 0,3-3 16,-3-3 1,1 1-6,2-1 0,-2 1-8,2-1 1,-1 2-4,-2-2 0,0-2-37,0 2 0,-1-1 50,-2 1 1,-1 2-163,-2-2 1,-4-2 18,1 2 1,-6 1 44,0 5 1,-2-1 52,-1 4 0,-1 0-26,-2 3 1,-2 0 20,-4-1 1,-1 5 95,1 2 1,0 2 111,0 1 0,-3 2-103,0 4 0,0 1 106,3 9 0,3-1-75,0 3 0,1 4 26,-1 2 0,1 2-47,2 2 1,2-1-6,-2 0 1,2 3-2,1 1 0,0 0 1,0-1 1,3-2-4,0 2 1,1-4-4,-1-2 0,2-4-17,4 1 1,0-3 14,0-3 0,0-1-54,0-5 1,3-3 17,0 0 0,4-4-8,0 1 1,0-3 15,-1-3 0,2-2-12,-2-4 1,2-1-65,1-3 1,0 2 66,1-4 0,-1 0-38,0-3 0,0-1 30,0-2 0,-3 2 21,0-3 0,-4 0 51,2 1 1,-3-3 9,-1 3 0,0 0-54,0 2 0,-3 1 9,0 0 1,-3 4-15,3 2 24,-4 6-23,2 2 0,-4 9 58,0 4 0,-3 5 93,0 7 1,-4 2-86,1 5 1,-2-1 10,-1 0 1,0 3-41,0 0 0,3 4 13,0-4 1,1-4-104,-2-5 1,3-3 98,4-2 0,0-3-109,0-4 112,0-4-146,0-1 1,5-8 84,5-2 1,0-3-6,5-3 1,4-4-44,5-5 1,-1 2-4,1-2 0,-2-2 7,2-1 1,0 0-85,3 0 0,0 0-13,1-3 1,-2 0 99,-2-1 0,1 2-25,-4 2 1,1-1 52,-4 4 1,-5-4-3,-4 4 1,-4 0 29,-5 3 0,0 3 143,0 0 1,-5 4 0,-4-1 1,0 6-81,-3 3 1,1 2 66,-2 1 0,2 9-9,-4 6 1,3 6-35,-3 6 1,4 7-25,-1 3 0,3 2-9,3 0 1,-1 2-49,4 1 1,-3 2 1,3-1 0,0-3-203,3-1 1,0-3 65,0-2 0,0-4-169,0-6 1,0-6-154,0-6 379,0-6 0,0-3 26,0-6 0,0-3 6,0-6 0,0-2 48,0-4 0,1-1 234,2-2 1,3 1-92,6-5 0,1 2-81,2-1 0,2 1-174,-2 2 0,3 2 149,4-3 0,-3 3-72,2 1 1,1 0 14,-1 0 1,1 4-10,0 2 1,-2 2-19,4 0 0,-4 5 0,1 2 0,-2 3-50,0 3 0,-4 3 72,0 7 1,-5 1 21,-1 4 0,0 1-24,-3 2 1,-2 1 211,-1 2 0,1 2-101,-1-5 1,3 3-51,-3-3 1,4-4-41,-1-5 0,1-1 33,-1-2 1,2-1-226,-1-2 0,1-2 80,1-4-174,-4 0 1,2-1 42,-4-2 0,0-2 51,-3-4 0,-1 0 183,-2-1 0,-2-3 0,-4-1 0</inkml:trace>
  <inkml:trace contextRef="#ctx0" brushRef="#br0" timeOffset="9946">7392 553 8039,'0'-17'0,"0"2"0,2 2 246,4 4 1,10 0 389,11 0 0,8-4-676,7 1 1,8-4 54,4 1 1,2-1-140,4 1 0,-3-1-100,0 4 1,2 1-247,-2 4 0,-1 0 125,-4 4 345,1 0 0,-2-1 0,3-1 0</inkml:trace>
  <inkml:trace contextRef="#ctx0" brushRef="#br0" timeOffset="10196">8973 572 7968,'-22'5'0,"4"-7"301,-1-4 0,5 0 474,5 6 1,1 1-442,2 2 0,2 5-296,4 4-692,0 0 1,-3-2 292,0-1 361,0 0 0,3 0 0,0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7T10:38:27.541"/>
    </inkml:context>
    <inkml:brush xml:id="br0">
      <inkml:brushProperty name="width" value="0.29915" units="cm"/>
      <inkml:brushProperty name="height" value="0.59829" units="cm"/>
      <inkml:brushProperty name="color" value="#FFFC00"/>
      <inkml:brushProperty name="tip" value="rectangle"/>
      <inkml:brushProperty name="rasterOp" value="maskPen"/>
    </inkml:brush>
  </inkml:definitions>
  <inkml:trace contextRef="#ctx0" brushRef="#br0">0 328,'5'-40,"-1"7,0 24,-3 0,24 4,-12 1,17 0,-12-1,4-4,1 0,5-1,-1 1,0 4,4-3,6 7,8-3,5 8,1 1,6 8,3-3,12 8,10-12,9 2,0-8,-40-2,1 0,0-1,1 1,0-3,-1 1,44-5,-14 2,-21 1,-1 4,32-6,-4 4,-36 1,-1 0,38-1,3 4,-7 4,15 2,-18 2,0 5,-1 2,-26-8,2 0,-5-2,0-1,48-1,-16-6,-23-3,-5-6,31-7,-1-4,-33 10,2-1,0-1,-2-1,-2 2,-1 0,0-2,0 0,37-7,-11 5,-16 9,-11 5,-9 4,-11 4,-3-3,-16 7,-18 13,4-8,-8 13,37-21,-11-1,23-4,-14 0,14 0,4 0,4 0,-3 0,2 0,-7 4,4 1,-5 8,-4-3,-5-1,-4-1,-9-7,3 3,-3 8,-4-5,14-2,-16 1,13-5,-11 13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1:21.386"/>
    </inkml:context>
    <inkml:brush xml:id="br0">
      <inkml:brushProperty name="width" value="0.08547" units="cm"/>
      <inkml:brushProperty name="height" value="0.08547" units="cm"/>
      <inkml:brushProperty name="color" value="#E71224"/>
    </inkml:brush>
    <inkml:brush xml:id="br1">
      <inkml:brushProperty name="width" value="0.11396" units="cm"/>
      <inkml:brushProperty name="height" value="0.11396" units="cm"/>
      <inkml:brushProperty name="color" value="#E71224"/>
    </inkml:brush>
  </inkml:definitions>
  <inkml:trace contextRef="#ctx0" brushRef="#br0">5135 373 9290,'-4'5'589,"3"0"-332,-2-2 0,-1-1 55,1 4 0,-1-1 127,1 1-245,2 2 0,-4-6 203,2 4 7,2-4-48,-3 2-172,4-4-172,0 0 1,0-4-78,0-2 1,0-3 61,0-3 0,1 1-223,2-4 1,-2 0 60,2-3 1,1 0-146,-1-1 0,0-2 11,-3 0 0,0 0-15,0 3 1,-1 0 163,-2 0 1,-2-1-84,-4 1 0,-3 4 109,-1 2 0,-4 2-15,-1 1 1,1 4 50,-1 2 1,-3 3-59,3 3 1,-3 7 160,3 8 0,0 5-81,0 7 1,-2 6 87,2 3 0,-1-3-24,6-2 1,-1-2 144,5 1 0,-1-2-92,7-3 0,-3-5 114,3-2 1,1-2-125,5-1 1,-1-1-15,4-2 0,0-1-2,3-5 0,0-3-59,0 0 0,2-4-147,1 1 0,2-3 104,4-3 0,-1-2-126,-2-4 0,2-3-68,-2-1 0,3 0 113,0 1 0,-3 1-40,0-4 0,-4 3 67,1-3 0,1 0 99,-1-3 0,0-1-27,-3 1 1,3 1 161,-3 2 0,2-1-71,-5 4 0,1-3 189,-1 3 0,-2 3 607,-4 2-590,4 5 1,-4-1 98,0 6 0,-3 7-68,-3 5 1,-5 5-215,2 1 1,-2 7 76,2-1 1,-3 2-88,3-5 1,-4 4 10,7-4 0,-3 0-172,6-5 1,0-5-43,3-2 0,0-2 56,0-1 0,4-4-111,2-2 0,2-2-18,1-1 1,4-4 32,3-2 0,-2-3 73,1-3 1,-1 1 19,1-4 1,2-4 35,-2-2 1,2 0 83,2 3 1,-4 0-56,0 0 1,-4 0 159,1-1 1,1 1 29,-1 0 0,0 3-37,-3 0 1,3 4 97,0-1 1,1 2 49,-4 1 1,0 3 6,0 3-84,0 2-61,0 1 0,-1 1 34,-2 2 0,-2-1-55,-4 5 0,0-4-119,0 3 0,0-3 195,0 3-341,0-4 130,0 2 1,-1-1-61,-2 0 1,1 0 37,-4-3 1,0 0-364,-3 0 253,0 0 0,0 0 62,0 0 3,0 0 1,0 0-49,-1 0-156,5 4 218,-3 1 0,4 4-1,-2 0 0,2 1 46,4 2 0,0-1-3,0 4 0,0-3 54,0 4 0,1-4-75,2 3 0,2-3 129,4 3 0,0-3-50,1 3 1,-1-4 16,0 1 1,3-1-1,0-2 1,4-1 11,-1-2 0,2-2-12,1-4 0,1 0 4,-1 0 0,0-1-2,0-2 1,3-5-21,0-4 1,3-5-7,-2 2 0,0 1 11,-1-1 1,-2 0 31,2-3 1,-2 0-26,0 0 1,-4 0-2,0 3 0,-3-2-34,3 2 1,-4-2-3,1-1 1,-6 3-101,-3-1 1,-2 5 71,-1-1 0,-4 2 9,-2 1 1,-6 4 53,-3 2 1,-1 3-4,1 3 0,-2 5 69,1 4 1,0 4 207,1 0 1,-1 1-143,4 1 0,0-1-23,3-2 1,1-2-179,2-4 1,-1 0 227,4 0-421,0 0 226,3 1 1,1-5-74,2-2 1,-1-2 32,4-1 0,-3 0 33,3 0 29,0 0 213,-1-4-218,3 3 13,-7-3 1,2 5 32,-6 2-53,-2 2 1,-4 4-12,0 0 0,0 0 14,0 0 1,1 0-16,2 0 0,0-1-44,3-2 41,2 2 1,-2-4-38,6 2 1,-1-2-12,5-4 1,0 0 66,5 0 0,-2-4-79,2-2 0,2 1-9,1-1 0,-2-2 56,-1-1 1,1-5-7,-1 5 0,1-2 2,-4 2 0,0-1 4,0-3 0,0 3 113,0-2 1,-1 1-77,-2-1 0,1 2 86,-4-2 1,3 2-16,-3 1 0,0 0-18,-3 0 0,0 3 83,0 0 25,0 4 0,-1 0-62,-2 8 0,1 1 11,-4 8 1,-1 4 137,-5 5 1,5-1-91,-2 1 1,2-3-27,-2 0 0,4 1-117,2-1 0,2-3-195,1-3 0,0-4 93,0 2 0,1-3-149,2-1 1,3-1 122,6-2 0,2-2-107,4-4 1,1 0-18,2 0 0,2-5 89,1-4 0,2-1-48,-2-5 1,2 2 62,2-2 1,2 0-17,0-3 1,0 0 69,-2 0 1,-1 0 14,0 0 0,-1-1 3,-2 1 1,2 0 9,-5 0 1,-3 1 83,-3 2 0,-4-1-72,1 3 1,-6-2 94,-3 3-95,-2 0 0,-3 4 166,-4 2 0,-4 3-11,-8 6 0,-3 6 2,0 6 0,-5 3-57,2 4 0,-2-3 16,-1 2 0,1 2-62,1 1 1,0-1 26,4 2 0,1-5-49,5 1 1,-1 1-10,4-1 0,0-3-15,6-2 1,2-5-107,4 1-50,0-6 0,4 1 27,2-4 0,4-1-111,2-5 1,2-2-17,4-4 0,0-3 105,0 0 0,0-4 68,0 4 1,4-4 2,-1 1 1,0-2 105,-3-1 0,0-1-27,0-3 1,1 2 159,-1-4 1,0 0-49,0-3 0,0-4 102,0 1 0,-1-1 13,-2 1 0,2 2-103,-5-3 1,0 4 141,-3 3 0,-3-1-60,0 4 0,-1 2-52,1 4 0,-2 7 16,-4-1-5,0 6-83,-8 15 1,2 4-132,-6 15 0,-1-2-55,1 1 0,-1-1 48,0 5 1,3-2-2,-2 1 0,3 0 111,3-5 0,2 1 102,4-5 1,0-2-116,0-1 0,4-2 15,2 0 0,5-5 8,1-2 1,5-3 8,-2-3 0,2-2-156,1-4 1,0 0 98,0 0 1,3 0-160,1 0 1,0-4-18,-1-2 0,-1-2-33,4-1 1,-3-1 157,4-2 0,-2-3-1,1-3 0,1 0 1,-4 0 0,2 2 25,-2-2 1,-3 5 113,0-6 1,-1 3-78,-5-2 0,-4 1 125,-5 2 1,-2-1-36,-1 4 1,0 0-31,0 3 0,-7 3-36,-2-1 1,-6 6 6,0 1 1,0 6 173,-3 6 1,4 3-109,-8 6 0,8-1 10,-4 4 1,2-1-42,-2 2 0,4 0-78,2-4 0,2 3 56,1-3 0,-1 2-6,1-2 1,3-2-10,0 2 1,4-5-3,-1-1 1,3-4-68,3 1 0,2-5-152,4 0 1,1-5-25,3 1 1,-2-2 85,4-1 0,3-4-218,3-3 0,3-5 3,-3-3 0,5-2 4,-2-1 0,1 0 133,-1 0 0,2 0 241,-1-1 0,-3 1-3,-1 0 0,1 1 52,-1 2 0,0-1 286,-2 4 0,-4 3-215,0 3 1,-4 4 45,1-1 1,-5 2 51,-1 1 0,-4 5 68,1 4 0,-2 0-130,-1 3 0,-4 2-70,-2 1 0,-2-2-28,-1-1 1,0 2-165,0 1 1,-2-1 29,2-2 0,-4-2 77,6-1 0,-3-1 64,4-2-110,2 2 8,-4-7-8,7 3 1,-3-5-73,4-2 0,4 1 37,2-4 0,2 0-143,1-3 0,1 0-19,-1 0 0,3-1 98,0-3 0,3 2 31,-3-4 0,3 3 17,-3-3 0,3 3 0,-3-3 0,2 4 9,-2-1 0,-2 2-24,2 1 179,-2 3-102,-1-2 0,-1 8 105,-2 0 0,-1 1-72,-2 5 0,-2 1 85,2 2 0,-2 0-125,-1 0 0,0 0 0,0 0 1,0 0 1,0 0 0,0 0-10,0 0 1,0 0-86,0 0 0,-3-3 55,0 0 0,-4 0-35,1 4 0,-2-2-1,-1-2 198,0 2 1,0-4 84,0 2 182,0-2-260,0-4 0,2 0-4,1 0 1,4-1-116,-1-2 1,3-3-6,3-6 1,2 1-148,5-5 1,-1 4 49,0-3 1,0 1-56,0-1 1,3-1 68,0 4 0,0-1 28,-3 1 0,0 1 45,0-1 1,0 2 92,0 1 0,-1 3-53,-1 0 102,1 4 0,-6-1 69,4 6 1,-4 3-96,1 6 1,-5 1 126,-1 2 0,-4 3-36,1-3 0,-2 2-46,-2 1 1,4-1-50,0-2 1,3 1 15,-3-4 0,4 1-96,-1-4 0,2-3-145,1 0 1,4-4 23,2 1 1,3-2 93,3-1 1,0 0-193,3 0 0,-1-3-49,1 0 1,2-4-41,-2 1 0,2-2 64,1-1 0,-2-1-42,-1 1 0,-3 0 197,3 0 0,-1 0 119,1 0 0,-1 0 15,-2 0 1,-2-1-26,2-2 0,2 2-33,-2-2 1,0-1 9,-3 4 0,-3-2 144,0 5 1,-3 2 116,3 1 285,-4 2-334,2 1 1,-4 4 142,0 2 1,-1 5-74,-2 1 1,1 2-136,-4-2 1,0 1-118,-3 2 0,0 1-75,0-4 0,1 3-262,2-3 0,-2 1 41,1 0 1,0-3-125,1 2 1,-2-2 132,2-1 1,1 3-134,-1 0 443,4-4-136,-2 0 0,8-8 242,2 0 0,6-4-11,3-5 0,4-1-111,2-2 1,-1-2-80,4-4 1,0 0-165,4-1 0,0 1 63,2 0 0,-2 3-167,2 0 1,-4 4 262,-2-1 1,-5 2 34,-1 1 355,0 3-96,-8 2 62,-1 4 0,-7 4-84,-8 3 1,-1 1 35,-8 1 0,0 1-26,-3 2 0,0-2-59,0 2 1,1-2-195,1-1 0,0 0 106,4 0 1,-3 0-228,3 0 1,1 1-39,5-1 1,2-3-33,4 0 0,0 0-68,0 3 74,0 0 1,1 0 17,2 0 0,3-1 13,6-2 1,-1 2 167,4-2 0,-3 2-59,3 1 1,1-4-33,2-2 0,-1-2-79,-2-1 0,2 0-124,-2 0 0,-1-4 90,1-2 189,-4-2 0,3-5 0,-5-1 0</inkml:trace>
  <inkml:trace contextRef="#ctx0" brushRef="#br0" timeOffset="216">7465 9 7880,'-4'10'0,"-2"-4"2746,-2-4-1811,3-2 1,5 0-2821,6 0 689,2 0 1196,1 0 0,0 0 0,0 0 0</inkml:trace>
  <inkml:trace contextRef="#ctx0" brushRef="#br0" timeOffset="966">8173 55 7900,'-6'5'247,"0"-2"-124,4 2 1,-2-3 75,4 4-86,0-4 1,0 3-59,0-2 0,1-2-4,2 2 0,-1 1 75,4-1 0,-3 3-66,3-3 0,-3 1-194,3-1 1,-3-1 4,3 4 0,-4-3-35,1 3 1,-2-3-19,-1 3 0,0-3-580,0 3 762,-4 0 0,-1-1 0,-4-1 0</inkml:trace>
  <inkml:trace contextRef="#ctx0" brushRef="#br0" timeOffset="1200">8265 0 7894,'-5'4'618,"1"-3"0,4 4-494,0-2 0,0-1-30,0 4 1,1-3-22,2 3 0,-1-3 34,4 3 1,-1-3-432,1 3 1,2-1-371,-2 2-364,2 1 676,1-3 382,-4 4 0,3 0 0,-3 0 0</inkml:trace>
  <inkml:trace contextRef="#ctx0" brushRef="#br0" timeOffset="1912">8418 290 7912,'-9'0'203,"1"-1"135,2-2 0,-2 2-85,1-2 1,2-1 13,-1 1 1,3-1-25,-3 1 1,3 1 191,-3-4-221,4 4 75,-2-2-285,4 4 232,0 0-175,0 4 1,0 1 48,0 4 1,0 0-32,0 0 0,0 1-73,0 3 1,0-3 82,0 2 0,0-1-3,0 1 0,0-1 0,0 4 0,0-3-8,0 3 0,0-3-80,0 4 0,1-4-3,2 3 1,-1-4-152,4 1 1,-1-2 55,1-1 0,2 0-207,-1 0 1,-2 0-213,1 0 200,0 0 1,3-1 167,0-1 1,-3-3 144,0-4 0,-3 0-52,3 0 1,-3-1 117,3-2 0,-1 1 7,1-5 1,2 1 172,-2-3 1,2-1 7,1-2 1,0 2-45,1-2 1,-2-2-208,-2-1 0,2 1-68,-2-1 0,-1-1-224,1-2 1,-1 0-52,1 0 0,2-3-250,-2 0 0,2 1 113,1 4 1,3 0 142,0 4 0,0 0-162,-2 3 0,-1 1 502,0 2 0,0-2 0,0 3 0</inkml:trace>
  <inkml:trace contextRef="#ctx0" brushRef="#br0" timeOffset="2417">8790 381 10705,'-9'1'560,"0"2"-523,0-2 0,-1 10 31,1-2 0,-3 2-222,0-2 1,0 4-67,3-1 0,1 3 134,2-3 1,-1 1-176,4-1 1,0-2 96,3 2 1,0-2-53,0-1 0,1-3 49,2 0 1,-1-3 73,4 4 0,0-5 68,3 1 1,0-2 148,0-1 1,3 0 18,0 0 1,1-4-104,0-3 1,-3 2 26,2-1 1,-2 0-1,-1-3 0,0 1-2,0 2 1,0-2 13,0 2 0,-3-2-9,0-1 0,-3 1 16,3 2 0,-4-2 107,1 2 0,-2-2-256,-1-1 1,0 0 131,0-1 1,-1 1-400,-2 0 0,1 0 31,-4 0 0,1 3-545,-1 0 159,-2 4 280,3-6 1,-3 8 73,2 0 1,-1 4 45,4 5 0,0 0 285,3 0 0,0 4 0,-4-3 0,-1 4 0</inkml:trace>
  <inkml:trace contextRef="#ctx0" brushRef="#br0" timeOffset="2767">9071 328 7943,'5'-1'-12,"-2"-2"0,-2 1 507,-1-4 56,0 4 19,0-2 4,0 4-293,-4 0 1,-1 1 52,-4 2 0,0 2-227,0 4 0,1 0 99,2 0 1,-2 3-156,1 0 0,0 3 31,1-3 0,-1 1-40,4-1 0,0-2-107,3 3 1,0-3-114,0-1 1,0 0-5,0 0 1,0 0-433,0 0 172,0 0 0,0 0 173,0 0 0,0-3-68,0 0 1,0-3 16,0 3 0,0-3-529,0 3 102,0-4 143,0 7 604,0-8 0,0 7 0,0-3 0</inkml:trace>
  <inkml:trace contextRef="#ctx0" brushRef="#br0" timeOffset="3079">9035 145 7823,'-4'-5'315,"3"0"394,-2 2 47,2 2 595,1-3-223,0 4 1,-1 4-1421,-2 2 0,1 2-88,-5 1 1,5-3-1222,-1 0 1120,-2 0 0,4 4 481,-2-1 0,2 0 0,1 0 0</inkml:trace>
  <inkml:trace contextRef="#ctx0" brushRef="#br0" timeOffset="3654">9335 381 10585,'-9'0'502,"3"0"-620,0 0 0,0 3 36,-3 0 1,0 3-13,0-3 0,-2 4 64,-1-1 0,2 2-142,-2 1 1,2 2 130,1 1 1,0-2-47,0 2 0,0 1 267,0-1 0,4 0-136,2-3 0,-1 0 257,1 0 1,0 0-123,3 0 0,1-1-5,2-1-111,2 1 1,4-4 7,0 2 0,1-2-171,2-4 0,-2 3 48,2 0 1,1 0-99,-1-3 1,4 0 12,-4 0 0,3 0-236,-3 0 1,1 0-117,-1 0 0,-2 0-221,2 0 1,-2-1 709,-1-2 0,0-2 0,1-4 0</inkml:trace>
  <inkml:trace contextRef="#ctx0" brushRef="#br1" timeOffset="4176">9470 437 13426,'5'0'1559,"0"0"-1307,-2 0 0,-1 0 111,4 0 1,-3 0 157,3 0 1,-4 1-494,1 2 1,1-1 14,-1 4 1,1-3-135,-1 3 41,-2 0 0,7 0-670,-5 0 293,4-4-93,-2 2 1,4-4 344,0 0 1,-3 0 95,0 0 1,0-1 42,3-2 1,0 1-123,0-4 0,0 0 218,0-3 0,-1 0 134,-2 0 0,1-1-117,-4 1 1,1 3-143,-4 0 1,0 0-191,0-3 0,-5 3-135,-1 0 1,-2 4 196,-1-1 1,-3-1 122,0 1 1,-4 0 162,1 3 0,-2 3 284,-1 0 0,3 4-91,3-1 1,-1 2-57,1 1 1,0 1 15,3 2 0,1-2 277,2 3 0,-1 0-308,4-1 1,-3 3 327,3-3 0,0 3-153,3-3 0,1 3-335,2-3 0,2 1-307,4-4 1,0 3-57,0 0 0,3-1-191,0-5 1,1 2 280,-1-2 0,-2 1-655,3-1 0,-3-1 328,-1-2 0,3-2-534,0 2 0,0-2 370,-3-1 0,3-4 33,0-2 880,0-2 1,1-5-1,2-1 1</inkml:trace>
  <inkml:trace contextRef="#ctx0" brushRef="#br1" timeOffset="4513">9969 155 12598,'-6'0'1182,"0"0"-770,4 0 380,-2 0-861,4 0-216,0 4 1,0 1 100,0 4 1,0 1-121,0-1 1,0 0 6,0 0 0,-1 0 55,-2 0 0,1 0 89,-4 0 1,3-3-181,-3 0 0,4-3-140,-1 3 729,-2-4-268,4 2 1,1-12 0,5-2-1</inkml:trace>
  <inkml:trace contextRef="#ctx0" brushRef="#br1" timeOffset="4706">10088 136 12598,'-6'0'303,"0"0"1,3 0 474,-3 0 1189,4 4-1311,-2-3-334,4 7 1,0-6-653,0 4 0,0-3-267,0 3 0,0-3-1694,0 3 2300,0 1 1,-4 6 0,-1 1 0</inkml:trace>
  <inkml:trace contextRef="#ctx0" brushRef="#br1" timeOffset="4968">9878 700 12598,'0'-5'2302,"0"-4"0,3 4-502,0-4 1,3 3-20,-3 0-888,4 4-565,-6-6 0,5 7-549,-3-2-1864,-2-2 1824,3 4 1,-5 0-3291,-2 4 3609,2 4 0,-12-2 1,3 4-1</inkml:trace>
  <inkml:trace contextRef="#ctx0" brushRef="#br1" timeOffset="16415">282 709 12258,'0'-5'-406,"0"-3"1,0 6 365,0-5 144,0 5 0,0-3 409,0 2-243,4 2 311,-3-7-106,3 7-101,-4-7-168,0 7-123,0-3-349,0 4 299,-4 0 1,1 4 70,-6 2 1,1 3-76,-8 3 1,-2 3-131,-3 3 1,-3 1-9,3 2 0,-3-2 246,2 2 1,1-1 158,3-2 0,0 0-112,0 0 0,4-1 176,2-2 0,5-2-239,1-4 0,4 0-200,-1 1 0,2-4-89,1 0 1,1-4-197,2 1 1,2-2 238,4-1 0,1 0 22,2 0 1,-1-1-193,4-2 0,0-2 144,3-4 0,0-1 118,1 1 1,-2 3 12,-2 0 1,-2 1 80,-4-1 1,0 2 501,0 4-683,-4 0 129,3 0 1,-8 4-145,0 2 1,-5 3 296,-7 3 1,1-1-2,-4 5 1,0-1 1,-3 3 1,0-3-32,-1 0 1,4 0 3,0 3 1,4 3 7,-1-3 0,2 4-34,1-7 0,4 3-8,2-6 0,-1 3-187,1-3 1,0 1-127,3-4 1,0 0-40,0 0 0,1 0-92,2 0 1,-1-1-78,4-2 1,-3 1-160,3-4 0,0 3 246,3-3 1,0 0 2,0-3 0,0 0-29,0 0 1,0 0 89,0 0 1,0 0-5,1 0 0,-1 0 202,0 0 1,0 0 443,0 0-206,0-4 1,4-1 0,1-4 0</inkml:trace>
  <inkml:trace contextRef="#ctx0" brushRef="#br1" timeOffset="16674">399 1151 12598,'-4'5'1149,"-1"-1"-1088,-4-4 1,2 3 206,1 0 0,4 1-154,-1-1-160,2-2 540,1 3-892,0-4-33,4 0 243,-3 0 1,4 0-140,-2 0 0,-2 1-278,2 2 0,-1-1-916,-2 4 1525,-5-4 1,-4 7-1,-5-4 1</inkml:trace>
  <inkml:trace contextRef="#ctx0" brushRef="#br1" timeOffset="17623">780 880 11986,'-9'0'-2331,"4"0"2538,-4 0-206,8 0 176,-3 0-142,4 0-53,0-4 1,1 3 455,2-2-253,-2-2 1,5 4 134,-3-2 293,-2-2-497,3 4 206,-4-7 0,0 6-27,0-4-23,0 4 0,0-3-328,0 2 210,0 2-116,0-3 1,-1 3-308,-2-2 0,1 2 82,-5-2 0,4 2 163,-3 1 1,0 3 126,-3 0 1,3 4 134,0-1 1,0 1-132,-3-1 0,0 2 84,0-2 1,0 2-24,0 1 0,1 0 204,2 0 1,-1 0-136,4 0 1,0 0-93,3 0 0,0 1-276,0-1 0,0 0-24,0 0 0,0 3-71,0 0 1,0 1 14,0-1 1,3-2-109,0 2 0,3-2-13,-3-1 0,3 1-344,-3-1 57,4 0 314,-2 0 1,4-4 192,0-2 0,-3-2 30,0-1 97,0 0 1,3-3 157,0 0 1,0-7 118,0 1 1,4-4 55,-1 1 1,0-1-111,-3-2 1,-1-2 5,-2 2 1,1 2-114,-4 1 0,0-1-131,-3 1 0,0-1 68,0 4 1,0 3-262,0 0 30,0 0 0,0 0-93,0 0 482,0 4-235,0-2 1,0 11-151,0 2 0,0 2 195,0-2 1,0 0-127,0 1 1,-1-1 121,-2 0 3,2 0 1,-3 0 11,4 0 0,-1 0-2,-2 0 0,2 0-19,-2 0 0,-1 1 24,1 2 1,-3-1 5,3 5 1,-3-1 5,3 3 0,-3 0-70,3 0 1,-3 3-54,3 0 1,-2 4-19,2-4 0,2 3-79,-2-3 0,2 1-220,1-1 1,-1 2 218,-2 1 0,2-1-19,-2-2 0,-1-2-242,1 2 0,-4 0 197,1 0 1,-3-2 167,-3 2 0,2-6 84,-2-3 0,2-3 232,1-3 0,0-3-232,0-6 0,0 1 87,-1-4 0,1-3-271,0-3 1,1-4 147,2 1 1,2-2 2,4-1 1,2-1-23,4-3 0,1-1-44,8-4 0,1 0-65,2 0 1,0 2 33,0 1 1,0 1 514,0-1-233,-4 2 1,3-1 0,-2 0-1</inkml:trace>
  <inkml:trace contextRef="#ctx0" brushRef="#br1" timeOffset="18117">988 1053 11328,'-5'0'1582,"1"0"-1700,4 0 24,4 0-207,-3 0-658,3 4-173,0-3 1077,-3 3 1,3-4-1,-4 0 1</inkml:trace>
  <inkml:trace contextRef="#ctx0" brushRef="#br1" timeOffset="19098">1343 1033 12598,'5'0'-460,"-1"-4"1364,-4 3-1026,0-3 449,0 4 164,-4 0 47,3 0 7,-3 0-181,4 0 1,0 4-627,0 2 0,0-1-144,0 1 1,0 3 492,0 3 0,0 2-157,0-2 0,-1-1-140,-2 4 1,1-3-88,-4 3 0,-1 0 104,-5 3 0,1 1-96,-4-1 0,-2 1-5,-4 2 0,-1-2 28,-2 2 0,-2-2 485,2 0 1,1-5-26,2-2 0,2-3 54,1-3-245,4-2 1,-3-4-1,3 0 1</inkml:trace>
  <inkml:trace contextRef="#ctx0" brushRef="#br1" timeOffset="19720">1351 554 12598,'5'-4'1531,"-1"2"-1188,-4-4-760,0 4 0,1-2 299,2 4 231,-2 0 1,3 1-250,-4 2 1,0 2 278,0 4 1,0 1-87,0-1 1,0 3-196,0 0 1,1 3-216,2-3 0,-2 3 265,2-3 1,-1 0-657,1-3 202,-2 0 1,6 1 292,-4-1 0,1-3-831,-4 0 347,4-4 55,-3 6 691,3-7 19,-4 3 82,0-4 1,4-4 0,1-1 0</inkml:trace>
  <inkml:trace contextRef="#ctx0" brushRef="#br1" timeOffset="19953">1424 618 12598,'4'-14'-389,"-3"1"-381,2 4 1,1 3 1042,-1 0 1,1 3 372,-1-4-678,-2 5 132,7-2 1,-6 4-326,4 0 201,-4 0 0,3 1-173,-2 2 0,-2 3-55,2 3-484,-2 0 450,-1 0 1,0 0-40,0 0-32,0-4 308,0 3 38,0-3 1,0 1 34,0 0 0,0-3-29,0 3 0,0-3 87,0 3-131,0-4 1,4 6 0,1-3-1</inkml:trace>
  <inkml:trace contextRef="#ctx0" brushRef="#br1" timeOffset="21536">2077 790 11280,'0'-5'416,"4"-3"0,-3 3-320,2-4 296,-2 4-333,-1-3-96,0 3 0,0-1 73,0 0 0,0 3 5,0-3 1,0 3 34,0-3 1,-1 3-177,-2-3 0,1 3-101,-4-3 1,0 4 142,-3-1 0,0 0 4,0 0 0,-2 2 119,-1-2 0,1-1-27,-4 1 1,3-3 3,-3 3 0,3-1 10,-3 1 0,1 2 2,-1-2 0,-2 2 179,5 1 0,-4 0-379,1 0 1,1 5 267,-1 4 0,0 5-16,-3 8 1,2-2 91,1 4 1,4 1-40,-1 5 0,2 0-80,1 3 1,0-3-24,0 3 0,3-2-23,0 2 0,4-4-18,-1 1 0,2-2-159,1-4 1,1 1-76,2-4 0,1 0-97,2-3 0,3 0 22,0-3 0,0-2-19,3-4 0,1-1 120,-1-2 0,4-1 98,0-2 0,-2-2 25,1 2 1,-1-2 51,1-1 1,2 0 34,-2 0 0,1 0 64,0 0 0,1-4 171,-2-2 1,-1-2 62,1-1 1,-3-1-45,3-2 0,-3 2-86,3-2 1,-3 0-52,0 0 1,1 1-3,-1-4 1,-1 3-70,-5-3 1,1 4-36,-4-1 1,0 2-173,-3 1 1,-2 1-61,-4 1 1,-1 3 16,-8 4 0,-3 1 101,-3 2 0,-5 4 76,2 5 0,-2 2 78,-1 4 1,0 0 9,-1 0 0,1 0 55,0 0 0,1 1-78,1-1 0,3-3 335,4 0 1,4-4-289,2 1-149,2-2-233,5-1 1,2-4-70,6-2 0,3-2-178,6-1 1,-1-4 496,4-2 1,4-2 0,5-1 0</inkml:trace>
  <inkml:trace contextRef="#ctx0" brushRef="#br1" timeOffset="24218">2204 1117 12598,'-4'9'580,"2"-3"-1888,-4 0 709,4-4 898,-2 6-173,4-3-157,0 0-35,0 3 10,0-7 234,0 3 8,0-4-118,4-4 0,-3 2 49,2-4 0,-2 0-62,-1-3 1,3 2 270,0-2 0,0 2-207,-3-5 0,3-1 29,0 1 1,1-5-35,-1 2 0,2-2 41,4-1 0,-2 0-330,2 0 0,-2 0 182,5 0 0,-2-1-64,0 1 0,2 1 71,0 2 0,0-1-4,-3 4 0,0 0 66,0 3 1,0 4-39,0 2 0,-3-2-9,0 2 1,-3 0 53,3 3-238,-4 0 1,5 1-80,-4 2 0,1-1-276,-1 5 233,-2-1 1,7 3-63,-5 0 1,0 0-129,-3 0 240,4 0 0,-3 3 29,2 0 1,-2 1 223,-1-1 1,0-1 87,0 5 0,-3-1 44,0 3 1,-4 0 117,0 0 0,-1 1 14,-1 2 0,0-1 15,0 1 1,0 1-105,0-1 1,0 3-21,0-3 0,3 1-88,0-4 1,3-3-18,-3 0 0,3-4-43,-3 1 1,4-5-25,-1-1 1,2-4-74,1 2 1,4-5 93,2-2 0,2-2 83,1-4 0,1-3-7,2 0 1,2-4 7,4 1 1,0 1-19,1-2 1,-1 2-63,0-1 0,0-1 46,0 4 1,0-3 32,0 3 1,1-3-122,-1 3 1,-4 0-85,-2 2 0,-2 1 29,-1 0 1,-1 0-72,-2 0 1,-1 3 63,-2 0-72,-2 0 0,2-2 36,-6 2 0,1 2-171,-4 4 0,3 0 249,-3 0 1,0 4 78,-3 2 0,3 2-9,0 1 0,0 0 18,-3 0 1,3 3-84,0 0 0,4 2-8,-1-2 1,2-2 32,1 2 1,0 1-23,0-1 1,0 0-15,0-3 1,1 0-393,2 0 0,-1 0 65,4 0 1,-3-1-75,3-1 0,-3 0-100,3-4 194,0 0 328,3-3 0,0-1 143,0-2 1,0-2 245,0-4 0,-3 0-120,0 3 1,0-5 146,4 2 1,-2-2-44,-2 2 0,1 0-78,-4 0 0,4-3-38,-1 0 0,-2-1-141,-1 1 1,-1 1-173,1-1 1,-2 1-151,2-1 0,-3 2-163,-3-2 1,1 2 78,-4 1 1,0 0-122,-3 0 1,3 0 89,0 0 1,-1 3-59,-6-1 1,3 4 120,-2-3 0,2 4-152,1-1 227,0-2 1,0 5 180,0 0 0,3 3 354,0 3 1,3 3-97,-3 1 0,4 0 67,-1 5 1,2-3-184,1 3 1,0 0 89,0 3 1,0 0-98,0 1 0,0-1 9,0 0 1,0-3-162,0 0 0,4-4-288,2 1 0,0-2 4,3-1 0,-2-4 213,5-2 1,-1-2 84,1-1 0,1-1 99,2-2 1,3-2 151,-3-4 1,-1 0-28,1 0 1,-3-1 40,3-2 0,0 2 77,3-2 1,-2-1 103,-1 1 0,-1-2-60,1 2 0,1 2-152,-4-2 0,0-1-116,-3 1 0,-3 0-132,0 3 380,-4 4-403,2-3 0,-5 7-257,-2-2 0,-2 6 341,-4 3 0,-3 3 44,0 3 0,0-1-98,3 4 0,-1 0 51,-2 3 0,5-2 4,-2-1 0,5-3-97,-2 3 1,4-4-12,-1 1 1,2-5 222,1-1 0,0-3-407,0 3 0,1-4-212,2 1 1,-1-2-211,4-1 479,0 0 1,3 0 83,0 0 1,-1-1 129,-2-2 1,2 1 79,-2-4 0,1 0 124,-1-3 0,2 0-23,-2 0 0,5 0 241,1 0 0,1-3-114,-4 0 0,0-4-157,0 4 1,-1 0 119,-2 3 0,2 0-77,-2 0-257,2 0 120,-3 0-143,3 4 108,-7 1 1,3 8-304,-4 2 0,-3 3 242,0 3 1,-3-1 15,3 4 1,-4 0-115,1 4 1,-1-1 88,1 0 1,-1-1-110,4-2 1,0 1 63,3-4 0,0 0-275,0-2 0,0-1 425,0 0 0,0-3-203,0 0 0,4-4-76,2 1 1,2-2 107,1-1 0,0-4 248,0-2 0,3-2-39,0-1 0,4 0 28,0-1 0,1-3 83,1-2 1,0 1-73,0-1 0,0 3 73,0-3 1,1 3 81,-1-3 0,-3 4-117,0 2 0,-4 1-93,1 5 65,-2 0-189,-1 3 0,-4 7-61,-2 2 0,-3 7 38,-3-1 0,1 3 124,-4 3 1,0-1-174,-3 4 0,0-3 19,0 4 0,-1-4 45,-2 3 0,2 0 68,-2 3 1,2 0-225,0-3 0,2 1 309,2-4 0,-2 0-202,2-2 1,-2 2 37,-1 0 0,3-4-48,0-5 0,1-2 99,-1-1 1,-2-4 62,2-2-23,2-2 0,-3-6-287,4-4 0,-3-4 15,3-5 0,0-4 80,3-2 0,0-3 16,0 0 1,4-4-21,2-2 0,3-3-148,3 0 0,-1 3 23,4 0 1,0 3-154,3 0 1,-1 6 521,-1 3 0,0 2-98,-4 0 0,0 5 443,-3 2-72,0 2-37,0 5-228,0 1 0,-3 4-153,0 0 1,-4 1-255,1 2 252,2-2 1,0 3 87,4-4 0,1-4 564,-1-2 1,0 1-12,0-1 0,3 0-135,0-3 0,3 0-140,-3 0 0,1 1 141,-1 2 1,-1-2-79,5 1 0,-5 3-47,1 1 0,-2 2-123,-1 1-212,0 0 0,-1 4-248,-2 3 1,-2 5 183,-4 3 0,-5 6 104,-4 3 1,-1 2-56,-5 2 1,-3 2 65,-4 0 0,-3 4-91,1 0 1,1-3 156,-1-1 1,3-2-146,-4-1 1,8-3 241,-1-3 1,3-6-186,0-3 0,2-3 36,4-3 1,3 1-29,0-4-270,4 0 97,-2-3 0,4-1-197,0-2 1,0-2 10,0-4 1,0 0-161,0 0 1,4-1 250,2-2 0,5 1 104,1-4 1,0 3 154,-3 0 0,3 2-105,0 1 0,0 0 198,-3 0 0,-3 4 112,0 2 1,-3 2 200,3 1-329,-4 0-157,3 0 0,-5 4-86,0 2 1,0 2 0,0 1 0,-2 0 26,-1 0 0,2 0-46,-2 1 1,-1-1-100,1 0 184,0-4 693,3-1-515,0-4 0,0-4-6,0-2 0,4-2 299,2-1 0,3-4-142,0 1 1,3-4 15,0 1 1,3-2-74,-3-1 1,4 0-75,-1 0 1,2-1-23,2 1 0,-2 0 114,-2 0 1,2 1 51,-2 2 0,-1 2-142,1 4 1,-4 2-40,1 1 0,-5 4-47,0-1 1,-5 3-218,1 3 1,1 2-74,-1 5 0,0 0 219,-3 2 1,-1-1-90,-2 4 0,1-3 25,-4 3 0,4-4-63,-1 1 0,2-2-14,1-1 1,0-3-118,0 1 259,0-5 1,-2 5 476,-1-4-247,2 0 0,-3-2-12,4 2 1,-1-2-28,-2 2-52,2-2 0,-7-1-146,2 0 1,1 3 258,-1 0-151,0 0 0,-3-3-191,0 0 1,3 1-303,0 2 186,0-2 0,-2 4 104,2-2-80,2-2 241,4 3-224,0 0 1,1-3-10,2 2 0,3-5 329,6-1 1,2-3 154,4 3 1,0-4-209,0 1 0,5-2-87,1-1 1,1 1-3,-1 2 0,2-3-4,-1 3 0,-2-2-42,1-1 1,0 0 135,3 0 1,1 0-1183,-1 0 1159,-4 0 1,-1-8 0,-4-2 0</inkml:trace>
  <inkml:trace contextRef="#ctx0" brushRef="#br1" timeOffset="26735">4163 1424 11008,'0'-9'255,"3"0"-11,0 0 0,3-1 131,-3-2 1,4 1-118,0-4 1,1 1 7,1-2 0,-1-1-156,-2 2 1,2-3-19,-2-3 0,5 1 85,1-4 0,1 2 21,-1-2 0,2 0-17,5-3 1,-1 0-26,0-1 0,1 1-100,2 0 0,-1 0 66,4 0 0,-3 3-97,0 3 1,-2 6 52,-1 3 1,-4 3-37,-2 3 1,-2 2-91,-1 4 0,-4 5-282,-2 4 0,2 5 101,-2 7 1,0 2 20,-3 5 1,-4 0-20,-3 2 0,1-2 92,-3 2 1,2-2-209,-5-4 1,-1 4 109,1-4 1,-4 5 9,1-5 1,1-2 366,-1-1 1,3 1-139,0-1 0,2-2-19,1-4 0,0-4-145,0 1 0,3-3 178,0-3 0,3 1-70,-3-4 1,3 0 5,-3-3 0,3 0-116,-3 0 0,3-4-78,-3-2 1,3-2-52,-3-1 1,3 0 156,-3 0 1,3-3-9,-4 0 0,5-2-28,-1 2 1,2 2 60,1-2 1,0 2-100,0 1 388,0 0 107,0 0 1,1 4 318,2 2-242,3 2 0,3 1-164,0 0 1,0 3-181,0 0 0,-2 4-152,2-1 0,-5 1-162,5-1 1,-2 2 46,2-2 0,0 2-40,0 1 0,0-1 68,0-2 1,1 2-128,-1-1 1,0-3 194,0-1 0,1 1 95,2-1 0,-4 0 359,4-3 0,-4 0-62,4 0 0,-2 0 82,-1 0 1,0-1-33,1-2 0,-1 1 58,0-4 0,0 3 26,0-4 0,0 2-56,0-1 0,-3-1 21,0 4 0,-3-4-110,3 1 0,-4-2 12,1-1 1,-2-3-160,-1 0 1,3-4 43,0 1 1,0 1-112,-3-2 1,1 4 7,2-3 0,-2 4-107,2-1 0,-2 5-399,-1 1 209,0 4 363,4-2 0,-3 5-512,2 2 0,1 3 84,-1 6 0,0 2 31,-3 4 0,3-3-10,0 1 0,1-2-24,-4 1 0,3 1 216,0-4 0,1 0 1,-1-3 1,-2 0-359,2 0 619,2 0 0,-1-3-92,2 0-147,2-4 1,-3 1 409,4-6 1,-1 1 74,-2-4 1,2 3 101,-2-3 1,2 0-10,1-3 1,0 0-107,0 0 0,-3 0-53,1 0 0,-1-4 18,3-2 1,0 1-64,0-2 1,0 4-90,0-3 0,-1 3-197,-2-3 0,1 4 32,-4-1-6,0 2-176,-3 5 71,0 1 1,-1 5 182,-2 2 0,-2 6-87,-4 6 0,1 1-65,2-1 1,-1 2-221,4-2 1,-3 0 67,3 0 1,0-3 143,3 3 0,1-4-661,2 1 419,2-2 0,4-2-223,0-2 1,0 1 218,0-4 1,0 0 122,0-3 1,1 0 219,2 0 0,-1-4-42,5-2 0,-4 1 167,3-1 0,0 0 7,3-3 0,-3 0 122,0 0 1,-1-3 117,2 0 0,0 0-59,-4 3 0,3 0-179,-3-1 0,0 1 87,-3 0-221,0 0 0,-3 1 0,0 2 14,-4 2 1,1 4-218,-6 0 0,-3 7 153,-6 2 0,1 3-18,-4 0 0,3 1 0,-3 3 0,4 1-2,-1-2 0,2 1-18,0-1 1,5-2-49,2-4-125,2 4 205,1-3 1,5 0-373,4-7 1,2-2 223,4-1 0,0-1 52,3-2 0,0-2 113,0-5 1,3 1 27,1 0 1,0 0 52,-1 0 1,-2 0 21,2 0 0,1-3 88,0 0 1,3-3 148,-1 3 1,-2-5-111,-1 2 1,2-5-25,2-1 0,-2-1-102,1 1 1,-1 1-13,1-5 1,0 1-33,-3-3 1,-6 4-36,0 2 0,-4 1 23,-2 2 1,-4 0-141,-2 0 1,-2 4 96,-1 2 0,-4 3-291,-2 3 1,-6 2 124,-3 4 0,1 7 131,-1 2 0,0 7 59,-4 2 1,-2 4-67,0 5 1,0 4-237,3-1 0,0 1 110,0-1 0,2-1 226,1 1 0,7-2-124,-1-1 1,2-1-124,-2-1 0,1 0-138,2-4 0,2-4 47,4-5 0,0-2-120,0-1 195,0-4 0,4 0 158,2-5 0,-1 0 7,1 0 0,-3-2 55,3-1 346,-4-2 0,5-5-108,-4-2 1,3 2 20,-3-2 0,3-1-78,-3 1 1,4-3 36,-1 3 0,3-4 20,0 0 1,0 3-63,0 1 0,0 2 18,0 1 1,0 4-198,0 2 0,-3 2 36,0 1 1,0 0-105,3 0 1,-3 4-183,0 2 0,-3 5 12,3 1 1,-4 7 32,1 0 0,-2 2 36,-1 0 1,0-1-39,0 4 0,0 0-195,0 4 1,-3-4 272,0 0 0,0-4-367,3 1 1,0-3 321,0-2 1,1-3-69,2-4 191,2-4 0,5-1 1,-1-4-1</inkml:trace>
  <inkml:trace contextRef="#ctx0" brushRef="#br1" timeOffset="27698">6233 1062 12953,'-5'0'1229,"-4"0"1,5-1-1399,-2-2 1,-2 2 324,2-2 1,-2 2-125,-1 1 0,-4 1 163,-2 2 1,1 2-314,-1 5 1,1-1 120,-2 0 0,-1 1-51,2 2 0,2-1 65,1 4 1,3-3 29,3 3 0,-2-3 70,2 3 0,2-2-100,1 2 1,-1-4-223,1 1 0,0-2-4,3-1 1,0-3-623,0 0 306,4-4 1,1 2 127,4-4 1,0 0 274,0 0 1,0-3 96,0 0 1,1-4 159,2 1 1,-2-5-86,2-1 0,2 0 340,-2 3 0,0 0-5,-3 0 0,0-1 315,0 1 0,-3 0-160,0 0 1,0 1-176,3 2 0,0-1-156,0 4 1,0-3-59,0 3 0,-3 0-159,1 3 0,-4 0-40,3 0 0,-3 1-305,3 2 1,-4 3 149,1 6 0,-2-2-99,-1 2 0,1 1-125,2-1 0,-2 4-164,2-4 0,-2 1-179,-1-1 340,0-2 0,0 3 231,0-4 0,-1-3 178,-2 0 356,2-4-187,-3 2 500,4-4-594,0 0 1,3-1 303,0-2 1,4-1-73,-1-2 0,3-5 14,3 2 1,-1-3-83,4 0 1,0 2-135,4-2 0,-1-1 6,0 0 0,0 1-108,0 3 1,0 4 185,0 2 1,-4 2-228,-1 1 1,-3 0 138,-1 0 1,0 1-288,0 2 1,-1 2-155,-2 4 1,1 1-28,-4 3 1,0-3 208,-3 2 1,0-2-180,0-1 0,0 0 206,0 0 1,-4 0 179,-2 0 1,-5 0 18,-1 0 0,-3-3 1,3 0 0,-5-1 81,2 1 1,1 2-260,-1-5 0,1 0-73,-1-3 0,-1 0 82,4 0 0,1-4-8,5-3 0,-2 2-260,5-1 1,0 0 224,3-3 0,0 0-17,0 0 1,1 1 148,2 2 1,3-1 166,3 4 1,0-3 157,0 3 1,0 0 6,0 3 1,0 0-18,0 0 1,4 1 93,2 2 1,2-1-260,2 4 0,-1-3-61,0 3 1,3-3-122,0 3 0,0-4-241,-3 1 0,1 1 111,-1-1 1,0 1 48,0-1 0,0-2-137,0 2 0,-3-2 171,1-1 1,-2 0-376,1 0 1,-1 0 519,-2 0 0,-2 0 0,3 0 0</inkml:trace>
  <inkml:trace contextRef="#ctx0" brushRef="#br1" timeOffset="28027">7184 1162 12598,'-14'0'0,"2"0"0,2 4 2336,1 2-1619,0 2 1,4 1 396,2 1-848,-2-5 0,4 3-153,-2-2 1,-2 2-115,2 1 0,-3 0-360,3 0 0,0-3 60,3 0 1,0-3-907,0 3 46,0-4-792,0 2 273,4-4 553,-3 0 1164,3-4 1,0-1-1,2-4 1</inkml:trace>
  <inkml:trace contextRef="#ctx0" brushRef="#br1" timeOffset="28322">7394 1180 12598,'0'9'3639,"0"1"-2972,0-1 0,-1 0 121,-2 0 1,2 0-660,-2 0 0,-1-3 410,1 0-1362,0 0 0,3 0 239,0 0-2595,0-4 1986,0 2 0,4-5 1296,2-2 0,2-2 0,1-4 1</inkml:trace>
  <inkml:trace contextRef="#ctx0" brushRef="#br1" timeOffset="28564">7864 1152 12598,'-4'9'849,"0"0"-133,-2 0 217,2 0-70,4 1 0,-1-2 258,-2-2-378,2 2 0,-3-6 563,4 4-668,-4-4-846,3 2-55,-7-4 0,6 0-1117,-4 0 66,4 4-1016,-6-3 1454,7 3 0,-3-5 759,4-2 1,0-2 0,0-4 0</inkml:trace>
  <inkml:trace contextRef="#ctx0" brushRef="#br1" timeOffset="28902">8300 799 12598,'0'9'211,"-1"-3"255,-2 1 1,2-1 396,-2 3 1,-1-3 341,1 0-908,0 0 1,-1 3 29,-2 0 0,1 0-15,-1 0 1,0 0-403,-4 0 0,1-3 239,0 0 0,3-1-683,0 1 1,3 1-8,-3-4-1558,4 5 962,-2-7 1160,4 3 0,0-4 1,0 0-1</inkml:trace>
  <inkml:trace contextRef="#ctx0" brushRef="#br1" timeOffset="29106">8463 889 12598,'-6'9'741,"0"0"-816,4 0 1,-5 0 360,4 0 0,-4 1 456,1-1 0,1 3 407,-1 0-683,0 0 1,-3-3-47,0 0 0,3-1-18,-1-2 0,2 2-441,-1-2 1,-2-1-392,2 1 0,1-4-1037,-1 1 1446,0 2 1,-7-4 0,-1 3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1:01.290"/>
    </inkml:context>
    <inkml:brush xml:id="br0">
      <inkml:brushProperty name="width" value="0.08547" units="cm"/>
      <inkml:brushProperty name="height" value="0.08547" units="cm"/>
      <inkml:brushProperty name="color" value="#E71224"/>
    </inkml:brush>
  </inkml:definitions>
  <inkml:trace contextRef="#ctx0" brushRef="#br0">10107 1660 8041,'0'-9'336,"0"0"16,0 4-314,-5 1 1,4 12 47,-2 4-46,2 4 1,1 3 39,0 3 0,0 4-314,0 4 1,4 4 69,3 0 0,0-2 144,-1 1 0,2 0-133,-2 4 0,2-1 17,1 0 1,-1-3-79,-2 1 0,1-5 70,-4 1 1,3-3 49,-3-2 0,0 0 40,-3-4 0,0-3 6,0-3 0,-3-4 149,0 1 0,-4-5-111,1-1 1,-2-4 408,-1 1-251,0-1 0,-3-7 21,0-1 0,-2-3-49,2-3 0,2-6-55,-2-6 0,1-4-15,-1-6 1,5-1-22,-2-10 1,3 1-111,0-4 1,2-2 58,4-2 0,0 1-80,0-4 1,1 4 99,2-3 0,5 2-54,4 4 1,1 5 47,-1 1 0,-1 6 0,4 6 1,-1 3 5,2 9 1,0 5 4,-4 4 1,4 4 0,-1 5 1,-1 9-7,1 6 1,-4 6 74,1 7 0,-5 6-69,-4 2 1,-2 3 148,-1-3 1,-1 6-69,-2 0 1,-6 1 16,-3-7 0,-3-3-84,3 1 1,-4-5 3,1 1 0,-1-5-84,1-1 1,-1-3 109,3 0 0,0-3-208,1-3 0,3 1 30,0-4-382,0 0-109,4-3-158,0-4 479,1 0 300,4-5 0,4 0 0,1 0 0</inkml:trace>
  <inkml:trace contextRef="#ctx0" brushRef="#br0" timeOffset="2234">10269 2251 7934,'-14'0'0,"1"3"-150,4 0-213,-1 0 256,5-3 86,1 0 1,5-1-32,2-2 0,3-2-10,7-4 0,-3-1-14,2-2 0,1-3 56,-1-3 0,4-3 110,-1 0 1,2-5-114,1-1 1,1-2 222,-1-4 0,0 0 23,0-3 1,0-1 53,0 1 0,0 3-96,1-1 1,-2 1-31,-2-3 0,-2 3-111,-4-1 1,0 2 92,0-1 1,-3-1-223,0 3 1,-4-2 53,1 3 1,-2 3-133,-1 2 0,-3 5 16,0-1 0,-4 6 23,1 3 0,-2 6 59,-1 3 1,0 3-5,0 3 1,0 7 15,0 8 1,0 5 16,0 7 1,0 7-27,-1 5 0,1 3-14,0 4 1,3 1-24,0 5 0,4-2 48,-1-2 0,2 2-15,1-5 0,0-2 47,0-4 0,0-5 84,0 0 1,0-3 23,0-7 1,0-2-72,0-7 1,0-1 54,0-1 0,3-6-48,0-4 263,0-4-223,-3 2 1,3-8 88,0-2 1,1-4-168,-1-5 1,1-2-7,2-7 0,2 0-146,-1-3 1,-2 0 114,1-1 0,-3-2-65,3 0 0,0 1 93,3 4 1,0 3-3,0 4 1,-1 1 53,-2 2 0,2 3 38,-2 6-43,2-2 0,1 7 103,0-2 1,-3 6-89,0 3 1,-3 2-4,4 1 0,-5 4-97,1 2 0,1 2 62,-1 1 1,1 1-13,-1-1 0,-2 0-47,2 0 1,1 0-16,-1 0 0,3-1 52,-3-2 0,4 2 9,-1-5 1,-1 0-74,1-3 0,-3 0 58,3 0 0,-3-4 13,3-2 13,0-2 0,3-1 4,0 0-37,0 0 1,1-4-4,-1-2 0,-3-2-1,0-1 1,-3-1 15,3-2 1,-3-1 44,3-3 1,-4-4-41,1 2 0,-1-3 138,1 0 0,-1-2-38,4-5 0,-3 2 53,3 2 1,1-1-109,5 4 1,-2 1 6,2 4 0,-1 3-16,2 4 38,-3 0 1,3 1-236,-4 2 206,0 2 1,0 4-175,0 0 0,-3 1 31,0 2 1,-1-1 35,1 4 1,2-3 63,-2 3 0,-1-3-2,1 3 0,-3-3 21,3 3 0,-3-3-41,4 3 1,-4-3 97,3 3 1,-3-3-83,3 4 134,-4-1 1,3 2-15,-2-2-14,-2 2 1,3-3-70,-4 4 1,0 0-1,0 0 1,-1 1-15,-2 2 0,1 1-3,-4 2 0,0 3-3,-3-3 0,0 2 14,-1 1 0,4-3 134,0 0 1,4-3-95,-1 3 1,2-4 11,1 2 1,0-3-80,0-1 0,4-1-2,2-2 1,2 1 6,2-4 1,2 0-8,0-3 0,3 0-11,-3 0 0,4-4 33,-1-2 1,-1 1 24,1-1 0,-1-1-12,2-5 1,1 2 10,-2-3 1,-1 2 14,1-1 0,-3-1 11,3-2 0,0-3-20,4 0 1,-4 0 6,0-4 1,0 2-64,3-1 1,-1 2 46,-2-2 0,1 2-28,-3 1 0,-2 0 21,-5 3 0,-2-1 131,-4 4 0,0 0-58,0 3 0,-4 3-39,-2 0 0,-3 3-51,-4-3 0,-1 4 2,-4-1 1,0 6-154,0 3 0,0 5 57,0 1 1,-4 4 34,1-1 1,3 3-26,3 3 0,1 2-1,-1 1 0,2-1 66,4-2 1,1-2 22,2 2 1,-2-2-32,5-4 28,0 2 0,7-8-22,3 0 0,1-4 8,1-5 1,3 0 40,0 0 0,4-4-22,-1-2 1,1-2-2,-1-1 0,2-3-12,-1 0 1,-3-1 5,-1 0 0,-2 3 59,-1-2 0,0 2 13,0 1 0,-3 0 17,0 0 1,-4 3-46,1 0 0,-2 0-34,-1-3-6,0 4-52,0-3-22,0 7 17,0 5 1,-4 2-13,-2 6 0,-2-1 147,-1 1 1,3-1-102,0 4 1,0-1 144,-3 1 0,3 3-76,0-3 1,4-2 64,-1-1 0,1-2-90,-1-1 8,2 0-20,-3-4 0,5-1-13,2-4-47,-2 0 1,7-1 53,-2-2 0,2-2-18,1-4 1,0-3 12,0 0 0,0-4 1,0 1 0,1-2-58,2-2 0,-1 1-3,5 0 0,-1 1 14,3 2 0,-3-1-13,0 4 0,0 0 50,3 2 1,-4 4-27,-2 0 0,2 4 25,-2-1 0,0 3 10,-3 3 1,0 2 3,0 4 0,-1 1 16,-2-1 0,1 3 17,-4 0 0,0 0 10,-3-3 1,0 3 3,0 0 0,0 0 39,0-3 0,-4 0-69,-2 0 1,-3 1 123,-3-1 0,1 0-109,-4 0 0,3-1-33,-3-2 1,3 1-4,0-4 0,2 0-109,1-3 1,0 0 61,0 0-41,0 0-26,0 0 65,4 0 22,1-4 1,4 2-87,0-4 58,4 4 0,1-2 57,4 4 0,0 0-5,0 0 0,0 0-11,0 0 1,3 4 1,0 2 1,4 3 52,-4 3 1,1-2-58,-1 2 0,-1 1 31,4-1 0,-3-1 17,3-4 0,-4 0-1,1-4 0,2 0 36,-2-3 0,1-1 10,-1-2 1,-1-2-35,4-4 0,-4-1 1,1 1 1,1-1-72,-1-2 0,1 1 61,-4-4 1,0 3-108,0-3 1,-1 1 45,-2-1 0,-1-2-97,-2 5 0,-2-3 100,2 3 1,-3-1-14,-3 1 1,1 2-11,-4-2 1,1 5 9,-1 1 1,-2 4-37,2-1 1,1 2 32,-1 1 1,0 1 87,-3 2 1,2 3-26,1 6 0,1 2 115,-1 4 1,-1 0-98,4 0 1,-3 0 11,3 1 0,0 2 15,3 0 1,1 0 102,2-3 1,-1 0-188,4 1 0,-1-4 82,1 0 1,2-4-216,-2 1 1,-1-3-23,2-3 1,-1-1-35,3-2 0,0-2-12,0 2 1,0-2 218,0-1 0,4-8 0,1-2 0</inkml:trace>
  <inkml:trace contextRef="#ctx0" brushRef="#br0" timeOffset="2506">12066 2124 7955,'-9'-9'1237,"1"3"1740,2 0-4333,2 4 878,4-2-846,0 8 1324,0-3 0,-4 3 0,-1-4 0</inkml:trace>
  <inkml:trace contextRef="#ctx0" brushRef="#br0" timeOffset="-7769">663 173 8427,'-9'0'-746,"0"0"1,0 0 712,0 0 0,0 0 416,0 0 0,-3 0 121,0 0-394,-1 0 0,4 0 7,0 0 1,0 0-24,0 0 0,0 0-11,0 0 1,3 0-107,0 0 1,0 0 72,-3 0 1,0 0 56,0 0 1,3 0-129,0 0 1,0 0 73,-4 0 1,1 4-8,0 3 0,-3-2-48,0 1 0,0 0-5,3 3 0,0 0 0,0 0 1,-1 0-12,-2 0 1,2-3-2,-3 0 0,2 0 38,-1 3 0,1 0-75,-4 0 1,3 0 3,-3 1 0,3-4-9,-3 0 0,3 0 14,-4 3 0,4 0-6,-3 0 1,4-1 41,-1-2 1,2 2-4,1-2 1,0 1 36,0-1 1,0 1-46,0-4 1,3 4 26,-1-1 1,4-1 1,-3 1 0,3 1 7,-3 2 1,4 0 0,-1 0 0,-1 0 3,1 0 1,0 0 12,3 0 0,-3 0 3,0 0 1,0 0-38,3 0 0,0 1 13,0 2 1,0-1-24,0 1 1,0-2 4,0-1 1,0 0-2,0 0 0,0 3-13,0 0 0,0 3-5,0-3 1,-1 3 16,-2-2 1,2 2-6,-2-3 1,-1 3 23,1-3 1,-1 1-19,1-1 0,2-2 20,-2 2 0,2-2 2,1 0 1,0-1 3,0 0 1,0 0 27,0 0 0,1-3 5,2 0 1,2-1-2,4 1 1,0 1 5,0-4 0,1 3-52,2-3 1,-2 4 26,3-1 1,0-1-61,-1 1 0,4-1 27,-1 1 1,1 2-7,-1-1 0,2 1 8,-1 1 1,1 0-4,1 0 0,0 0-6,0 0 0,1 0 2,2 0 0,0 0 149,3 0 0,0 0-129,3 0 1,0 0 137,1 1 1,3-1-50,2 0 1,-1 0-30,2 0 0,-1 0-37,3 0 1,-3 0-5,1 0 1,2 0 5,3 0 0,2 0-15,-2 0 0,-2 0-111,2 1 0,2 0 67,-2 2 1,1-2-1,0 2 0,0-3 77,2-3 0,6 2 137,-3-2 1,4-1-119,-1 1 0,-2-1 123,3 1 0,4 1-43,1-4 0,4 1-89,-1-1 0,-1-1-56,1 4 0,2-3 109,-2 4 0,3-4-199,0 3 1,1-3 26,5 3 0,-3-1-80,0 1 1,-1 1 71,4-4 0,2 3-25,-2-3 1,-2 0 43,-4-3 0,-2 3-3,2 0 0,-1 1 42,-2-1 0,-1-1-30,-7 4 1,2-3 157,-2 3 0,2-4-1,-3 1 0,2 1-26,-2-1 1,-3 0-41,3-3 0,-4 3 17,5 0 0,-3 3-78,-1-3 1,1 1-10,-1-1 0,0-2-102,1 2 1,-4-1 133,0-2 0,-3 0-129,0 0 0,1 0 81,0 0 1,-1 0-15,-3 0 0,1-5-13,-1-1 1,0 1 0,0-1 0,0 0 27,-3-3 0,2 0 6,-1 0 0,-2 3 73,1 0 1,-4 0-74,1-3 0,-1 3 52,-2 0 1,0 1-28,0-1 0,0-1 5,-3 4 0,1 0-20,-4 3 0,3-3-6,-3 0 0,1 0 50,-4 3 1,0-4-8,0 1 1,0-3 43,0 3 0,-1-3-65,-1 3 1,1-3 106,-2 3 0,-1-3-86,1 3 0,-4-3 7,1 3 1,1-3-8,-1 3 1,1-3-4,-4 3 1,0-3 24,0 3 0,0-3-4,0 3 1,-3-1-40,0 1 0,0 1 24,3-4 0,-3 3-68,0-3 0,0 3-5,3-3 0,0 3-8,1-4 1,2 2 3,0-1 0,1-2-16,-1 2 0,-1-2-25,4-1 1,-3 0 41,3 0 0,-3 1 57,4 2 0,-4-2-51,3 2 0,-3-2 86,3-1 1,-1 0-41,1 0 0,2-1 9,-2 1 1,3-3-6,0 0 0,-3 0 3,0 3 1,-1 0 29,1 0 1,-1 0-37,-2 0 0,-2 3 65,3 0 0,-3 1-59,-1-1 1,-3-3 276,0 3-218,0-2 1,2-1 3,-2 0 0,1 3-41,-4 0-15,4 0 1,-3-3 4,2 0 0,1 3 6,-4 0-154,0 4 161,1-6-87,-3 7 0,4-6 33,-2 4-7,-2 0-65,3 3 42,-4 0 0,1-3-40,2 0-15,-2 0 18,4 3-206,-5 0 242,4 0 56,-3 0 1,3 0 1,-3 0 8,2 0 16,-2 0 103,3 0 74,-4 0-203,4 0-80,-3 0 25,3 0-142,-4 0 35,4 0-27,-3 0-215,3 0 55,-4 0-57,4 0 0,-3 1-423,2 2 1,-2-1 821,-1 4 0,0 0 0,0 3 0</inkml:trace>
  <inkml:trace contextRef="#ctx0" brushRef="#br0" timeOffset="-6728">1017 390 8499,'5'-14'0,"-1"-2"-253,-4 4 200,4 0 0,-2 3 67,4 0 1,-1-4 37,1 1 0,2 0 337,-2 3-309,2 0 1,1 0 84,1 0 1,-1 3 11,0 0 1,1 4-25,2-1 1,-1-1-19,4 1 1,0-3-67,3 3 1,0-4 62,1 1 0,2 1-63,0-1 1,3 3-29,-3-4 0,4 2-18,0-1 1,1-2 72,1 2 0,-2-2-10,2-1 1,0 3 47,6 0 1,0 0-43,4-3 0,0 0 52,2 0 1,-1 0-44,5 0 0,-4 3-39,3 0 0,-1 4-1,4-1 1,-2-2-11,6 2 0,0 1 28,0 5 0,4-1-18,1 5 0,2-1-63,4 3 1,1-1 71,2-2 1,-1 2-174,1-2 1,0-1 81,6 1 0,3-4-5,0 1 1,4-2-27,-3-1 0,4 0-241,8 0 0,-2-3 281,1 0 0,-2-3-11,3 3 1,-4 0 115,10 3 0,-5 0-104,1 0 0,-2 0 68,3 0 0,-1 4-50,4 2 1,-3 3 3,-1 3 1,-5-1-22,3 4 1,-2 0-2,5 4 0,-3 0-42,-7 2 0,-4-2-16,-5 2 0,0 1 52,1 0 0,0-1-17,-3-3 1,-7 0 40,-2 0 0,-9-1-25,2-2 1,-5-1 165,-7-5 1,-1-1-18,-7-2 1,-2-1-35,-5-2 1,-3-2-9,-6 2 1,-2-2 579,-4-1-533,-4 0-48,0 0 1,-5-4-64,0-2 0,-5 1-244,-1-1 0,-3 0-408,-3-3 1,-2 2 148,-4 1 1,0 3-162,0-3 0,1 4 65,1-1 0,-1 2-90,2 1 0,1 0 664,-1 0 0,0 0 0,-3 0 0</inkml:trace>
  <inkml:trace contextRef="#ctx0" brushRef="#br0" timeOffset="-4760">5037 600 8378,'0'-9'-878,"0"0"1,0 0 1152,0 0-158,0-1 77,-4 1-115,3 0 1,-3 3 264,4 0 44,0 4-254,0-2 1,0 3 108,0-2-51,0 2 12,0-3-103,4 4 1,1-1-7,4-2 0,0 2-27,0-2 1,4 2 22,2 1 0,2 0 8,1 0 0,5 0 58,5 0 1,3-4-62,5-2 1,6 1 28,3-1 0,5 0-70,8-3 1,2-1-106,7-2 1,4 0-66,5-3 0,3 3-29,2-3 0,3-1-183,10-5 0,-1 1 279,4-5 1,-46 13 0,2 0-213,3-1 0,0-1 0,0 2 0,1 0 225,-1 0 1,0 0-1,0 0 1,1 1 15,2-2 1,0 1 0,4-1-1,-1 1-14,2 1 1,-1 1 0,1-1 0,-1 1 0,1 0 0,-1 2 0,-2-1 0,-1 1 16,2 0 1,0 0 0,1 1 0,0 1 3,-1 1 0,0 1 0,0 1 0,0 1 11,-2 1 0,-2-1 1,-1 0-1,-1 0 1,-2 1 0,1-1 0,2 0 1,1 1 20,-2 1 1,0 0 0,2 1-1,1 1-34,-3-1 0,-1 1 1,1 1-1,-1 1 68,-2-1 0,0 0 1,1 0-1,-1-1-52,-1 1 0,-1 0 0,0 0 0,0-1-108,45 4 0,-3-2 122,-8-4 0,-2 0 1,-7 0 1,-4 0 54,-6 0 1,-3 0 229,-6 0 1,1 0-214,-7 0 1,-2 0 186,0 0 1,-4 1-278,-3 2 1,2-2 444,-5 2 0,-3 2-393,-2-2 1,-6 3 93,-1-3 1,-1 1-158,-5-1 1,0-1-6,-6 4 1,-2-3-47,-4 3-220,-4-4 232,-1 6 0,-5-4 29,-2 2 1,-6-1-24,-6-2 1,-3-1-13,-4 4 0,2-4-44,-4 1 0,4-2-7,-1-1 0,2 0-8,0 0 0,2 0-143,2 0 1,2 0-228,4 0 0,1-1-179,2-2 664,2 2 0,0-11 0,-1 2 0</inkml:trace>
  <inkml:trace contextRef="#ctx0" brushRef="#br0" timeOffset="-1151">10416 363 8188,'0'-6'-580,"0"0"162,0 4 471,0-2 226,-4 4 1,2 0-273,-4 0 59,4 0 0,-3 1 29,2 2-53,2 2 1,-6 5 35,4 2 0,0-1-10,3 4 1,0 0-13,0 4 1,0 3 13,0 2 0,0-1-164,0 1 1,0-1 82,0 2 1,1 0-117,2-4 1,-1 3 86,4-3 1,-3 4-148,3-4 0,-3 0 112,3-3 0,-3 0-135,3 0 1,-4-3 163,1 1 1,-2-5-42,-1 1 1,0-5 228,0-1 50,0-4 278,0 6-350,-4-7 0,0 2 120,-2-6 0,-1-2-186,4-4 1,-3-5 9,3-4 0,-1-2-188,1-4 1,2-3 116,-2-3-1,2-6-52,1 0 1,4 0 19,2-3 0,5-2-40,1 2 0,4-4 31,-1 0 0,5 2 10,1-1 1,2 7 7,-2 2 1,-2 5 7,2 4 1,-2 5 57,-1 3 1,0 8-39,-3-1 1,1 6-1,-4 0 0,3 4-14,-3 5 0,0 1 2,-3 8 0,-1 1 53,-2 2 1,1 3 5,-4 0 0,-1 4 10,-5-1 0,-3 3 106,-6 0 1,-2 0-93,-4 0 0,-1-1-26,-2-1 0,1 0-163,-5-4 0,1 3 112,-3-3 1,1 0-13,2-6 1,1 1-13,5-4 0,0 3-24,0-3 1,3-1 25,0-5 1,4 1 10,-1-4 1,5 3 43,0-3-59,5 0 137,-2-3-79,4 0 1,4-4-3,3-2 0,1-1 13,1 1 1,4-2 3,2 2 0,-1-1 80,1 1 1,-1 1-93,1 2 1,1 2 37,-3-2 0,2 6-26,-3 3 0,0 2-56,-3 1 1,0 4 59,0 2 1,0 1-7,0 0 1,0 1-19,0-2 0,0 1-5,1-1 1,-1 1-5,0-4 0,3 3-2,0-2 0,0-1-37,-3-3 1,-2 0 50,2 0 0,-2-1-53,5-2 1,-2 1 6,-1-4 0,1 0-11,-1-3 1,0 0 25,0 0 1,3-1-1,0-2 1,0-3 4,-3-6 1,3 1-1,0-4 0,3 3-66,-3-4 1,2 1 58,-2-3 0,-2 0-147,2 0 1,-5 0 140,-1 0 0,-4 0-3,1-1 1,-2 5 45,-1 2 1,-1 2 0,-2 1 0,-2 4-4,-4 2 0,-1 2 15,-2 1 1,2 2 11,-2 4 1,0 1-29,0 8 1,2 0 68,-2 3 1,3 1-68,3-1 1,-1 0-5,4 0 1,1 0-10,5 0 1,3-1-2,6-1 0,3 0-60,6-4 1,3 0-7,3-3 1,3-3-230,0 0 1,2-4 82,-2 1 0,-2-2-105,2-1 1,-3-1 307,-2-2 0,-3-2 0,-4-4 0</inkml:trace>
  <inkml:trace contextRef="#ctx0" brushRef="#br0" timeOffset="-888">11241 636 8231,'6'0'250,"1"0"-195,-5 0 1,7 0 109,0 0 1,4-1 196,5-2 0,4-2-575,2-4 109,3 0 0,0 0 141,0 0 1,0 3 56,0 0 0,0 0-1567,-3-3 1473,-2 3 0,-4-2 0,0 3 0</inkml:trace>
  <inkml:trace contextRef="#ctx0" brushRef="#br0">10107 1660 8041,'0'-9'336,"0"0"16,0 4-314,-5 1 1,4 12 47,-2 4-46,2 4 1,1 3 39,0 3 0,0 4-314,0 4 1,4 4 69,3 0 0,0-2 144,-1 1 0,2 0-133,-2 4 0,2-1 17,1 0 1,-1-3-79,-2 1 0,1-5 70,-4 1 1,3-3 49,-3-2 0,0 0 40,-3-4 0,0-3 6,0-3 0,-3-4 149,0 1 0,-4-5-111,1-1 1,-2-4 408,-1 1-251,0-1 0,-3-7 21,0-1 0,-2-3-49,2-3 0,2-6-55,-2-6 0,1-4-15,-1-6 1,5-1-22,-2-10 1,3 1-111,0-4 1,2-2 58,4-2 0,0 1-80,0-4 1,1 4 99,2-3 0,5 2-54,4 4 1,1 5 47,-1 1 0,-1 6 0,4 6 1,-1 3 5,2 9 1,0 5 4,-4 4 1,4 4 0,-1 5 1,-1 9-7,1 6 1,-4 6 74,1 7 0,-5 6-69,-4 2 1,-2 3 148,-1-3 1,-1 6-69,-2 0 1,-6 1 16,-3-7 0,-3-3-84,3 1 1,-4-5 3,1 1 0,-1-5-84,1-1 1,-1-3 109,3 0 0,0-3-208,1-3 0,3 1 30,0-4-382,0 0-109,4-3-158,0-4 479,1 0 300,4-5 0,4 0 0,1 0 0</inkml:trace>
  <inkml:trace contextRef="#ctx0" brushRef="#br0" timeOffset="2234">10270 2251 7934,'-14'0'0,"1"3"-150,4 0-213,-1 0 256,5-3 86,1 0 1,5-1-32,2-2 0,3-2-10,7-4 0,-3-1-14,2-2 0,1-3 56,-1-3 0,4-3 110,-1 0 1,2-5-114,1-1 1,1-2 222,-1-4 0,0 0 23,0-3 1,0-1 53,0 1 0,0 3-96,1-1 1,-2 1-31,-2-3 0,-2 3-111,-4-1 1,0 2 92,0-1 1,-3-1-223,0 3 1,-4-2 53,1 3 1,-2 3-133,-1 2 0,-3 5 16,0-1 0,-4 6 23,1 3 0,-2 6 59,-1 3 1,0 3-5,0 3 1,0 7 15,0 8 1,0 5 16,0 7 1,0 7-27,-1 5 0,1 3-14,0 4 1,3 1-24,0 5 0,4-2 48,-1-2 0,2 2-15,1-5 0,0-2 47,0-4 0,0-5 84,0 0 1,0-3 23,0-7 1,0-2-72,0-7 1,0-1 54,0-1 0,3-6-48,0-4 263,0-4-223,-3 2 1,3-8 88,0-2 1,1-4-168,-1-5 1,1-2-7,2-7 0,2 0-146,-1-3 1,-2 0 114,1-1 0,-3-2-65,3 0 0,0 1 93,3 4 1,0 3-3,0 4 1,-1 1 53,-2 2 0,2 3 38,-2 6-43,2-2 0,1 7 103,0-2 1,-3 6-89,0 3 1,-3 2-4,4 1 0,-5 4-97,1 2 0,1 2 62,-1 1 1,1 1-13,-1-1 0,-2 0-47,2 0 1,1 0-16,-1 0 0,3-1 52,-3-2 0,4 2 9,-1-5 1,-1 0-74,1-3 0,-3 0 58,3 0 0,-3-4 13,3-2 13,0-2 0,3-1 4,0 0-37,0 0 1,1-4-4,-1-2 0,-3-2-1,0-1 1,-3-1 15,3-2 1,-3-1 44,3-3 1,-4-4-41,1 2 0,-1-3 138,1 0 0,-1-2-38,4-5 0,-3 2 53,3 2 1,1-1-109,5 4 1,-2 1 6,2 4 0,-1 3-16,2 4 38,-3 0 1,3 1-236,-4 2 206,0 2 1,0 4-175,0 0 0,-3 1 31,0 2 1,-1-1 35,1 4 1,2-3 63,-2 3 0,-1-3-2,1 3 0,-3-3 21,3 3 0,-3-3-41,4 3 1,-4-3 97,3 3 1,-3-3-83,3 4 134,-4-1 1,3 2-15,-2-2-14,-2 2 1,3-3-70,-4 4 1,0 0-1,0 0 1,-1 1-15,-2 2 0,1 1-3,-4 2 0,0 3-3,-3-3 0,0 2 14,-1 1 0,4-3 134,0 0 1,4-3-95,-1 3 1,2-4 11,1 2 1,0-3-80,0-1 0,4-1-2,2-2 1,2 1 6,2-4 1,2 0-8,0-3 0,3 0-11,-3 0 0,4-4 33,-1-2 1,-1 1 24,1-1 0,-1-1-12,2-5 1,1 2 10,-2-3 1,-1 2 14,1-1 0,-3-1 11,3-2 0,0-3-20,4 0 1,-4 0 6,0-4 1,0 2-64,3-1 1,-1 2 46,-2-2 0,1 2-28,-3 1 0,-2 0 21,-5 3 0,-2-1 131,-4 4 0,0 0-58,0 3 0,-4 3-39,-2 0 0,-3 3-51,-4-3 0,-1 4 2,-4-1 1,0 6-154,0 3 0,0 5 57,0 1 1,-4 4 34,1-1 1,3 3-26,3 3 0,1 2-1,-1 1 0,2-1 66,4-2 1,1-2 22,2 2 1,-2-2-32,5-4 28,0 2 0,7-8-22,3 0 0,1-4 8,1-5 1,3 0 40,0 0 0,4-4-22,-1-2 1,1-2-2,-1-1 0,2-3-12,-1 0 1,-3-1 5,-1 0 0,-2 3 59,-1-2 0,0 2 13,0 1 0,-3 0 17,0 0 1,-4 3-46,1 0 0,-2 0-34,-1-3-6,0 4-52,0-3-22,0 7 17,0 5 1,-4 2-13,-2 6 0,-2-1 147,-1 1 1,3-1-102,0 4 1,0-1 144,-3 1 0,3 3-76,0-3 1,4-2 64,-1-1 0,1-2-90,-1-1 8,2 0-20,-3-4 0,5-1-13,2-4-47,-2 0 1,7-1 53,-2-2 0,2-2-18,1-4 1,0-3 12,0 0 0,0-4 1,0 1 0,1-2-58,2-2 0,-1 1-3,5 0 0,-1 1 14,3 2 0,-3-1-13,0 4 0,0 0 50,3 2 1,-4 4-27,-2 0 0,2 4 25,-2-1 0,0 3 10,-3 3 1,0 2 3,0 4 0,-1 1 16,-2-1 0,1 3 17,-4 0 0,0 0 10,-3-3 1,0 3 3,0 0 0,0 0 39,0-3 0,-4 0-69,-2 0 1,-3 1 123,-3-1 0,1 0-109,-4 0 0,3-1-33,-3-2 1,3 1-4,0-4 0,2 0-109,1-3 1,0 0 61,0 0-41,0 0-26,0 0 65,4 0 22,1-4 1,4 2-87,0-4 58,4 4 0,1-2 57,4 4 0,0 0-5,0 0 0,0 0-11,0 0 1,3 4 1,0 2 1,4 3 52,-4 3 1,1-2-58,-1 2 0,-1 1 31,4-1 0,-3-1 17,3-4 0,-4 0-1,1-4 0,2 0 36,-2-3 0,1-1 10,-1-2 1,-1-2-35,4-4 0,-4-1 1,1 1 1,1-1-72,-1-2 0,1 1 61,-4-4 1,0 3-108,0-3 1,-1 1 45,-2-1 0,-1-2-97,-2 5 0,-2-3 100,2 3 1,-3-1-14,-3 1 1,1 2-11,-4-2 1,1 5 9,-1 1 1,-2 4-37,2-1 1,1 2 32,-1 1 1,0 1 87,-3 2 1,2 3-26,1 6 0,1 2 115,-1 4 1,-1 0-98,4 0 1,-3 0 11,3 1 0,0 2 15,3 0 1,1 0 102,2-3 1,-1 0-188,4 1 0,-1-4 82,1 0 1,2-4-216,-2 1 1,-1-3-23,2-3 1,-1-1-35,3-2 0,0-2-12,0 2 1,0-2 218,0-1 0,4-8 0,1-2 0</inkml:trace>
  <inkml:trace contextRef="#ctx0" brushRef="#br0" timeOffset="2506">12067 2124 7955,'-9'-9'1237,"1"3"1740,2 0-4333,2 4 878,4-2-846,0 8 1324,0-3 0,-4 3 0,-1-4 0</inkml:trace>
  <inkml:trace contextRef="#ctx0" brushRef="#br0" timeOffset="5898">10008 2649 8042,'-9'-6'68,"0"0"144,4 4-93,-4-6 1,7 6-328,-4-4 67,4 4 123,-6-2 25,7 4 0,-4 5-209,2 4 0,-1 4 34,-2 5 1,1 4 152,2 2 0,2 3-70,-2 0 1,2 0 62,1 0 0,0 0 137,0 1 0,0-4-48,0 0 0,0-4-23,0 1 1,3-3-4,0-2 0,1-3 8,-1-4 1,-1-4 145,4-2 0,-3-3-91,3-3 0,0-6 94,3-6 0,4-6-117,-1 0 1,3-4 30,-3 1 1,4-2-76,-1-1 0,1-1 4,-1 1 1,2 3 3,-1 0 1,1 4-13,1-2 0,-3 4-120,0 3 1,-4 0 62,1 6-30,-2-2 5,-1 6 24,-4 0 0,0 5 75,-5 6 0,-5 2 5,-1 1 0,0 1 1,-3 2 0,2 1 10,-5 2 0,1 2-34,-1-1 0,2-2 3,-2 1 1,2-3-31,1 3 1,0-7 82,0 1 1,0-5 102,3 2 0,1-4 49,2 1 40,2-2-365,-3-1 0,4-1 121,0-2-135,0 2 117,0-7 1,3 6-197,0-4 0,1 4-5,-1-1 1,-1 1-32,4-1 1,-3 2 122,4-2 0,-4 2-16,3 1 0,-3 1 26,3 2 47,-4 2 0,2 7 99,-4 0 1,0 5-113,0 2 0,0 1 36,0 7 1,0-1-75,0 7 1,-3-2 2,0 2 0,-3 3-27,3 3 1,-4 4-18,0-4 1,2 0 9,-1-2 0,-1-1 40,-5 0 0,2-2 27,-2-1 1,-1-3-37,1 3 0,-4-3-48,1 0 0,-6 1 50,0-1 1,0-3 60,3-2 0,0-5 18,0 1 1,3-3 3,-1-3 0,2-2-22,-1-4 1,2-1 90,4-1 0,0 0 30,0-4 1,3-1-67,0-5 1,4 1 85,-1-4 1,3-2-91,3-4 1,2-2 0,4-4 1,4-1 31,2-2 0,3-2-2,3-5 1,3-3-27,3-2 0,0-1 0,0 0 0,1-1 61,-1 2 1,0-5-61,0-2 1,3 1 44,1 3 0,-2-1 21,-5 1 1,0 1 0,-6 2 0,3-2 11,-6 5 1,2-4 9,1 0 0,0 3-37,0 1 1,-1 2 12,-2 1 0,0 4-128,-3 5 1,-3 4 106,0 5 0,-1 3-148,-5 0 98,4 4 0,-6-1-169,2 6 0,-2 5 44,-1 4 0,-4 4 55,-2-1 1,1 3-13,-1 0 1,0 3-7,-3 0 0,1 0-14,2-3 0,-1-3 34,4 1 1,-4-5-139,4 1 1,0-2 57,3-1 0,1-3-7,2 0 1,-1-4 61,5 1 0,0-2 9,5-1 1,-1-3-36,4 0 1,-1-7-14,1 1 0,5-3-5,-2 0 0,4-2 24,-1-5 1,-2 1 124,2 0 0,-3 0 1,-3 0 0,0-3 97,-5-1 0,0 2-95,-7 5 1,0-1 155,-3 4 1,-2-2-103,-4 5 0,-4-1 79,-9 7 1,1-3-125,0 3 0,-3 0 27,0 3 1,-4 5-81,0 4 0,3 1-7,1 5 0,2 1-19,1 5 1,1-1 20,1 5 1,3-4-114,4 3 0,4-1 19,2 1 1,2 1-186,1-3 0,1-1 43,2-3 0,3-4 119,6-2 1,-1-3 17,5-3 0,-1-2-14,3-4 1,0 0 126,0 0 0,0-4-22,0-2 0,4-3 103,-1-3 1,0 2-90,-3-2 1,-3-1 141,0 1 1,-4-3 23,1 2 0,-1 1-98,-2 3 0,0 0 51,0 0 1,-3 3-43,0 0 1,-3 3 103,3-3 0,-3 4-15,3-1 2,-4 2-113,2 1 1,-4 4 4,0 2 1,0 2-34,0 1 0,0 0 35,0 0 1,0 3-7,0 0 1,-1 1-61,-2-4 0,2 0 6,-2 0 0,2-3 26,1 0-21,0 0 1,0 0-62,0 0 14,0-4 1,4 2-5,2-4 1,3-1 52,3-2 1,2-3-192,5-6 1,-3 2 29,2-2 1,-2-2-92,5-2 0,-3-1 175,-3-1 1,2 0-9,-1 0 0,-2 0 36,1 0 1,-4 1 138,1 1 0,-2 3 188,-1 4 0,-3 1 8,0 2-22,-4-2 1,2 8-49,-4 0 0,0 8 145,0 7 1,0 2-88,0 2 0,-1-1-85,-2 0 1,2-1-116,-2-2 0,2 2-226,1-2 1,0-2-88,0-1 1,0-1 22,0-2-313,0 0-20,0 0 144,4-4 0,1-1 55,4-4 0,4-4-385,3-2 726,1-6 0,5-2 0,1-5 0</inkml:trace>
  <inkml:trace contextRef="#ctx0" brushRef="#br0" timeOffset="8525">5063 3801 8047,'-17'0'848,"2"0"1,2 1-370,7 2 12,2-2-556,4 7 0,5-7-8,4 2 0,5-2-44,4-1 0,4 0 69,2 0 1,6-4-185,4-2 1,1-2 107,1-1 0,3-3-126,1 0 1,-1-3-45,-3 3 1,4-4 160,-1 4 1,1-4 28,0 1 0,-3-2 82,2-1 1,-3 0 3,-2 0 1,0-1-12,-4 1 1,1 1 96,-4 2 0,-4-1 87,-2 4 1,-2-1-103,-1 1 0,1 4 86,-1-1 1,-1 6-69,-2 0 1,-2 2-49,-4 1 1,0 8 10,0 5 1,-1 7-2,-2 4 1,-2 9 8,-4 3 0,0 6-2,0-3 1,-3 3-43,0-2 0,-7 2-14,1-3 1,-2 1 0,2-4 1,0-1 32,0-2 1,0-4-45,0-5 0,0-8 30,0-1 0,3-8-10,-1-4 0,1-4-18,-3-5 1,3-5 0,0-10 1,4-3-44,-1-7 1,-1-4-146,1-4 1,1-1 134,5 0 0,2 3 25,4-2 0,1-3-32,2 0 0,3 2 29,3 0 1,0 8-2,0 5 0,1 4 39,2 5 1,-3 3 116,1 3 0,-2 6-5,-5 3 1,0 10-58,-3 5 1,0 6 90,0 3 0,-4 5-64,-2 4 1,-1 4-57,1 0 1,-2-2-10,2 1 0,-2-4-100,-1 2 1,1-4 73,2-3 1,-2-3-17,2-6 1,-1 2 8,1-5 0,-1-1-6,4-5 0,-3-1 35,4-2 1,-4-2-60,3 2 107,0-6 1,2-2-108,-2-4 0,1-1 3,-4-2 1,3 0 30,-3-3 1,3 3-14,-3-3 0,0 0 25,-3-3 1,3 0-4,0 0 1,0-2 38,-3-1 1,0 4-51,0-4 1,0 5 68,0-2 0,0 1-32,0 4 1,0 1 31,0 3-53,0 4 1,-1-2-5,-2 4 0,2 4-6,-2 5 1,1 7-6,-1 5 1,1 4 15,-4 2 0,4 2-3,-1-2 1,2-1 77,1 2 0,0-8-6,0 1 0,4-6 13,2 0 1,5-2-30,1-1 0,1-3 15,-1 0 1,-1-4-37,5 1 1,-5-2 1,1-1 0,-1-1-20,1-2 1,-2 1 26,2-4 1,-2 3-119,-1-3 0,0 0 42,0-3 1,0 0-14,1 0 0,-4 0 43,0 0 0,-3-1-8,3-2 1,-3 2 21,3-3 0,-4 3 1,1 1 1,-1 0 233,1 0-166,-2 4 1,3 0 94,-4 2-134,0 2 1,0-2 11,0 6 1,0 2 38,0 4 0,0 0 83,0 0 0,1 1-48,2 2 1,-2-1-45,2 1 0,-1-2-65,1-1 1,-1 0 53,4 0 1,-3-3-53,3 0 0,-3-4-11,3 1-43,-4 2 118,6-4-38,-3 3 0,1-5 26,0-2 1,-3-2 17,3-4 1,-1 0-95,2 0 0,1-1 57,-2-2 1,2-2-127,1-5 0,-3 2 32,0 2 0,-1-2-66,1 2 1,-2-1 35,-4 1 1,0-1-129,0 3 261,0 1 108,0 7-203,-4 1 0,-1 9 5,-4 4 0,3 1 422,0 6 1,3-1-147,-3 3 1,3 0-134,-3 0 0,4-3-49,-1 0 0,-1-1-9,1 2 0,0 0-38,3-4 0,0 0-156,0-3 0,0 0 43,0 0 0,0-3 93,0 0-20,4 0 1,0 0 18,2 0 0,-1-3 1,-2 3 5,-2-4 10,7 3 0,-6-5 25,4 0 0,-3 0-20,3 0 0,-3 0 78,3 0 1,-3 0-70,3 0 16,0-5 0,3 1-63,0-2 1,0-2-5,0 2 1,-3-1-7,0 1 1,1-2-14,2 2 1,-3-1 43,0 1 1,-1-2-15,1 2 1,2 1 52,-2-1 1,-1 1-53,1-1 1,0-2 124,3 2 1,0-2-23,0-2 0,3 1 62,0 0 1,5-1-113,-2-2 0,-1 4 2,1-4 1,-4 7-51,1-4 0,-2 3 57,-1 0-50,0 2 1,-1 5 30,-2 2 0,-2 3 214,-4 6 1,-1-1-59,-2 4 1,-2 4 100,-4 5 0,-4 3-250,-2 0 1,-1-3 7,1 0 0,-2-4-48,2 2 1,1-4 119,2-3 0,1-2-152,-1-4 1,5 0 64,-2 0-205,2-4 0,1-1-252,0-4-1,4 0 247,-2 0 1,4-4-95,0-2 0,0-2 200,0-1 0,4-1-51,2-2 1,2 2 212,1-2 1,0-1-114,0 0 1,1 1 66,2 3 1,-5 3-9,3 0 278,-3 4-286,2-2 0,-1 5 41,-2 2 1,-1 2-14,-2 4 1,-2 0-31,2 0 0,1 1-145,-1-1 0,4 0 81,-1 0 0,-1 0-132,1 0 0,0-1 40,3-2 1,0 1 35,0-4 1,0 0 29,1-3 1,0-1 4,2-2 1,-1-3-27,4-6 1,-1 1-21,1-4 1,2 0 268,-2-4 0,-1 0-59,2-2 0,-5-1-13,1-2 1,1-5-66,-1 1 0,0-2 6,-3 0 1,0-4 24,0-3 1,-3-1 76,0 5 1,-1-3 86,1 0 0,0 4-50,-3 2 0,-2 2 76,2 4 0,-1 6 77,1 6-205,-2 6 1,3 3-38,-4 6 0,0 10-118,0 8 0,0 6 93,0 7 1,-4 0-30,-2 8 1,1-2-350,-2 2 0,2-4 150,-1 2 0,-1-7-112,4-3 1,0-5 20,3-1 0,0-6 115,0 0 0,0-3-49,0 0 87,0-2 0,0-7 56,0 0 1,-1-4 171,-2 1 1,1-3-57,-4-3 1,0 1-98,-3-4 1,-3-3-60,0-3 1,-3-4 71,3 1 0,-4-2 1,0-2 0,2 4 54,-1 0 0,4 0 94,-1-3 0,2 4-38,1 2 1,1-1 204,2 1 1,2 2-46,4 4 1,0 0-109,0-3 0,4 0 188,2 0 1,7 0-17,5 0 1,4 0 15,5 0 1,2 0-178,1 0 1,2 0-154,4 0 0,3-2-199,-3-1 0,2 2-978,-4-2 1192,1 2 0,-3-3 0,-1-1 0</inkml:trace>
  <inkml:trace contextRef="#ctx0" brushRef="#br0" timeOffset="11368">8003 3684 7875,'0'-9'-219,"-1"1"638,-2 2-205,2-2 1,-6 6 30,4-4 1,-4 4-69,1-1 0,1 2-115,-1 1 1,0 1 95,-3 2 0,-1-1-143,1 4 0,-1-1 126,-2 1 0,2 2-27,-2-2 1,-1 2-34,1 1 1,-1 1 30,1 2 1,2-1-109,-3 5 0,3-4 77,1 3 0,0-1 39,0 1 0,3 2 11,0-2 0,4 2-36,-1 2 1,2-2-69,1-2 0,0 1-42,0-4 0,1 0-6,2-3 1,2 0-108,4 0 1,1-1-307,2-2 0,-1-2-227,5-4 0,-1-1 334,3-2 1,0-3 149,0-6 0,-1-1 103,-2-2 0,2-5-23,-1 2 0,0-6 7,-1-1 1,1 2 159,-4-1 1,1 1-85,-1-1 0,-2-2 122,2 5 0,-1 1-39,-2 5 0,-3 2 60,0 4 0,-3 4 100,3 2-23,-4 2 0,2 9-61,-4 4 0,-1 4 119,-2 2 0,1 3-239,-4 0 1,3 5 37,-3-2 0,4 1-230,-1-1 1,2 1 69,1-3 0,0-1-23,0-3 1,1-3-4,2 0 0,2-4-53,4 1 1,0-6 76,0-3 1,4-2-24,2-1 1,-1 0 205,1 0 1,0-4-85,4-2 0,-1-3 9,0-3 0,-3 2-48,0-2 0,0 2-79,3 1 1,-3-3 48,1 0 0,-2-1-12,1 0 0,2 3-19,-2-2 0,-1 2-21,1 1 1,-4 0 105,1 0 1,2 0-60,-2 0 0,0 1-17,-3 2 0,-3-1 165,0 4 397,-4-4-250,2 2-52,-4 0 0,-1-3-101,-2 5 0,-2 0-20,-4 3 1,0 0-84,0 0 1,0 0 83,0 0 0,-4 3-104,1 0 1,-1 5 47,1-2 1,2-1-12,-2 1 1,2-3 48,1 3 1,0-3 7,0 3 0,1-3-28,2 3 11,-2 0 1,4 3-11,-3 0 1,0 3 8,4 0 1,-1 0-28,1-3 1,2 4 21,-2-1 0,2 3 7,1-3 0,0 0 37,0-3 0,0 0 1,0 0 0,3-3-16,0 0-11,4-4 0,-2 2-10,5-4 0,-1-1 12,0-2 0,-3-3-110,0-6 1,3 1 10,3-4 0,0-4-75,-3-5 0,4 0 64,2 0 1,-1-1-19,2-5 1,-1 1 17,3-5 0,0 1-88,0-3 0,0-2 85,0-1 0,-4 2 10,-1-2 0,-3 2 63,-1 4 1,-3 1 1,0 1 1,-4 4 126,1 0 0,-1 5-54,1 7 115,-2 6 1,2 6-89,-6 6 0,-3 10 94,-6 8 0,1 9-161,-4 6 1,2 2 34,-2 4 0,4 1-6,-1 6 0,3-6-40,3 3 0,-1-10-9,4 0 0,0-6 13,3 1 0,0-7-3,0-3 0,3-2-7,0-1 0,4-4-8,-1-2 0,2 1-45,1-4 0,1 1 64,2-7 0,-2 3-50,3-3 1,0 0 35,-1-3 1,4 0-87,-1 0 1,-1 0 61,1 0 1,-3-1-5,3-2 1,-2 1 10,2-4 1,-4 3 6,1-3 1,1 3-2,-1-3 1,1 3-5,-1-4 1,-2 2-231,2-1 177,-1-2 1,-2 4 26,0-2 0,-3-1 12,0 4 0,-4-7-2,1 1 1,1-2 18,-1 2 1,0-3 10,-3 0 0,0-1 94,0 0 0,-1 3-24,-2-2-23,-2 2-77,-4 1 1,0 4-9,0 2 0,3 2 25,-1 1 1,1 1-8,-3 2 1,0 3-2,0 6 0,0-2-8,0 2 1,0 0 14,0 0 0,0-2-10,0 2 1,1-2 11,2-1-58,-2 0-77,7 0 132,-3-4-2,4 3 1,4-7-7,2 2 0,-1-1 2,1 1 1,0-2 30,3 2 1,0-2-36,0-1 1,0 0 39,0 0 1,0 0 8,0 0 1,0 0 5,0 0 1,1 0-19,-1 0 1,-1-1 3,-2-2 0,2 1-5,-2-4 1,-2 3 2,-1-3 1,1 3 244,-1-3-198,0 0 1,-3-3 91,0 0 1,0 3-37,0 0 1,-3 3 90,0-3-200,0 4 0,2-2 23,-2 4-69,2 0-167,-3 0 0,3 0 22,-2 0 0,2 4 102,-2 2 0,2-1-30,1 1 0,0 0 68,0 3 7,0 0 1,4 0-9,2 0 0,-1-3 15,1 0 1,1-3-28,5 3 1,-1-4 16,4 1 1,0-2-44,4-1 0,-1-3 38,0 0 0,1-4 24,2 1 0,-1 1 39,4-1 0,-3 4 3,0-1 1,-2 3 3,-1 3 1,-3 5 150,0 4 1,-1 8-97,2 2 0,-4 0 8,-6 2 1,2 0 76,-2 3 1,-2 1-47,-1-1 0,-2 1-180,-1 2 0,-3-5 82,0 3 1,-4-6-2,1 2 0,-3-7-51,-3 1 0,1-6-139,-1 0 0,-1-2 102,1-4 0,0-2-136,3-4 0,3-4-37,0-2 0,0-7 95,-3-2 1,3-6-58,0-3 1,3-2 52,-3-1 0,4-2 25,-1-1 1,2 1 46,1-4 1,4 2 115,2-2 1,3 1-82,3-1 1,2-2 24,4 5 1,0 1 62,0 5 1,-3 2-98,1 3 0,-2 2 135,1 2 1,1 5-11,-4 4 0,0 4-36,-3-1 0,0 2-30,0 1 1,-3 1 9,0 2 1,-3 3 43,4 6 1,-5 2 1,1 4 1,-2 1 55,-1-1 1,0-1-85,0-2 0,-3 2 86,0-2 1,-5-2-38,2-1 0,1-2 89,-1 0 1,3-2-50,-3-2-63,4 2 0,-3-6 23,2 4-24,2-4-255,-3 2 180,4-4-415,0 0 250,-4 0 0,3 1 38,-2 2 56,-2 2 0,0 4 11,-4 0 1,0 0-7,0 0 1,0 0 48,0 0 1,0-1-38,0-2 0,2 1 333,1-4-124,0 1 1,0-4 453,0 0-489,4 0 1,-2-2-25,4-1 1,0 1-183,0-4 169,0 0 0,1 0-81,2 0 0,-2 3 67,2-3 1,-1 4-164,1-1 64,-2 2-20,3 1 89,0 0 18,-3 0-23,3 4 0,-4 1-11,0 4 1,0-3-109,0 0 116,-4-4-8,3 2-13,-3-4 0,3 0 3,-2 0-13,2 0 1,-3-1-14,4-2 108,0 2-86,0-7 1,0 6 72,0-4-35,0 4 1,0-3 52,0 2 1,0 2 3,0-3-144,0 4-52,0 4-128,0-3 213,0 7 1,0-6-223,0 4 150,0-4-7,0 2 89,0-4 91,4 0 1,-2-4-32,4-2-11,0-2 0,2-1-148,-1 0 0,-2 3 111,-2 0-327,-2 4 174,7-6 79,-7 7-7,3-3-31,-4 4 179,0 0 1,-3 1 119,0 2 1,-3-1-43,3 4 0,-1-3 41,1 3 1,1-3-32,-5 3-332,5-4 144,-2 6 0,4-6-329,0 4 299,0-4 52,4 2 0,2-4 0,3 0 0</inkml:trace>
  <inkml:trace contextRef="#ctx0" brushRef="#br0" timeOffset="12004">8764 3683 7336,'0'-5'-1459,"0"1"1718,0 4 441,0-4-254,0 3 86,0-3 351,0 4-676,0-4-25,0 3-77,0-3 0,-4 8-11,-2 2 1,-3 6-20,-3 3 1,2 2 19,-2 1 1,1 4 8,2-1 1,0 1-40,0-1 0,4-2-12,2 2 0,2-4-12,1-2 1,1-1-100,2 1 0,5-3 73,4-6 1,4 1-81,0-4 1,2 0-9,3-3 1,-1 0 83,4 0 0,-3-4-192,4-2 1,-5-2 88,1-1 1,-2-1 56,-1-2 0,-4 2 4,-2-2 1,-6 2 0,-3 0 0,-1 1 64,-2 0 0,-5-3-71,-1 0 1,-9 1-181,-3 5 1,-6-1 65,0 4 0,-5-3-26,-2 3 0,0 0 169,1 3 0,2 0 118,-3 0 1,6 0-145,1 0 0,7 1 118,-1 2 0,7 2-76,2 4 1,0 0 149,6 0 1,1 3-364,5 0 0,3 0 164,3-3 1,7 1-606,2-1 0,6 0 646,0 0 0,2 0 0,2 0 0</inkml:trace>
  <inkml:trace contextRef="#ctx0" brushRef="#br0" timeOffset="13109">9172 3973 7786,'9'0'-424,"0"0"0,0 0 320,0 0 249,1 0 0,-1 0 41,0 0-147,4 0 0,-3 1 24,2 2 1,-2-1-1,-1 4 1,1-3 28,2 4 0,-2-5-33,2 1 1,2-2 143,-2-1 0,0-1-40,-3-2 1,3 1-43,0-5 0,3 0-67,-3-5 1,3-1-75,-3-2 0,4-5 62,-4 2 1,3-6-124,-3-1 0,3-1 41,-3-1 0,-4 3 66,-5 0 1,1-4-156,-1-2 1,0 0 114,-3 3 1,-4 0-11,-2-1 1,1 4 46,-1 0 0,3 4 131,-3-1 1,4 1-96,-1 2 0,2 7 6,1 2-189,0 6 1,0 1 91,0 8 1,0 5 16,0 10 1,0 4 11,0 5 0,0 2-193,0 4 1,0 3 10,0-3 0,0 2-123,0-4 0,0-2 199,0 1 1,0-5 34,0-1 1,0-4 237,0-8-113,0-2-25,-4-4 1,2-4-89,-4-2 1,3-3 104,-3-3 1,0 1-41,-3-4 1,-3 0 2,-1-3 0,1-1 72,3-2 1,0-1 112,0-3 0,1-5 15,2 0 0,-1-1-118,4-2 0,-1 0 62,1-4 1,2 2-20,-2 2 1,2 2-67,1 4 0,0 0 52,0 3 20,0 6-136,0 1 0,0 8-98,0 0 0,0 5 56,0 7 0,0-1 16,0 5 1,1-1 31,2 3 1,-2-1-3,2-2 1,1 1 119,-1-4 1,4 0-93,-1-3 1,3-4 9,3-2 0,-1-1 11,4-2 1,4-5 6,2-1 0,4-5-364,-1-1 1,2-4 145,2 1 0,-1-1 60,0 1 97,4-2 0,-3 3 0,4-5 0</inkml:trace>
  <inkml:trace contextRef="#ctx0" brushRef="#br0" timeOffset="13718">10433 3774 7890,'-12'-1'0,"0"-2"0,0 2 140,3-2 22,0 2 0,0 1 60,0 0-53,-1 0-26,-3 0 0,2 3-10,-4 0 1,4 7-40,-1-1 0,2 3 80,1 0 0,-3-1-57,0 4 0,3-3 18,2 4 0,2-4-215,-1 3 0,2-4 84,4 1 1,0-2-79,0-1 0,1-3 58,2 0 0,2-3-111,5 3 1,-1-4 33,0 1 1,4-2 58,2-1 0,2-4-109,1-2 0,-1-2 83,-2-1 1,2 0 2,-5 0 0,3 0 6,-3 0 1,0 0 3,-3 0 0,-3 0 77,0 0 269,-4-1 113,2 1-119,0 4-48,-3 1-197,3 4 1,-5 4 4,-2 2 1,1 5-16,-4 2 0,4 2-39,-1-3 1,2 4-39,1-1 1,0-2-153,0-1 1,1 1-220,2-1 0,2 1 171,4-4 1,0-1-411,0-2 0,4-2 20,3-4 629,1 0 0,1-4 0,0-1 0</inkml:trace>
  <inkml:trace contextRef="#ctx0" brushRef="#br0" timeOffset="15331">10933 3683 7661,'5'9'-450,"0"1"633,-2 2 0,-2 2-97,2 5 1,-2 0-123,-1 2 0,0 2-53,0 4 0,0-1 8,0-1 0,0 1-18,0-2 1,-1-2 15,-2-1 0,2-1-1,-2-2 1,2-4-111,1-2 188,0-2-172,0-5 523,-4-1 0,2-8-127,-4-2 1,3-6 2,-3-3 0,1-2-122,-1-1 0,-2-2-14,2-1 1,-1 1-154,1-4 0,2 3 91,4-4 0,0 1-102,0-3 0,0 3-19,0 0 0,3 5-124,0 0 1,4 5 59,-1 5 1,5 1 60,1 2 0,0 2 59,-3 4 0,0 0-6,0 0 1,0 4 43,0 2 1,0 5-51,1 1 0,-1 4-4,0 0 1,0 1 17,0 1 0,-1 0-13,-2 0 1,2-1 67,-2-2 1,-1-1 5,1-5 1,-3 0 432,3 0-157,-4 0-160,6 0 1,-7-3-30,2 0-139,2-4 62,-4 2-30,3 0 0,-5-2 23,-2 4 1,1-4-23,-4 1 1,0-2-50,-3-1 0,3 0-69,0 0 0,3 0-215,-3 0 251,4 0 1,-2-4-79,4-2 0,0-3 65,0-3 0,4-2 30,2-4 0,3 0 22,3-1 0,-1 1 4,4 0 0,-1 3-1,2 0 1,0 4 121,-4-1 1,0 6 199,-3 3-232,0 2 0,-3 9 181,0 4 0,-4 4-47,1 2 0,-2 3-119,-1 0 0,-3 4-57,0-4 1,0 3-107,3-3 0,0-3 142,0-3-232,0-4-93,0 3 103,0-9 141,0-1-35,4-12 1,1 1-2,4-5 0,-3 1 45,0-1 1,0 2 5,4-2 1,-4-1 21,0 1 1,0-1 76,3 1 1,-2 1-25,2-5 1,-2 5-71,5-1 0,-2 2 114,-1 1 0,-1 3-67,-2 0 1,2 4 64,-2-1-36,-2 2 0,0 5-2,-4 2 1,0 3 13,0 3 0,0-1 85,0 4 0,0 1-150,0 2 0,0-1 51,0-2 0,0 1-114,0-4 0,3 0 46,0-3 0,5 0-124,-2 0 0,2-4 119,1-2 0,0-1-96,0-2 0,0-2 136,0-1 0,3 1-22,0-4 1,0 0 92,-3-3 1,3 0-65,1 0 1,-2 0 69,-5 0 0,2 0-52,-2 0 1,-2-3 33,-1 0 0,-2-1-81,-1 0 1,-2 3 5,-4-2 1,-1-1-7,-8 1 0,0-1-19,-4 1 0,1 2 109,0-2 1,1 2-77,2 1 0,2 1-23,4 1 0,0 3 50,0 4-119,-1 0 0,2 4 53,2 3 1,2 2-13,4 3 1,0-1-9,0 4 1,0 0-97,0 3 1,4 0-9,2 0 1,2-2 97,2-1 0,2-4-138,0 1 1,1-2 35,-1-1 1,-1-4 33,4-2 0,-1-2 49,1-1 0,1-1-1,-3-2 0,2-1-13,-3-2 1,0-2 38,-3 2 0,-3-2 205,0-1 0,-3 0-84,3 0 1,-3-4 98,3 1 0,-4 3-21,1 3 0,1 0-115,-1-3 1,0 3 30,-3 0 3,4 4-61,-3-2 0,3 5-45,-4 2 0,0 5 184,0 4 0,0 4-100,0-1 1,-1 6 99,-2 0 0,-1 0-61,-2-3 1,2 2-29,4-2 0,0 3-19,0-6 0,0-2-74,0-1 1,1-2 78,2-1-133,2 0 0,7-4-165,0-2 0,2-2-6,-2-1 1,1-1 7,2-2 0,2-2 149,-2-4 1,5-3-13,1 0 1,2-1 7,-2 1 0,-2 1-5,2-5 0,-2 4 79,-1-3 0,-3 4 25,-3-1 0,-2 2 101,-1 1 0,-3 0-100,0 0 1,-4 3 305,1 0 0,-3 1-101,-3-1 1,-2-2 33,-4 5 0,0 0-175,0 3 0,0 0 20,0 0 0,-1 1-4,1 2 0,3 4-10,0 5 0,1-1-64,-1 4 1,1-3 38,2 3 0,2-1-6,-2 1 1,6 2 15,3-1 1,2-2 0,1 1 0,1-4-76,2 1 0,2-2-119,1-1 1,-1 0-43,-2 0 0,1-1 180,2-2 0,2-2 0,-3-4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0:33.379"/>
    </inkml:context>
    <inkml:brush xml:id="br0">
      <inkml:brushProperty name="width" value="0.08547" units="cm"/>
      <inkml:brushProperty name="height" value="0.08547" units="cm"/>
      <inkml:brushProperty name="color" value="#E71224"/>
    </inkml:brush>
    <inkml:brush xml:id="br1">
      <inkml:brushProperty name="width" value="0.11396" units="cm"/>
      <inkml:brushProperty name="height" value="0.11396" units="cm"/>
      <inkml:brushProperty name="color" value="#E71224"/>
    </inkml:brush>
  </inkml:definitions>
  <inkml:trace contextRef="#ctx0" brushRef="#br0">1488 1280 8449,'-17'-3'853,"2"0"225,2 0 1,8 4-900,2 2 1,3 1-38,3 2 1,2 2-316,4-2 0,0-1 101,0 1 0,0 0-136,0 3 0,0-1-159,0-2 0,3 2-1143,0-2 1510,-3-2 0,-1 4 0,-3-2 0</inkml:trace>
  <inkml:trace contextRef="#ctx0" brushRef="#br0" timeOffset="-1163">1660 754 8578,'-10'-5'652,"5"1"0,2 4-557,6 0 136,2 0 0,8 3-19,-1 0 1,4 3-153,-1-3 1,2 3 25,1-3 0,0 3-233,0-3 1,4 0-50,-1-3 0,4 3 179,-1 0 1,1 4-11,0-1 1,4-1-209,-2 1 0,6 0-37,1 3 0,0-1 117,-1-2 0,2 2-156,-1-2 0,-3 3 224,-1 0 0,-2 0-19,0 0 1,-4-3 193,0 0 1,0-1-174,3 1 1,-3 1 272,1-4 0,-4 3-75,3-3 0,-3 3 43,3-3 0,-2 0-32,2-3 1,-3 0 158,3 0 0,-3 0-156,3 0 1,1-1-2,2-2 1,0 1-186,0-4 0,2 3 161,1-3 1,-3 1-234,0-1 0,0-1 19,-2 4 1,-3-4 40,-1 1 0,-2 2-44,-1 1 1,-4 2-142,-2 1 1,-1 0-94,-2 0 0,-4 1 103,-2 2 1,-2 2-52,-1 4 1,-1 1 62,-2 2 0,-3-1 234,-7 4 0,-1-4 0,-4 2 0</inkml:trace>
  <inkml:trace contextRef="#ctx0" brushRef="#br1" timeOffset="-329">698 237 11159,'5'5'-506,"-1"-1"1,0-4 903,2 0 1,2-1 107,1-2 1,3-2 14,0-4 1,6-2-796,0-1 1,0-1 256,3-2 0,1-2-58,-1 2 1,4-2 128,-4-1 0,3 2 238,-3 1 0,3 4-320,-3-1 1,5-1 32,-2 1 1,-1 1-48,1 5 1,-1-1-44,2 4 1,1 0 25,-2 3 1,-1 0-74,1 0 1,-4 4-2,2 2 1,-3 2-42,-1 1 0,-1 3-19,-2 0 0,-2 1 14,-4-1 0,-4-1 129,-2 5 1,-2-1 88,-1 3 0,-4 0 70,-2 0 1,-6 4 16,-3 2 1,-2 3 119,-1 0 1,-3 0-33,0 0 0,-5-3 66,2 1 0,2-2-30,1 1 1,5-1-90,1-2 0,3-1-72,0 1 1,2-5-88,1-1 0,1-4-6,2 1 0,-1-2-112,4-1 1,0 0-56,3 0-23,0 1 1,0-1 52,0 0 1,4-1-342,2-2 218,2 2 1,1-3-28,0 4 0,0-4 57,0-2 0,1 1-3,-1-1 1,0 4-198,0-1 0,0-1 192,0 1 1,0-3-329,0 3 0,0 0 545,0 3 1,0 5 0,0 0 0</inkml:trace>
  <inkml:trace contextRef="#ctx0" brushRef="#br1" timeOffset="1447">0 2306 10486,'3'10'430,"0"2"0,4-2-358,-4 2 0,4-2-41,-1-1-62,2 4 0,-2-2 66,0 1 1,0 1-7,3-1 1,-3 3-6,0-3 0,0 4 48,3-1 1,-1 3-322,-2 4 311,2-3 0,-3 7-35,4-2 1,-3 0 133,1 4 1,-4-4-120,3 3 1,-3 0 108,3-3 0,-4 0-173,1 0 1,-2-5 155,-1-1 0,0-4-18,0-5 1,-4-4 149,-2-2 1,1-4-313,-1-5 1,0-2-46,-4-10 0,1-3 70,0-9 0,1-4 73,2-5 0,-1-3 3,4-7 0,-3 5-17,3-4 0,0 3-95,3-3 1,0 3-84,0 2 0,0 3 504,0 4 1,1 3-286,2 3 0,2 6 133,4 3 1,1 7-70,2 5 1,1 4-263,3 5 0,1 5-253,-2 4 0,2 9 119,1 9 1,0 4 42,0 6 0,-3-2 47,1-2 0,-2-2-61,1-3 1,-2-2-74,-4-2 1,0-6-22,0-6 0,-1-2 0,-2-1 282,2 0 1,-6-1 323,4-2-970,-4-1 348,6-5 1,-2-2 327,3-1 1,-3-6 580,0-6-394,0-2 0,3-5 0,0-1 1</inkml:trace>
  <inkml:trace contextRef="#ctx0" brushRef="#br1" timeOffset="2593">453 2170 12286,'0'18'1568,"0"-3"-2535,0 0 516,0-4 0,3 5 484,0-4 15,0 1 0,1-2-138,2-2 0,5 2-192,1-5 0,3-2 172,-2-1 1,3-3 79,-1-3 1,-1-2-42,1-4 0,-3-1-65,3-2 0,-3-1-8,3-3 0,-3 0 109,0 4 0,-2-3 50,-1 3 0,-3-4 219,0 1 0,-1-2-89,1-2 0,-2 0-112,-4-2 0,0 1-140,0-4 1,0 3 132,0-4 1,0 5-114,0-1 1,-4 2 145,-2 1 1,-2 4-84,-1 2 0,-3 6-75,0 3 1,-4 3-17,4 3 0,-3 9 196,3 6 1,-3 7 8,3 2 1,0 1 43,3 6 0,1-1-236,2 3 0,2 1 58,4-1 1,0 0-50,0 0 0,4 0 154,2-3 1,2-6-257,1-6 1,3-3-24,0-2 0,4-3-97,-1-4 0,3-4 193,4-2 1,-3-2-42,2-1 1,-2-4 81,-1-2 0,0-2 55,1-1 1,-4-2 72,0-1 1,-1-1 12,1-2 1,1-2 79,-4 2 1,3-2 39,-3-1 1,4-4-15,-4 1 0,0-1-76,-3 1 1,1-1 2,2-2 1,-5-3-52,2 3 0,-2 1-25,2-1 0,-1 1-42,-2-2 0,-1-1-36,-2 2 1,-2 2-15,2 1 1,-2 2 16,-1 0 0,-1 4-4,-2 0 0,1 4-51,-4-1 1,-1 6-51,-5 3 1,1 2 110,-4 1 1,1 4 6,-1 2 1,-2 9 61,1 3 1,0 3-27,1 1 1,-2 1-1,2 4 0,2 0 21,1 0 0,2-3 2,1-3 1,3-2 234,0-1 1,4-1-192,-1-2 1,3 1 127,3-3 0,5-1-296,4-3 1,4 0 40,-1 0 1,5-4-15,1-2 1,4 1 26,0-1 0,0-1 32,-1-5 0,2-2 21,-2-4 0,3-3-43,0 0 1,0-3 88,0 2 1,-3-3-71,1 1 1,-4 1 170,3-1 1,-1 0-227,1-3 0,-1 1 59,-5 1 1,3-4 11,0 2 1,0-5-37,-3 2 0,-3-3-30,1 2 1,-5-2-4,1 3 0,-2 0-3,-1 3 0,-4 0 72,-2 0 1,-3 0-28,-3 3 1,-2 1 3,-4 2 0,-1 3-31,-2 0 1,-2 1 37,-5 5 1,1 0 5,0 3 0,0 5 36,0 4 1,0 7-61,0 5 1,-2 8 83,-1 2 1,3 2-206,0 0 1,1 2 108,5-1 0,0-3 15,3-1 0,3-3 34,-1-2 1,5-3-9,-1-4 0,2-1-153,1-2 69,4-2 1,2-8 77,3-2 0,3-9-18,0-3 1,1-7 164,-1-2 0,2-3-91,4-3 1,0-6 113,1 3 1,-4-2-97,0 2 1,-1-2 20,1-1 1,1-2-51,-4-4 1,0-1 10,-3 1 1,0-4-184,1-3 1,-1-2 88,0-3 1,-1 1-87,-2-1 0,1 2 98,-4 0 1,0 5-21,-3 2 0,-1 5 87,-2 4 1,-3 7 165,-6 5 0,1 5-157,-5 7 0,1 3 173,-3 6 0,0 10-253,0 8 1,0 9 111,0 6 0,4 5-150,1 4 1,4 5 77,3 1 1,2 5-65,4 2 1,1 0 37,2 0 0,5 0-4,4 3 0,5 1-66,-2-1 1,2-2 14,1 2 1,0-9-238,0-1 1,0-3 324,1-3 1,-1-8-1,0-1 1</inkml:trace>
  <inkml:trace contextRef="#ctx0" brushRef="#br0" timeOffset="3548">1025 2696 8397,'-10'-18'0,"5"4"-227,2 2 1,2 5-960,1 0 902,0 5 1,1-2 301,2 4 0,-1 4 118,4 3 0,1 6-86,2 5 0,1 5 109,2 7 1,-2 6-131,2 7 0,1 5 93,-1 4 0,1-1-103,-1 3 1,-2-2 33,2 2 1,2 1-102,-2-4 0,3 4-19,-3-4 0,0-1-27,-3-10 0,-4-3 57,-2-7-310,2-4 334,-4-12 0,-1-5-2,-6-9 0,-2-6-32,-1-6 1,-1-1 1,-2-2 0,1-1-23,-4 4 1,0-4 4,-4 1 0,-2-2 101,0-2 0,-3 4-73,3 0 1,-8 4 41,2-1 0,1 3-47,2 3 1,4 1 132,-1 2 0,2 2-17,4-2 0,2 2 419,4 1-188,0 0-41,4 0-319,1 0 1,5 0 132,2 0 0,3-2-60,6-4 0,2-1 51,4-8 1,4-4-24,-1-2 0,5-4-22,1 1 0,1 1 13,6-2 0,-2 2-8,1-1 1,2-1 10,-1 4 1,1 0 35,1 2 1,-4 4-26,-1 0 1,0 5-41,-1 1 0,-3 0 29,-2 3 0,-2 2-37,1 1 0,-2-2-20,-4-1 0,-3-2-4,1-1 1,-5-4-5,1-3 1,-5-1-11,-1-1 0,-4 3 54,1 0 1,-2 3-24,-1-3 0,-4 5 54,-2 1 0,-2 0-31,-1 6 0,0 0 7,0 3 1,-1 2-17,1 4 1,-1 3 3,-2 9 1,1 0-2,-4 9 1,4-1-11,-1 8 1,3-2 69,3 1 1,2 2-59,4-1 1,0 1-9,0 1 0,4-5-33,2-3 0,2-9-95,1-7 0,0-3 100,0-3 1,3-4-9,0-8 0,3-4 1,-3-8 0,5-5-8,-2-5 0,5-2-55,1-3 1,0-2 2,-3 1 0,0 2 29,1-1 1,-2 1 52,-2-2 1,-2 0 11,-4 4 1,-1 0 18,-2 2 0,-2 6 3,-4 4 1,-4 2-33,-2 7 0,-7 2 5,-5 7 0,-4 8-276,-6 4 1,0 9 96,-2 6 1,1 5-94,-5 4 0,5 6 72,-1 0 1,2 6 49,1-3 0,2 0 126,1 0 0,4 0 21,-1-2 0,2-5 0,1 1 0,-1-4 0,1 6 0,0-5 0</inkml:trace>
  <inkml:trace contextRef="#ctx0" brushRef="#br0" timeOffset="4139">527 4573 8111,'-9'9'-295,"-1"0"-53,1 0 1,1 1 509,2 2 0,-2-2-88,2 2 1,1 1-15,-1-1 1,1 5-16,-1-2 1,-1 2-7,4 1 0,-3 0-12,3 0 1,-4 3-7,1 1 0,1 3-34,-1-1 0,4 5-9,-1 1 1,2 2-103,1-2 1,0 2 135,0 5 1,0-1-82,0 0 0,0 0 60,0 1 1,0-2 1,0-2 0,4-5 4,2-3 1,2-6 2,1-1 1,4-4-17,2-5 1,3-1 2,3-2 1,-1-2-6,5-4 1,-2-5 11,1-4 0,1-1 42,-4-5 0,3 0-109,-6-3 1,5 1-5,-5 1 1,-1 0-78,-2 4 0,-3 0-444,4 3 598,-5 0 0,2 0 0,-4 0 0</inkml:trace>
  <inkml:trace contextRef="#ctx0" brushRef="#br0" timeOffset="4585">545 3929 8332,'0'9'0,"0"0"0,-3 4-113,0 2 168,-4 6 0,6 3 74,-2 7 0,2 1-120,1 4 0,0 4-133,0 3 257,4 1 0,5 4 67,6 3 0,0-3-22,3 7 0,0-3-193,9 3 1,-1-2-259,4-2 0,-2-1-96,-1-5 0,5-4 192,1-1 1,-1-7-107,1-3 0,-6-1 35,0-2 0,-2 0 113,2 0 1,-4 4-70,-2 3 0,-2-2 34,-4 1 0,-2-1 170,-4 2 0,-4-4 0,-2-6 0,-2-3 0,-1-6 0,-1-5 0,-2-3 0,-3-6 2,-6-1 0,4-6 34,-4-6 0,7-2-15,-4-4 0,2-4-29,-3-2 0,4-5 8,0-2 0,0-3 0,-3 2 0</inkml:trace>
  <inkml:trace contextRef="#ctx0" brushRef="#br0" timeOffset="6432">1133 4455 8461,'-9'0'-351,"4"0"-161,1 0 179,4 0 252,0-4 0,0 2 45,0-4 1,0 3 99,0-3 0,4 0-48,-3-3 14,3 3-4,-4 2 0,-3 12-30,0 5 0,-1 7 11,1 4 0,1 6-8,-4 3 0,3 6-8,-3 0 1,3 4 14,-3 0 0,4-3-4,-1-1 0,2 2 54,1-2 1,0-4-51,0-5 1,1-2-4,2-4 0,-1 0-3,4-6 0,-3-2 1,3-7 1,0-4-55,3-2 0,0-3-11,0-3 0,-3-7 52,0-8 0,1-4-5,2-5 0,-3-4 44,0-3 0,-3-2-44,3-3 1,-4 1 97,1-1 1,-2 2-47,-1 1 0,0 0 15,0 3 0,0 3 22,0 6 0,-3 2 61,0 7 115,0 2-118,3 8 0,0 3-45,0 8 1,1 4-19,2 8 1,-1 6-122,4 3 0,0 1 68,3 5 0,0 1-92,0 2 0,0-3 27,0 0 0,-3-3-155,0 0 0,0-5 91,3-1 1,-1-7 35,-1 2 1,0-7 89,-4 0-146,4-6 197,-6-2 0,6-5-50,-4-2 0,1-6 11,-1-6 0,-1-4-16,4-2 1,-3-2-3,3-4 1,-3-3-9,3-1 0,-3-3-1,3 1 0,-3-2-98,3-2 1,-3 1 90,3 0 1,-4-1 2,1 1 0,1 0 22,-1 0 1,3 7 0,-3 5 1,1 4 11,-1 2 0,-1 5 43,5 4 51,-5 0 41,6 8-172,-3 1 0,3 5 48,-2 4 0,1 0-128,-4 0 0,3 1 35,-3 2 0,3-2-18,-3 2 1,3 2 60,-3 1 0,1 0-9,-1 0 0,-2-1 4,2 1 0,-1 1 4,1-4 0,-2 3 170,2-3 1,-2 1-98,-1 0 1,3-3 50,0 2 1,0-2-71,-3-1 1,1 0 10,2 0 1,-2 3-45,2 0 1,2 0-5,1-3 1,-1 3-10,2 1 1,-1-1-17,3-3 0,-1 0-8,-2 0 1,2-1 32,-2-2 0,2 1-132,1-4 1,0 0 78,0-3 15,0 0 1,0 0 28,0 0 1,0 0-2,1 0 1,-1-4 26,0-2 0,-1-3-36,-2-3 1,2 1 35,-2-4 0,2 0-29,1-4 1,-1 1-38,-2 0 0,1 0 2,-4 0 0,0-3-11,-3-1 1,0-2 27,0 3 1,0-3-8,0 3 0,-4-3 25,-2 2 0,-2 2 8,-1 5 1,3 0 321,0 6-264,0-2 1,0 10 67,0-2 0,4 9-82,-1 3 1,2 5 3,1-2 0,0 4-25,0-1 0,0 3-9,0 0 0,4 0-17,2 0 1,1 0-22,-1 0 0,2-1-70,-2-2 0,2 2 90,1-5 1,-3 3-44,0-3 0,-1 0 40,1-3 0,2-4-6,-2-2 0,-1-2 32,2-1 0,-1-2 9,3-4 0,0-1 75,0-8 1,1-1-94,2-5 0,-2-3 80,2-3 0,-1-1-59,1-2 0,-1-2 42,5-5 0,-5-2-67,1 0 0,-1-4-6,1 4 1,-3-4 12,0 0 1,-1 1-8,-5 3 0,0-4-54,-3 7 0,0-2-12,0 1 0,-4 1-166,-2 0 0,-5 3 115,-1-1 0,-3 5-69,3-1 0,-3 7 87,2 5 0,4 4 54,3 8 0,0 3-5,-3 6 0,4 7-8,2 9 1,2 8 148,1 9 1,1 12-75,2 10 1,2 8 198,4 7 0,1 3-289,2 8 1,0-3 263,3 7 0,0-5-102,3-1 1,-1-7 7,-2-3 0,1-2-76,-4-1 0,1-6-99,-4-9 0,-3-5 86,0-6 0,-4-5-32,1-8 1,-3-1-127,-3-11 0,1-2 75,-4-7 1,-1-4 33,-6-2 0,3-10 208,-2-5 0,-1-9-335,1-7 1,-1-4 122,1-7 0,2-2-12,-2-5 1,2 4 61,1 0 0,1-1-33,1-2 0,0 3 23,4-1 1,0 1-41,3-3 1,0-1 82,0 1 0,0 3 0,0 3 1,1 6 20,2 3 0,2 5-14,5 4 1,-1 6 98,0 3 0,0 6 34,0 3 1,4 11-89,2 7 1,1 10 75,-1 9 0,2-1-87,-1 3 1,0-5-137,-1 6 1,1-7 103,-4 0 0,0-7-146,-3-4 1,0-3 102,0-7 0,0 1-112,0-7 0,1-2-9,-1-7 0,3-1 89,0-8 1,0-2-41,-3-4 1,0-2 43,0-4 0,0 0 18,0 0 1,-3-2 3,0-1 0,-4 5 4,1-2 1,-1 2-4,1 1 0,-2 0 6,2 6 1,-2-1 96,-1 7 240,0 0-235,0 7 0,0 2-74,0 6 1,0 7 125,0 8 1,0 8-59,0 7 0,0 7-35,0 2 1,0 1-62,0 0 0,3-3-17,0-4 0,4-2-78,-4-3 1,3-6 76,-3-10 0,3-2-201,-3-4 1,4-4 56,-1-2 1,-1-6-9,1-3 0,0-6 14,3-3 0,3-6 42,0-3 0,1 0 37,-1 0 1,-2-2 7,3-1 0,0-5 144,-1 4 0,0-2-148,-3 0 0,0 2 163,0-3 0,-1 4-81,-2 3 1,1 2 167,-4 4-188,4 4 0,-6 4 0,3 6 0</inkml:trace>
  <inkml:trace contextRef="#ctx0" brushRef="#br0" timeOffset="6578">2646 5543 8041,'0'9'0,"0"-4"0,0-6 0,0-8 0,-8-8 0,-2-6 0</inkml:trace>
  <inkml:trace contextRef="#ctx0" brushRef="#br0" timeOffset="6807">1261 3920 8301,'-33'13'887,"8"2"111,16 6 0,5 4-1711,7 2 0,3 1 108,6-10 0,2-2 485,4-7 0,1 0-115,3 0 1,1-4-303,4-2 537,0 2 0,4 0 0,2 4 0</inkml:trace>
  <inkml:trace contextRef="#ctx0" brushRef="#br0" timeOffset="8068">2365 4400 8480,'0'-9'0,"0"0"0,4-4 0,1-1 0</inkml:trace>
  <inkml:trace contextRef="#ctx0" brushRef="#br0" timeOffset="8645">2529 4192 8323,'0'9'-214,"0"0"1,-3 1 244,0 2 0,-3-2-170,3 2 0,-3-2 2,3-1 231,0 0 1,0 2-14,0 1 0,-1-2-10,1 2 1,1 2-30,-4 1 0,4-1-147,-1 1 1,-1-1 17,1 1 0,0 2 46,3-5 1,0 4-52,0-1 1,1-1 82,2 1 0,-1 0-16,4 3 1,-1 0 26,1-3 0,2 2 12,-2-2 1,-1 2 1,1 1 0,-1-1 6,1-2 0,1 3 67,-4-3 1,3-1-72,-3 1 1,4 0 103,-4 3 1,1 0-87,-1 1 0,-2-1-23,2 0 0,-2 0-5,-1 0 1,0 0-11,0 0 1,0 1 9,0-1 1,0 0-4,0 0 0,0 0-19,0 0 1,-1-1 19,-2-2 0,2 2-34,-2-5 0,1 1-21,-1-1 1,2-1-110,-2 4 1,-2-4 83,2 1 1,-3-2-16,3-1 1,-4 1 7,1-1 0,-5-1-116,-1-2 1,-3 1 116,3-4 1,-4 3-16,1-3 0,-1 0 199,0-3 0,3 0-52,4 0 1,0-2 155,0-4 1,4-2-37,2-10 0,2-1 46,1-8 0,4-3-74,2-9 0,6-4 165,3-5 0,6 0-142,4-7 1,1 3-46,1-6 0,4 6-112,3 0 0,-2 6 4,1 1 1,-3 0-161,4 6 1,-2 3 48,1 3 1,-1 7-158,-1 2 1,-3 5-142,2 4 0,-2 2 144,0 4 0,-1 4 251,0 2 0,0 2 0,0 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0:31.237"/>
    </inkml:context>
    <inkml:brush xml:id="br0">
      <inkml:brushProperty name="width" value="0.08547" units="cm"/>
      <inkml:brushProperty name="height" value="0.08547" units="cm"/>
      <inkml:brushProperty name="color" value="#E71224"/>
    </inkml:brush>
  </inkml:definitions>
  <inkml:trace contextRef="#ctx0" brushRef="#br0">55 155 8219,'-5'-4'0,"-3"2"-114,2-4 1,1 4-109,-1-1 0,4 1-145,-1-1 389,-2 2-68,4-3 118,-3 4 1,0-1-3,1-2 91,0 2 15,3-3 159,0 4 0,5 0-258,5 0 0,0 0 126,5 0 0,0 0-115,3 0 1,4 0-6,2 0 1,4-3 4,2 0 1,2 0-2,4 3 0,4-1-23,-1-2 1,7 2-102,0-2 1,3 2-24,2 1 0,4 0 54,5 0 1,4 0-69,-1 0 0,1-3-8,2 0 0,6 0-231,1 3 0,1 1 296,-1 2 1,-1-1-14,1 4 1,3-3 39,3 3 0,-1-1 103,0 1 1,-3 1 2,0-4 1,-1 3-115,-1-3 0,0 0 207,3-3 0,-3 0-6,3 0 0,4 0-28,-2 0 0,5-1-120,-4-2 1,3 2-131,0-2 1,8-2 101,-6-1 1,3 1-102,-5-1 1,-3 1-116,-3-1 1,4-1 29,-7 4 0,3-4-184,-10 0 1,-1 0-9,-8 1 0,3-2 18,-5 2 0,-2 1 144,-1-1 1,-6 1-12,-1-1 1,1-1 53,-4 4 1,-2-3-13,0 3 1,-7-3 146,-3 3 1,-6 0 10,-2 3 0,-7 4 0,-4-3 0,-4 4 0,0 0 0,-3 1 0,-2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0:30.265"/>
    </inkml:context>
    <inkml:brush xml:id="br0">
      <inkml:brushProperty name="width" value="0.08547" units="cm"/>
      <inkml:brushProperty name="height" value="0.08547" units="cm"/>
      <inkml:brushProperty name="color" value="#E71224"/>
    </inkml:brush>
  </inkml:definitions>
  <inkml:trace contextRef="#ctx0" brushRef="#br0">19 92 8201,'-9'-4'-836,"3"3"1579,2-3-960,4 4-11,0 0 103,4 0 0,2-1 109,3-2 0,1 1-22,2-5 0,2 2 13,4-1 0,3-2-28,0 2 1,5 1 14,-2-1 0,2 1 15,1-1 1,0-1 3,1 4 0,3-3 55,2 3 1,3 0 4,4 3 0,0 0 6,2 0 0,6 0 109,-3 0 1,9 0-3,1 0 0,4 4-107,-1 2 1,3 2-33,0 1 0,0 0 47,0 0 1,0 0-83,-3 0 0,-1-1 0,-2-1 0,-5 1-156,-2-2 0,-2-2 90,-4-1 0,4-2-150,-3-1 0,-1 0-13,-6 0 0,-3 0 92,-3 0 1,-2 0 156,-1 0 0,-4-4 0,0-1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7T10:18:57.828"/>
    </inkml:context>
    <inkml:brush xml:id="br0">
      <inkml:brushProperty name="width" value="0.29915" units="cm"/>
      <inkml:brushProperty name="height" value="0.59829" units="cm"/>
      <inkml:brushProperty name="color" value="#FFFC00"/>
      <inkml:brushProperty name="tip" value="rectangle"/>
      <inkml:brushProperty name="rasterOp" value="maskPen"/>
    </inkml:brush>
  </inkml:definitions>
  <inkml:trace contextRef="#ctx0" brushRef="#br0">23 91,'-15'-34,"7"5,17 16,1 6,11-1,-10 8,15 0,-11 8,11-1,-3 10,8-3,-2 8,2-3,0 3,1-12,9 2,0-11,0 4,4-5,-4 0,8 0,-2 0,10 0,-1 0,7 0,5-5,0 0,5-4,3 4,6-3,1-1,-2 3,0-6,-6 7,3-4,-19 4,-3 1,-8 0,8 3,16-7,2 7,3-3,-9 4,0 4,-1 1,-2 4,6-4,-6-1,2-4,-3 0,3 0,-2 0,6-4,-6 3,3-7,-1 7,2 1,3 9,-3 5,2 4,-6 0,-2 0,0-7,-8-3,0-8,-10 0,-9 0,-4-4,-9-1,-1-1,-12 2,6 21,-58-21,39 18,-42-22,94 0,-33 1,37-2,-44 5,0 4</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7T10:39:56.874"/>
    </inkml:context>
    <inkml:brush xml:id="br0">
      <inkml:brushProperty name="width" value="0.29915" units="cm"/>
      <inkml:brushProperty name="height" value="0.59829" units="cm"/>
      <inkml:brushProperty name="color" value="#FFFC00"/>
      <inkml:brushProperty name="tip" value="rectangle"/>
      <inkml:brushProperty name="rasterOp" value="maskPen"/>
    </inkml:brush>
  </inkml:definitions>
  <inkml:trace contextRef="#ctx0" brushRef="#br0">0 228,'37'-39,"-1"5,-5 16,1 0,8 0,2 4,-1 0,3 5,-6 4,6 1,-7 4,8 4,0-3,10 3,4-4,13 0,5 0,10-7,-2-2,-12 1,-12 2,-6 1,9-1,-3-1,3 4,0-3,3 3,0 0,3 3,0 1,-3 2,2 3,-2 6,-1-2,-2 2,3 1,3-1,-2 5,2-2,-5-1,2 1,-2-4,-2 1,1-1,-1 1,-4-2,24 11,-2-1,-34-4,2 3,40 18,-19 9,-4 3,-15 1,-10 9,-6 4,-12 2,0 6,-5-10,0 1,-4-11,3-2,-7-3,7-5,-2-5,7-9,1-9,8-8,5-6,10-8,4-1,9-9,0 0,5-4,-1 0,1 0,3 4,6-3,0 3,12-1,-2-2,7 7,5-7,1 7,-45 2,2-1,-1 2,0 0,3-2,-1 0,-1 0,-2 1,43-4,-14 1,-19 8,-5 0,28 0,-2 0,1 0,-19 3,2 0,1 0,3 3,0 0,2 4,0-1,1 2,17 0,1-2,-3-3,-19-6,-2-6,2-6,5-3,5-3,0 1,0-4,1-1,-5-2,8 0,-2 0,1 1,-6 1,-1 3,-5 4,1 3,2 0,-4 1,1-1,0-3,2 3,0 6,-3 3,-1 1,-5 2,1 0,23-1,-1 3,-32 2,0 2,38 11,-7 9,-12 5,-10-1,-8-4,-10 3,-4-3,-9 5,-5-1,-9 0,-5 0,-4 1,-4-1,-9-4,-6 3,-8-3,0 5,0-1,0-4,0 3,3-7,2-1,4-4,4-1,38-19,-8 7,27-19,-17 13,-6 1,2 0,-8 3,-1-3,-8 4,-33 29,-12 6</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3:25.409"/>
    </inkml:context>
    <inkml:brush xml:id="br0">
      <inkml:brushProperty name="width" value="0.08547" units="cm"/>
      <inkml:brushProperty name="height" value="0.08547" units="cm"/>
      <inkml:brushProperty name="color" value="#E71224"/>
    </inkml:brush>
  </inkml:definitions>
  <inkml:trace contextRef="#ctx0" brushRef="#br0">716 2040 8427,'0'-9'-147,"-4"0"233,3 0 0,-3 0 402,4 0-433,0 4 1,1-2 152,2 4-139,-2 0-212,3-1 186,-4 3 0,0-4 7,0 2 124,0 2-91,0-3 0,-4 4 5,-2 0 1,1 1-51,-1 2 0,0-1 192,-3 4 0,-3-1-37,0 1 1,-1 2-33,1-2 0,1 1-23,-1-1 0,-1 2-18,1-2 1,-3-1-4,3 1 0,-3-1 30,3 1 1,-1 2-258,1-5 0,-3 1 120,-3-1 0,3-2-146,0 2 0,0 1 51,-3-1 0,-1 0-88,-3-3 1,2 0 94,-4 0 0,3-4-23,-3-2 1,3-2 41,-4-1 0,4-4-9,-3 1 1,3-3 34,-3 3 0,6-4-16,-4 1 1,5-2 47,-4-1 1,6-2 22,3-1 1,2 2 127,1-2 1,1 1-109,2-1 0,3-2 138,6-1 0,3-2-173,6 2 1,2-2 34,4-2 0,2-2-69,4 0 1,1-1 69,5 0 1,2 2-92,1-4 1,3 3 25,0-4 1,3 5-119,0-1 1,4 3 91,-4 3 0,1-3-5,0 3 0,1-1 148,4 1 0,-2 2-118,-1 4 0,0-1 257,4 1 1,-4 4-74,0 2 0,-2 3 139,2 3 0,0-1-9,4 4 0,-4 0-110,0 3 0,0 3-65,0 0 0,1 4-140,-3-1 0,3 1-100,-1-1 1,0 1 69,0-4 0,0 0-63,4-3 0,-1 0 65,1 0 1,-1 0-7,0 0 1,2 0 63,1 0 0,-2-1 16,3-2 1,-4 2-27,-3-2 1,6 1 13,-3-1 1,4 1 44,-1-4 0,-1 0-9,5-3 1,-2-1 37,1-2 0,6 1-53,-3-5 1,2 4 60,-5-3 1,1 0-12,-1-3 0,-7-1 98,5-2 0,-5 1-86,1-5 0,2 1 8,1-3 0,-4-1-32,1-3 0,-4-1 18,-1-4 0,-1 2-170,-6-3 0,1 3 162,0-5 1,-6 4-297,-4-2 1,-8 6-20,-1-5 0,-5 5-17,-4 1 1,-3 3 174,-6 3 1,-7 2 41,-8 4 1,-1 0 117,-5 3 0,-1 5-161,-6 4 0,3 4 499,-2-1 1,2 2-148,1 1 0,-1 0 334,1 0 0,0 1-210,0 2 1,0-1-109,3 4 1,-1-1-162,4 1 0,0 1-159,3-4 1,2 3-14,1-3 0,4 3 106,-1-3 0,5 1-431,1-4 1,1 1-13,-1 2-39,2-2 286,4 3 1,0-5 37,0-2 0,0 1-67,0-5 85,0 1-1,3-3 79,0 0 1,3 0 24,-3 0 0,3 3-4,-3 0 0,1 3-102,-1-3 347,-2 4-51,3-2 225,-4 4-368,0 0-273,0 4 175,0 1 0,0 1-251,0 0 134,0-4-235,0 6 326,0-7-8,0 3 33,-4-4 53,3 0 111,-7 0-157,3 0 1,-1 0 297,0 0-243,4 0 1,-3 0 56,2 0 46,2 0 16,-3 0-2209,4 0 1934,-4 0-48,3 0 234,-7 0 1,3 0 9,-4 0 0,0 0-62,0 0 0,-2 4 187,-1 2 1,1 2-52,-4 1 0,4 2 141,-1 1 1,-1-1 17,1 4 0,0-3-128,3 3 0,1-4-81,1 1 1,0 1 103,4-1-308,-4 1 1,6-4 188,-2 0-671,-2-4 368,4-1 0,-4-4-41,2 0 0,1 0 76,-4 0 1,3 0 3,-3 0 1,0 0 56,-3 0 1,0 0-6,0 0 0,3 0 196,0 0 1,3 0-93,-3 0 0,3 0 365,-3 0-171,4 0 91,-2 0-105,4 0 44,0 4-124,0-3 1,1 6 3,2-4 1,-2 1-48,2-1 72,-2-2-371,-1 3 79,0-4-6,4 0-372,-3 0 335,3-4 61,-4-1-43,0 0-16,0-3-18,0 7 58,4-3 0,-2 5-260,4 2 1,0-1-106,3 4 0,0 0 553,0 3 0,0 0 0,0 0 0</inkml:trace>
  <inkml:trace contextRef="#ctx0" brushRef="#br0" timeOffset="1300">2749 135 8325,'-9'-8'-27,"0"2"94,0 2 0,3 1 107,0 0 1,1-1-185,-1 1 0,1 2-142,2-2 180,2 2 11,-3 1-237,4-4 208,0 3-275,0-3-91,0 4 273,0 4 0,0-2 163,0 4 1,-1 0-49,-2 3 1,1 0 134,-4 0 1,-1 4-142,-6-1 1,3 4 18,-2-1 0,-1 2 13,1 1 0,-4 0-9,1 0 1,2 1-32,1-1 0,-1 0 32,0 0 0,1 0-39,3 0 1,1-3 3,2 1 0,-1-5 8,4 1 0,-3 1-21,3-1 0,0 0 3,3-3 11,0 0 1,1 0-8,2 0 1,-1-1 74,4-2 1,0 2-65,3-1 0,0-2 121,0 1 0,0-3-107,1 3 0,0-1 8,2 1 0,-2 1-70,2-4 1,1 4-146,-1-1 0,4 2 97,-1 1 0,2 0-195,2 0 1,-1 0-77,0 0 0,0 0 103,0 1 0,0-1 244,0 0 0,1 0 0,-1 0 0</inkml:trace>
  <inkml:trace contextRef="#ctx0" brushRef="#br0" timeOffset="2196">3610 689 7589,'-6'0'-492,"0"0"1200,4 0-652,-2 0-354,4 4 1,0-2-38,0 4 219,4-4 1,1 3 29,4-2 1,1-2-14,2 2 0,-2-1-35,2 1 1,-1-2 85,2 2 1,-3-2 76,2-1 1,-1-1-100,1-2 1,-2 1 147,2-4 0,1 3 34,-1-3 0,3 3 159,-3-3 1,5 3-86,-2-3 0,3 3 93,3-3 0,-1 3-23,4-3 1,1 1-48,2-1 1,0-2 9,0 5 1,4-3-77,3 3 1,4-3-17,1 3 1,4-3-41,-4 3 1,3-1-140,-2 1 0,3 2 45,-1-2 0,0 2-185,0 1 0,-4 0-282,2 0 1,-3 0 75,-1 0 398,-4 0 0,0 4 0,-5 1 0</inkml:trace>
  <inkml:trace contextRef="#ctx0" brushRef="#br0" timeOffset="2646">4636 46 8455,'8'-7'-168,"-2"-2"0,1-2-646,-4 1 802,4 5 0,-2 1 275,4 4 1,-3 1-48,1 2 0,-4 3-85,3 7 0,-1 5 12,1 6 1,-1 0-51,-2 3 1,-1 4-135,4 8 0,-3-2 4,3 2 1,-3-1-145,3-2 0,-3 0 75,3 1 0,-4-2-239,1-2 1,1 2-189,-1-1 0,0 1 45,-3 1 488,-4-4 0,-1 0 0,-4-5 0</inkml:trace>
  <inkml:trace contextRef="#ctx0" brushRef="#br0" timeOffset="3901">5044 181 8286,'-21'9'-443,"0"0"141,-4 4 0,5 4 840,-5 4-343,1 5 1,1-4 22,2 2 1,-1 2 96,1-2 0,-1-2-242,4 0 1,3-4-19,0-3 0,4-2-547,-1-4 344,2 0 0,2-3-348,2 0 171,2-4 171,4 2 0,0-5 16,0-2 0,0 1-50,0-4 1,1 3 182,2-3 1,3 1-114,6-1 0,-2-2 217,2 2 0,1-2-18,-1-1 1,3 4 81,-3 2 0,3 2-138,-2 1 1,0 1 95,-1 2 1,-2 3-82,2 6 1,1-1 14,-1 4 1,1 3-19,-1 3 1,2 1 7,5-4 1,-1 0-67,0 0 1,0-4 48,0-2 0,0-2-78,0-1 1,1-4 43,-1-2 0,3-2-4,0-1 1,3-2 5,-3-4 0,4-1 1,-4-8 0,3 0-9,-3-3 0,0 0 9,-3 0 1,1 1 130,-1 1 1,-4 0-74,-2 4 1,-3-3 48,-3 3 1,-2 0-112,-4 3 1,0-3 0,0 0 1,-1 0-11,-2 2 0,-2 2-113,-4 2 1,-1-1 65,-2 4 0,1 0 47,-4 3 1,3 1-26,0 2 0,-1 6 72,1 6 0,0 3 8,3 0 1,0 4-35,0 2 0,3 2 16,0 2 1,4-4-45,-1 0 0,2-4 2,1 1 1,4-2-98,2 0 0,5-6 108,1-4 0,5-1-25,1-5 1,0 0-10,4-3 0,1 0-12,1 0 0,-1-1 53,1-2 0,1-2 4,2-4 1,-3-1 38,0-3 0,0 2 20,4-4 0,-2 0 45,-2-3 0,1 3-95,-4 0 1,0 0 50,-2-3 1,-4-1-31,0 1 0,-4 0 110,1 0 1,-5 3-39,-1 0 1,-4 3 2,1-4 0,-2 5-15,-1-1 0,-4 2-11,-2 1 1,-2 4-151,-1 2 1,-4 3 138,-2 3 0,1 2-229,-2 4 0,1 4 60,-3 2 0,3 3 8,0 0 0,4-1 96,-1-2 1,2 2 6,1-2 0,4 1-12,2-1 0,2 2 124,1-5 0,5 1-47,4-1 0,0-2-53,3 2 0,2-5-17,1-1 1,2-3 33,1 3 0,1-4-20,-1 1 1,3-2-14,0-1 0,1 0-12,-1 0 1,1-4-27,3-2 0,1-2-2,-2-1 0,2 0-184,2 0 1,-1 0 121,0 0 0,3 0-112,0 0 1,4-1 82,-4-3 1,1 6 189,-1-2 0,-1 6-74,1 0 0,-2 2 163,-1 1 0,1 5-73,-1 4 1,-4 6 270,-2 6 1,-2-2-48,-1 2 0,-4 1-120,-1-1 0,-4 4-197,-3-4 1,-2 4 93,-4-1 0,-2-1-100,-4 1 0,-2-2 19,-11 2 1,2-1-153,-7 1 0,3 1 115,-3-3 0,3-4-107,-4-3 1,1-5 94,-3-1 0,0-4 0,0-5 0,-4 0-265,1 0 1,0-4 51,3-2 0,0-5 237,3-1 1,-2-4 4,2 0 1,3-2 15,3-3 0,4-6-27,8-6 0,3-7 25,6-2 0,7-2 14,9-2 0,3 3-36,5 4 1,4-3-17,3 9 1,1 1 13,1 8 1,0-1-6,1 7 1,0-4 56,2 7 1,0 0 7,3 6 1,-4 1-46,1 2 0,2 2 6,-2 4 1,-4 0 14,-4 0 0,-7 4-12,-3 2 1,-7-1 343,-5 1 0,-1 3-25,-5 3 1,0 1-8,-3-1 0,-7 1-302,-2 2 0,-5 3-123,2-3 0,-7 2-164,1 1 0,-7 0 281,1 0 0,-2 4 0,-1 2 0</inkml:trace>
  <inkml:trace contextRef="#ctx0" brushRef="#br0" timeOffset="4722">7157 690 8151,'0'5'-155,"4"-1"252,1-4 1,4 0 88,0 0-87,0 0 0,-2-1-43,2-2 0,-2-2 3,5-4 0,-1 0-168,-2 0 0,0 0 72,0-1 0,-1-2-100,-2 0 0,1-1 89,-4 1 0,3-2-72,-3-4 1,0 3 90,-3 0 1,0-4 82,0-2 1,-3 0-18,0 3 0,-1-3 17,1 0 0,2-1-23,-2 4 0,2 1 61,1 2 269,0 2-276,0 4 0,0 8-96,0 4 1,0 8 24,0 4 1,0 6-18,0 3 1,0 2-14,0-2 1,0 1-118,0-4 0,1 3 89,2-2 0,-1-1-26,4-3 0,-3-1-109,3-2 1,-1-2 75,1-4 0,2-3-8,-2 0 123,-2-4 27,4 2-4,-3-4 1,1 0 146,1 0 0,-2-1-112,1-2 0,3-2-17,0-4 1,0 0-82,3 0 0,2 0 74,1 0 1,-1 0-134,1 0 1,-3 4 49,4 2 0,-4-1 20,3 1 1,-3 1 70,3 5 1,-3 1-1,3 2 1,-3 2 5,3-2 0,-2 2 155,2 1 1,-4-2-108,1 2 1,-2-5-37,-1 5 0,-1-2 81,-2 2 0,2-1-106,-2-1 1,-2 1 34,-1-2-6,2-2-206,-4 4 128,3-7-230,-4 3-149,0-4 249,0-4 0,0-2-178,0-6 1,1 1-66,2-5 0,-1 1-54,4-3 1,1 0 220,2 0 0,0 0 67,0 0 1,-1 3 377,-2 3 1,-1 5 345,-2 1 136,-2 4 1,3 2-327,-4 6 1,0 6 32,0 4 1,0 0-55,0-1 1,0 5-296,0-2 0,1 2-134,2-2 1,-1-4-432,4-1 1,-3 0 300,3-1 187,0 0 0,7 1 0,1 1 0</inkml:trace>
  <inkml:trace contextRef="#ctx0" brushRef="#br0" timeOffset="5322">8745 672 8157,'-5'-5'154,"1"1"-444,4 8 166,0 1 0,0 5 80,0 2 1,1 2 36,2 4 0,-1 4 1,4 2 0,-3 3 16,4 0 0,-4 1-131,3 2 1,-4 3 118,1 3 0,-1-1-167,1-2 0,-1-5 106,4-7 1,-4-6-72,1-3 264,-2-6 1,-2-7 246,-2-8 1,-6-4-95,-6-5 0,-6-3 115,0-1 0,-4-4-216,1-1 1,1-1 6,-2-6 0,6 0-249,1-5 0,4 3 28,5-7 0,4 5-88,2-10 1,3 2-22,3-5 1,5 3-287,4 0 1,4 4 122,-1 4 1,3 6 134,0 10 0,-3 6 480,0 6 0,-3 6-158,3 3 1,-3 8-43,3 7 0,-3 3-85,4 9 0,-5 3 44,1 4 0,0 4-145,-3 1 0,2-4-179,-5 2 0,2-6 66,1-4 1,0-6 98,0-6 0,-4-2 251,-2-1 0,-2 1-109,-1-1 1,-5 3 92,-4 0 1,-4 1-94,-5-1 1,-1-2-48,-2 2 0,2 1-53,-3-1 0,3 0-298,1-2 0,1-1-683,2 0 1028,2-4 0,4 3 0,0-3 0</inkml:trace>
  <inkml:trace contextRef="#ctx0" brushRef="#br0" timeOffset="5989">9380 481 8156,'-22'0'0,"2"-1"0,-4-2 0,0 2 521,-3-2-270,-1 6 0,1 1-278,0 2-40,0 2 0,2-3 122,1 4 1,4 0-101,-1 1 1,2 2-23,1 0 1,4 4-228,1-1 1,3 1 18,1-1 1,3 2 151,0-2 1,4-1-17,-1-2 1,3-2 62,3-1 1,3-1 18,6-2 1,-1-2 29,5-4 1,2-1 17,3-2 1,0-2 3,-3-4 0,-3 0 6,0 0 0,-4 0 213,2 0 0,-4-2-67,-3-1 0,2 2 80,-2-2 1,-2 2-3,-1 1 1,1 0 23,-1 0 0,3 0-217,-3 0 1,4 0-150,-1 0 0,-1 1 129,1 1 1,3 0-170,3 4 1,0 0-524,-2 3 427,-1 0 1,-3 4 170,0 2 1,-4 7 58,1 2 1,-2-1 4,-1 1 0,3 0-20,0 3 1,0 0 134,-3 0 1,0-2 32,0-1 0,1-4-119,2 1 35,-2-2-18,3-5 111,0-1 0,0-5-143,2-2 0,2 0 7,-2-6 0,-1 2-36,1-5 1,-1-2-8,1-2 1,2-1 33,-2-1 1,5 0-12,2 0 0,0 1-57,-1 2 1,-2-1 59,2 3 0,-1 4 0,1 3 1,-2 1 38,2-1 1,-2 2 12,-1 4 0,1 4-21,-1 2 0,0 5 9,0 1 1,-1 2-60,-2-2 0,2-2-5,-2 2 0,2 1 159,1-1 0,-3 0-112,0-3 0,-4-3 135,1 0 0,-2 0-176,-1 3 0,1-1 5,2-1 0,-2 1-131,2-2 0,-2-1-596,-1 1 754,4 0 0,1-1 0,4-1 0</inkml:trace>
  <inkml:trace contextRef="#ctx0" brushRef="#br0" timeOffset="6168">9824 708 8053,'-18'-10'0,"0"4"0,0 5 153,-1 4 0,4 2 136,0 4 0,4 0-821,-1 0 0,5 0 532,1 0 0,4 0 0,-2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4:09.996"/>
    </inkml:context>
    <inkml:brush xml:id="br0">
      <inkml:brushProperty name="width" value="0.08547" units="cm"/>
      <inkml:brushProperty name="height" value="0.08547" units="cm"/>
      <inkml:brushProperty name="color" value="#E71224"/>
    </inkml:brush>
  </inkml:definitions>
  <inkml:trace contextRef="#ctx0" brushRef="#br0">127 328 8133,'-10'0'0,"-2"0"0,3-2-230,0-1 237,-1 2 78,5-7 0,0 6-302,2-4-28,2 4 167,1-6 53,0 7 31,0-7 1,3 6 14,0-4 0,1 4-125,-1-1 0,-2 1-128,2-1 223,-1 2 86,-2-3 0,3 3 18,0-2 28,0 2-76,-3-3 91,0 4-191,4 4 1,-2-2 75,4 4 1,-4 0-125,1 3 1,2 1 48,1 2 1,2-1-6,1 5 1,0-4-15,0 3 0,0 0-5,0 3 1,0-1-2,0-2 0,3 2 30,1-1 1,-1 1-136,-3 1 1,0 0 61,0 0 0,0-3 45,0 0 1,-1-1-40,-2 2 114,2 1 0,-3-3 0,4 4 0</inkml:trace>
  <inkml:trace contextRef="#ctx0" brushRef="#br0" timeOffset="780">1 264 7121,'6'0'-75,"0"0"0,0-3 153,3 0-24,0 0 0,1 2-33,2-2 0,-1 1-6,5-4 0,-1 0 40,3-3 1,0 0-11,0 0 1,0-2 3,0-1 1,-3 2-7,1-2 0,-1 3-2,3 3 1,-3-2-34,0 2 0,-3 2 20,3 1 0,-4 2-28,1 1 0,2 0-94,-2 0 1,0 0 40,-3 0 0,-1 1-19,-2 2 0,1 2 25,-4 4 1,0 0 18,-3 0 1,-1 1 41,-2 2 1,-2-1-12,-4 5 1,-3-2 3,0 1 0,-3 2-8,3-2 0,-4-1 8,4 1 0,-4-1-11,1 2 1,2-2-3,1-2 0,2-2-51,1 2 1,0-5 48,0-1 1,4-3-174,2 3 24,-3-4 66,5 2 0,-2-4 58,6 0 1,-1 0-4,5 0 0,-1 0 1,3 0 0,0-1 5,0-2 0,1 1 83,2-4 1,-2 3-88,2-3 1,1 3 98,-1-3 0,4 3-48,0-3 1,-2 4 2,1-1 0,-1-1-7,1 1 0,2 0 4,-2 3 0,-1 0 5,2 0 1,-4 0 2,3 0 0,-4 1 89,1 2 1,-3 2-94,-3 4 1,1 4 162,-4 2 0,-1 0-96,-5 3 1,-3-2 105,-6 6 1,-2 1-101,-4 1 0,-1 2 14,-3 1 1,0-2-29,-2-1 0,-2-4 13,2 1 1,-3-2-153,0-1 0,3 0 84,0-3 0,4-2-278,-1-4 0,4-4-60,2-2 0,4-2-47,-1-1 1,3-5 100,3-4 0,-1-4 259,4-5 0,0-1 0,3 1 0,8-4 0,2-1 0</inkml:trace>
  <inkml:trace contextRef="#ctx0" brushRef="#br0" timeOffset="1382">601 500 7549,'0'-5'-557,"0"-3"601,4 7 1,-2-6-1,4 4 0,-1-4-61,1 1 0,2 1 74,-2-2 0,-1 1 28,1-3 0,0 3 21,3 0-40,0 0 1,0-2-38,0 2 1,0-2-4,0 2 0,1 1-3,-1-1 0,0 1 3,0-1 1,-3-2-70,0 2 0,-1 1 44,1-1 7,2 0 1,-4-3 3,2-1 0,1 4 25,-4 0 1,1 0-22,-1-3 0,-2 0 2,2 0 1,-2 0-68,-1 0 0,-3 3-4,0 0 1,-4 3 0,1-3 0,-3 4 54,-3-1 1,2 3-100,-2 3 0,-1 2 71,1 4 1,-2 4 29,2 2 0,2 2 12,-2 1 1,2 1 16,1-1 1,3 1-17,0 2 1,4-3 15,-1 0 0,2-1 3,1-5 1,4 4-19,2-4 0,6-3-31,3-3 0,2-4 26,1 1 1,1-2-124,-1-1 0,3 0 51,0 0 0,1-3-132,-1 0 0,-1-3 92,1 3 1,-2-3-152,-1 3 0,0-1-108,0 1 358,0 2 0,-3-7 0,-2 3 0</inkml:trace>
  <inkml:trace contextRef="#ctx0" brushRef="#br0" timeOffset="2747">1118 337 8218,'5'-4'-363,"-1"2"-452,-4-5 1128,0 1-225,0-3 1,3 0-174,0 0 1,3 0 78,-3 0 0,4-1-112,-1-2 0,-2 2 94,-1-2 0,-1 2-9,1 1 1,-2 0 6,2-1 1,-3 2-9,-3 2 0,0-1-41,-6 4 0,2 0 47,-5 3 0,-2 1 34,-1 2 0,0 3-31,0 6 0,1-1 161,-1 5 0,1-2-85,2 1 0,3 2-3,0-2 1,0 2-35,3 1 1,1-1 4,-1-1 1,4-2-40,-1-2-2,2-2 0,2 2-8,2-6 1,-1 1 31,4-4 0,0 0 6,3-3 1,0 0-6,0 0 0,0 0 8,0 0 1,0 0-9,0 0 1,0 0 9,0 0-15,0 0 1,0 0 9,1 0 1,-4-1-19,0-2 1,-1 1 16,1-4-15,2 4 0,-6-6 5,4 2 1,-4 1-1,1-1 26,-2 0 3,-1-3 39,0 0-52,0 0-5,0 4 0,1 1 0,2 4 0,-2 1-13,2 2 0,1-1 4,-1 4 1,1 0-2,-1 3 0,-2 0-7,2 0 0,-2 3-6,-1 0 1,0 4 8,0-1 1,-1-1 2,-2 2 1,1-1 1,-4 3 1,3 4-3,-3 2 0,3 2 5,-3 2 1,1 2 0,-1 0 1,-2 4 1,2 0 0,-2 1-5,-1 1 1,2-3 1,1 1 1,0-4-42,-3 3 1,3-4 37,0 2 0,0-6-119,-3-1 1,3-1 106,0 1 0,3 2-211,-3-5 0,3-3 79,-3-3 1,4-4-58,-1 1 150,2-6 33,1-2 1,0-5 88,0-2 1,4-6-84,2-6 1,3-3 168,3-3 1,-1-2-45,4-5 1,0-2 18,4 0 0,-1-3-30,0 2 1,3-3 17,0 1 0,1 1-67,-1-2 0,-1 2-5,1-1 1,-2-1-82,-1 3 0,-1-2 88,-2 3 0,1 0-61,-3 2 0,-2 2 44,-5 2 0,1 2-69,-4 4 0,0-3 62,-3 3 0,0 2 40,0 7 21,0 0 0,-1 4 7,-2 2 0,1 4-36,-4 5 1,1 1-14,-1 8 0,-2 0-66,1 4 1,2-1 67,-1 0 1,1-1-158,-1-2 0,1 2 81,2-2 1,2 1-18,-2 0 0,2 1-22,1-2 1,0-2-129,0-1 0,0-2 78,0-1 0,1-4 56,2-2 0,2 1 99,4-1 0,0 0-98,1-3 1,2-3 120,0 0 0,3-4-53,-3 1 1,3-2 7,-3-1 0,4 0 0,-1 0 0,3 0 8,0 0 0,0 0 14,0 0 1,-1 1-32,-2 1 1,-1 3 105,-2 4 1,-2 0-98,3 0 0,-4 4 92,-3 3 0,1 1-65,-4 1 0,0 3 5,-3 0 0,0 3-17,0-3 0,0 0-4,0-3 1,0 0-34,0 0 1,0 0 40,0 1 0,0-4-151,0 0 141,-4-4-28,3 2-28,-3-4 0,4-1-6,0-2 0,0-2-13,0-4 1,3-2-113,0-1 1,4 1 79,-1-4 0,1 3 43,-1-3 0,2 3-116,-2-3 1,2 3 82,1-4 0,-1 5 98,-2-1 0,2 2 44,-2 1 322,-2 0-204,5 4 17,-8 1 0,3 5-64,-4 2 1,0 2-76,0 4 0,0 0-50,0 0 0,0 0 78,0 0 0,0-3-214,0 1 1,0-4 21,0 3 0,1-4-93,2 1 1,2-2 67,4-1 1,-2 0-123,2 0 1,-2 0-45,5 0 1,-2 0 62,-1 0 0,0 0 223,0 0 0,0-4 0,0-1 0</inkml:trace>
  <inkml:trace contextRef="#ctx0" brushRef="#br0" timeOffset="2968">1534 191 8268,'-23'0'271,"2"0"67,5 0 0,4 4-335,6 3 1,2 4-211,4 1 1,0 0-965,0-3 394,4 0 777,1 0 0,8 0 0,2 0 0</inkml:trace>
  <inkml:trace contextRef="#ctx0" brushRef="#br0" timeOffset="4564">2178 345 8172,'-1'-9'0,"-2"0"-319,2-1 185,-3 5-230,4 1 148,0 4 197,4 8 0,-2-1 42,4 9 1,-4-1-84,1 3 0,1 3 83,-1 0 0,3 3-84,-3-2 0,0 1 37,-3-5 1,3 2-62,0-5 123,0-2 7,-3 0 59,0-8 79,0-1 1,0-5-161,0-2 0,0-3 12,0-6 0,0 1-54,0-4 1,0 0 3,0-3 0,4-3-134,2-1 1,-1 1 85,1 3 0,2 0-148,4 0 0,-1 0 102,4 0 0,-3-1-46,3 1 0,-1 4 215,1 2 1,1 3-127,-4 3 1,1 2 169,-4 4 0,-1 2-37,-2 4 1,1 1-37,-4 8 0,0-3 52,-3 3 0,0-3 12,0 4 1,3-4-2,0 3 1,0-3-2,-3 3 1,0-3-92,0 3 0,0-1 43,0 1 0,-1 2-73,-2-5 0,1 3 48,-4-3 1,3 0-5,-3-3 0,3 0-6,-3 0 1,3 0-10,-3 0 1,3 0-30,-3 1 2,4-5 55,-7 3 1,7-7-6,-4 2 36,4-2 1,-1-6-73,6-4 1,2-5-2,5-4 1,-1-1-7,0-2 0,4 1-5,2-4 1,-1-1-44,1-2 1,0 4-19,3 2 0,1 2 73,-1 1 0,-1 6-20,-2 3 1,1 6 188,-4 0 1,3 4-65,-3 5 0,0 1 40,-2 9 0,0 3-112,2 5 0,-4 0 2,4 3 0,-4-4-5,4 4 1,-5-2-1,-1 2 1,0-7-110,3-2 0,0-5 63,0-1 1,-3-6-34,0-3 0,1-2 108,2-1 1,-1-1 7,-2-2 0,1 1-53,-4-4 0,3-3 11,-3-4 1,0 0 12,-3 1 0,0-2 8,0-4 1,0 3-33,0 0 1,0-1 17,0-6 1,-3 3-203,0-2 1,-3 2-3,3 1 0,-3 0-31,3 0 0,-3 0 189,3 3 0,-4 2-8,0 4 1,2 4 19,-1 2 1,0 2 123,-3 1 1,0 4-48,0 2 1,-3 2-78,0 1 1,0 0 129,3 0 0,0 4-68,0-1 1,1 3 5,2-3 1,-3 4 28,3-1 0,2 2 0,1 1 0,2 2-5,1 1 1,1-1 8,2 4 0,2-4-98,5 1 1,4-3 64,4-2 0,1 0-75,5-4 1,0 0-9,4-3 1,-4-3-166,0 0 1,0-4 135,3 1 1,1-2-168,-1-1 1,0-1 189,0-2 0,-3-2-10,1-4 0,-5-3 155,1 0 0,-2-3-101,-1 3 0,-4-4 210,-2 4 1,-2-3-12,0 3 1,-4-3-110,0 3 1,-3-3-29,3 3 1,-4-4-45,1 0 1,1 0-20,-1 1 0,0-1-20,-3 4-166,0 4 201,0 4 0,-4 9-17,-2 4 0,-2 5-13,-1 7 1,-2-1 4,-1 5 0,2-4 3,-2 3 0,5-4 2,1 1 0,3-3-2,-3-2 1,4 0-4,-1-4 0,2 0-11,1-3 1,1-3 16,2 0 0,-1-4-42,4 1 34,0-2 0,3-2 4,0-2 0,-3-2-1,0-4 0,-3 0 0,3 0 1,-1-4-26,2-2 0,1-2-2,-2-2 0,3 0-44,3-2 0,-2-1 57,2-2 0,-1-2-4,1 5 1,-2 0 125,2 3 12,-2 0-14,0 4 90,-5 5 0,-1 9-109,-4 6 0,0 7 22,0 5 1,-3 3-83,0 3 0,0 2 57,3-5 1,0 4-230,0-1 0,0-2 82,0-1 0,5-2-155,4-4 1,1-2 104,5-4 0,-1-1-48,1-2 0,-1 1 118,-2-4 0,-5 0-5,2-3 1,-2-5 117,3-4 0,-1-4-134,0-5 1,-1-1 144,-2-3 0,1-1-43,-4-4 1,0 0 103,-3 0 0,-1-2-106,-2-1 0,2 1 7,-2-4 0,2 0-90,1 0 0,0-1-9,0 4 1,1 3-75,2 6 0,-1 7 130,4 5 0,-3 1-160,3 5 0,-4 8-59,1 7 1,-1 8 219,1 4 0,2 7 0,4 1 0</inkml:trace>
  <inkml:trace contextRef="#ctx0" brushRef="#br0" timeOffset="5327">4029 372 8013,'-19'-10'0,"1"-2"0,4-5 454,2 4-171,6 5 1,-1 0-192,4 2 28,0 2-343,3 0 1,1 4 169,2 0 1,-2 1-259,2 2 1,1 6 159,-1 6 0,3 7 5,-3 2 1,3 5 45,-3 1 1,4 3-38,-1-6 1,-1 6 113,1-3 0,-3 0 18,3 1 1,-4 0-16,1-1 0,-3 3 17,-3-2 1,-1-1 58,-2-3 1,-2-5-71,2-4 0,-2-6 217,-1-6 1,0-4-68,0 1 1,0-6 47,0-3 0,0-6-184,0 0 1,-3-5-109,0-1 0,-1-2 118,4-7 1,4 0-91,2-10 1,3 3-37,3-5 1,3-1 49,6-2 0,0 0-169,3-7 1,-1 2-8,1-1 1,5 1 110,-2-1 0,6 2 95,1 4 1,1 3-1,1 6 0,0 5 22,0 7 0,0 7 2,-3 5 1,-1 5 178,-2 7 1,-6 8-37,0 10 1,-3 3 15,-3 10 1,-4-1-61,-2 3 1,-6-1 7,-3-1 1,-4 0-9,-2-4 0,1 1 12,-4-4 0,-1-3-83,-5 0 1,1-4-85,-4 1 0,2-1-97,-2-2 1,3 0 118,-3 0 0,4-4-66,-1-2 0,5-2 31,4-1 0,-1-1-179,1-2 0,3 2 164,3-5 96,4 0 0,-2-3 0,4 0 0</inkml:trace>
  <inkml:trace contextRef="#ctx0" brushRef="#br0" timeOffset="5844">4555 400 8054,'-18'-4'-58,"-1"-1"1,4 0 159,0 2 1,1 2 207,-1 1 0,-2 0-561,2 0 113,2 0 1,-5 0-90,3 0 0,-2 3-229,-1 0 1,3 3 172,0-3 1,3 4 154,-3-1 0,4 2 208,-2 1 0,4 3-120,3 0 0,-2 1 119,2-4 0,2 0 50,1 0 1,2 0 66,1 0 1,0 0-82,0 0 0,4 0-23,2 0 0,3-1-58,3-2 0,3-2 22,3-4 1,0 0-66,0 0 1,0 0 50,0 0 1,0-4-50,1-2 0,-1 1 3,0-1 0,-3 0-6,0-3 1,-3 0 12,3 0 0,-3 0 6,3 0 0,-3-3-11,0 0 1,-2 0 15,-1 2 0,-3 1-36,0 0 1,-3 1 36,3 2 99,-4-2-75,2 7 0,-5-2 6,-2 6 0,-2 5-71,-4 4 0,0 4 1,0 0 1,0 1-52,0 1 0,1-1 87,1-2 1,0 2-44,4-2 1,-1-1 21,1 2 0,2-2-291,-2 1 84,2-2 0,5-5-422,2-2 639,2-2 0,2-4 0,-1 0 0</inkml:trace>
  <inkml:trace contextRef="#ctx0" brushRef="#br0" timeOffset="6232">4836 218 8054,'4'-9'0,"-3"0"-264,2-1 34,2 5 0,-3 2 39,4 6 0,-4 2 125,1 5 0,-2 3 48,-1 2 0,1 3 72,2 3 1,-2-1-72,2 4 1,-2 1 3,-1 2 0,-1-3-11,-2 0 1,1-3 111,-4 4 0,0-5 88,-3 1 1,0-5 138,0-1 0,-3-4-71,0 1 1,0-2-119,3-1 1,-4 1 4,1-1 1,-1-1-137,1-2 0,2 1 40,-2-4 1,2 0-82,1-3 1,3 0 38,0 0 0,4-4-191,-1-2 1,3-5-37,3-1 0,3-5 70,6 2 1,-1 1 35,4-1 1,1 1 60,5-1 1,-1-1 5,5 4 1,-5 0-45,1 2 1,-2 5-79,-1 2 1,0-1 58,1 1 0,-5 0 124,-2 3 0,-2 0 0,-1 0 0</inkml:trace>
  <inkml:trace contextRef="#ctx0" brushRef="#br0" timeOffset="6448">5099 499 8036,'-9'0'997,"0"-4"-172,4 3-300,1-3-646,8 4 0,1 0-1143,4 0 918,-4 0 0,3 3 346,-2 0 0,2 4 0,1-2 0</inkml:trace>
  <inkml:trace contextRef="#ctx0" brushRef="#br0" timeOffset="7887">5326 590 8060,'-9'0'-549,"-4"0"0,6 0 653,-3 0 402,7 0 1,0 0-412,6 0 0,7 0 32,5 0 1,3-1-247,3-2 1,0 1 84,6-5 1,0 0-185,6-5 0,-3 1-19,3-4 1,0 0-26,0-3 0,1-1 92,-4-2 1,0 0 29,-6-3 0,-2 0 101,-4-3 0,0 0-81,0-1 0,-4-2 233,-1 0 0,-3-1-77,-1 0 0,-3 5 116,0-4 0,-4 7 41,1-4 0,-2 5-103,-1 1 0,0 9-9,0 3 0,-5 7 6,-4 2 0,-1 9-67,-5 9 1,2 6 28,-2 10 0,-2 0-113,-1 8 1,-2 2 27,5 4 0,-1-2-140,1 3 0,1-4 127,5-3 0,3-2-127,0-7 0,4-6 157,-1-6 1,2-2-8,1-4 0,-1-2 9,-2-4-94,2 0 387,-7-4-234,3-1 1,-3-8 105,2-2 0,-1-3-111,4-3 1,0-2 6,3-4 1,0-1-58,0 1 0,5 0-5,4 0 1,4-1-145,5-2 1,1 0 101,3-3 0,-2 1-40,4-1 1,-1 2 56,1 4 0,-1 2 15,-1 1 0,-4 4 24,0-1 0,-1 6 85,-5 3 1,-3 3-62,-3 3 0,-4 3 129,1 6 0,-2 2-51,-1 5 0,0 0-65,0 2 0,0-2 57,0 2 1,1-2-82,2-1 1,-2 0-7,2-3 0,1 1-8,-1-4 1,4 0-15,0-3 1,-2-1 51,1-2 1,0-1-2,3-2 0,-3-2-10,0 2 1,0-2-7,3-1 0,1-4-36,2-2 0,-2 1 31,2-1 0,-5 0-3,-1-3 0,0 0-52,4 0 1,-1-3-12,0 0 1,-3-1-14,0 0 1,-1-1-9,1-4 1,1 3 72,-4 0 1,0 1-57,-3-1 262,0 2-157,0 4 12,0 4 0,-1 5-37,-2 6 1,1 2 14,-4 1 0,4 3-20,-1 0 0,-1 4-10,1-1 0,0-1-120,3 1 0,0-3 73,0 4 1,0-4-114,0 3 1,1-4 101,2 1 0,2-3-44,4-3 0,-2 1 52,2-4 1,-2 0-7,5-3 1,1 0 45,-1 0 1,4-4 12,0-2 1,1-2 141,1-1 1,0 0-98,0 0 0,0-3-8,0 0 0,1-1-28,-1 0 1,1 2 1,2-4 1,-2 4 50,2-1 1,-3 3-5,-2 3 0,1-1 2,-2 4 1,-2 0 83,-1 3-46,2 0 0,-4 5-59,2 4 0,-6 1 13,-3 5 1,1-3-3,-1 3 0,1 1-151,-4 2 1,0 0 76,0 0 0,0-3-71,0 0 140,0-4 0,1 2 12,2-4-20,-2-4 0,7 0 12,-2-5 1,2 0-176,1 0 1,0-2 138,0-1 1,0-2-139,0-4 1,0 0 116,0 0 1,-3 0-20,0 0 0,0-1-45,3-2 0,1 2-53,-1-2 1,0-1 35,0 1 1,0-5 44,0 2 0,0 1-53,0-1 0,3 0 43,0-3 0,0 3 96,-3 0 1,0 3-50,1 0 1,-2 5 226,-2 1-166,-2 4 0,-4-1 148,0 6 0,-1 3-120,-2 6 0,-1 3-39,-2 3 0,-3 1-37,3 2 1,-2-1 49,-1 4 0,0-3-159,0 4 1,3-5 8,0 1 0,4-5-105,-1-1 0,2-4 36,1 1 1,1-1-298,2-2 451,2 0 0,12-4 0,2-1 0</inkml:trace>
  <inkml:trace contextRef="#ctx0" brushRef="#br0" timeOffset="8075">7394 373 7979,'-23'-9'0,"2"6"1692,6 6-1148,2 6 0,4 9-79,3 0-465,2 0 0,0 0 0,-1 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7T10:44:02.326"/>
    </inkml:context>
    <inkml:brush xml:id="br0">
      <inkml:brushProperty name="width" value="0.29915" units="cm"/>
      <inkml:brushProperty name="height" value="0.59829" units="cm"/>
      <inkml:brushProperty name="color" value="#FFFC00"/>
      <inkml:brushProperty name="tip" value="rectangle"/>
      <inkml:brushProperty name="rasterOp" value="maskPen"/>
    </inkml:brush>
  </inkml:definitions>
  <inkml:trace contextRef="#ctx0" brushRef="#br0">18 113,'-10'-43,"2"5,12 24,-3-4,27 45,-14-15,21 31,-17-17,0-7,-4 4,-1-5,-8 0,3 0,-7 0,3 4,-8 6,-1 4,0 4,1 4,4-6,0 5,0-7,4 1,1-2,4-4,0-4,-4 3,4-2,-4 3,0 0,-1 0,-4-4,4 4,-3-8,3 3,0-4,-3-4,7 3,-7-3,7 1,-7 2,3-3,-4 8,0 1,0 4,0 1,0-1,0-4,0-5,0-1,4-3,1 0,4 4,0-8,0 3,4-4,1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3:02.187"/>
    </inkml:context>
    <inkml:brush xml:id="br0">
      <inkml:brushProperty name="width" value="0.08547" units="cm"/>
      <inkml:brushProperty name="height" value="0.08547" units="cm"/>
      <inkml:brushProperty name="color" value="#E71224"/>
    </inkml:brush>
  </inkml:definitions>
  <inkml:trace contextRef="#ctx0" brushRef="#br0">418 0 8098,'-9'4'0,"0"-2"1,0 4 0,-3 0 52,-1 3 1,-2 2 159,3 1 0,-3 2 3,3 4 1,-3 0-83,3 0 0,-1 0-112,1 0 0,2 1-84,-3-1 1,3 0 126,1 0 1,3-3-146,0 0 1,4-4 82,-1 1 1,-1 2 30,1-2 1,-3 0-44,3-3 0,-3 0-1,3 0 1,-4 0-29,1 0 0,-2 0 5,-1 0 0,0 1-146,0 2 0,3-2 112,-1 3 1,1-3-149,-3-1 0,0 0 17,0 0 1,0 0-84,0 0 0,0-3 53,0 0 1,3 0 15,0 3 0,0-3-223,-3 0 435,4 0 0,-3 3 0,3 1 0</inkml:trace>
  <inkml:trace contextRef="#ctx0" brushRef="#br0" timeOffset="370">218 590 8099,'-13'0'476,"0"-3"162,-2 0 1,2 0 360,4 3-300,0 0-277,4 0-156,1 4 0,8-3-270,2 2 1,2-2-169,1-1 1,0 0-173,0 0 1,-3 0-413,0 0-63,0 0 1,3 0 818,0 0 0,0 0 0,0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2:48.565"/>
    </inkml:context>
    <inkml:brush xml:id="br0">
      <inkml:brushProperty name="width" value="0.08547" units="cm"/>
      <inkml:brushProperty name="height" value="0.08547" units="cm"/>
      <inkml:brushProperty name="color" value="#E71224"/>
    </inkml:brush>
  </inkml:definitions>
  <inkml:trace contextRef="#ctx0" brushRef="#br0">0 291 8587,'1'-9'-282,"2"0"283,-2 0 1,4 3 33,-5 0 89,0 4 0,3-3 65,0 2-668,0 2 396,1-3 0,-2 4 209,4 0 1,-3 0-166,3 0 1,-4 1 281,1 2-314,2-2 102,0 7 93,4-3 12,0 0-17,0 3 24,0-3 1,0 3-80,0-2 0,0 1 69,0-4 1,2 4-41,1-1 0,0-1-8,6 1 1,-2-3-76,5 3 1,2-3 0,2 3 0,1-1 14,1 1 0,1 0-17,2-3 0,-1-2-111,1 2 1,2-3 121,1-3 0,0 1-69,0-5 1,3 1 84,3-3 1,3 3-4,0 0 1,-3 1 21,7-1 1,-3-2 14,3 2 0,3-2 6,2-1 1,3 3 11,0 0 0,2 4-1,1-1 0,-4-1-28,5 1 1,0 0 92,9 3 0,-3 0-74,3 0 0,-2 0-26,2 0 0,6 0-23,5 0 1,-1 0-6,-2 0 0,3 0-224,1 0 0,1 0 202,2 0 1,-5 0 18,-1 0 1,3-4 1,-4-2 1,3-1-32,-9 1 0,-2-3-33,-4 3 0,3 1 41,-6-1 1,0 3 24,-9-3 0,1 4 7,-7-1 0,2-1-4,-4 1 1,-3-3-1,-1 3 0,-5-1 20,-4 1 0,1 2 178,-1-2 1,-2 2-207,-4 1 1,-5-3 76,-1 0 0,0 0-136,-3 3 0,-2 0 3,0 0 1,-3 0-13,-1 0 0,-3 0-69,0 0 45,-4 0 0,3 0 140,-2 0-111,-2 0 346,3 0-93,-4 0-507,0-4 259,0 3 0,0-4-10,0 2 0,4-1 12,2-2 1,2-3-4,1 0 0,3 0 48,0-4 0,3 0 1,-2 1 1,2 0 9,-3 3 1,3 0-43,-3 0 0,0 1-11,-3 2 1,-1 1 19,-2 2-19,2 2 8,-7-3-8,7 4 63,-7 0-10,3 4 0,-8 0 335,-2 2-279,-2 2 1,-4-6 83,0 4 1,0-4-59,3 1 1,0-2-68,0-1 1,0 1-89,0 2 1,0-2-236,0 2 0,0-1-300,3 1 173,-2-2-1178,7 7 1088,-3-3 1,5 4 504,2 0 0,2 4 0,4 2 0</inkml:trace>
  <inkml:trace contextRef="#ctx0" brushRef="#br0" timeOffset="1417">5244 101 8347,'6'-4'0,"0"1"-178,-4-4 0,5 2-183,-4-4 0,3 3 333,-3 0 1,0 3 160,-3-3 1,3 3 120,0-3-10,0 4-74,-3-6 50,0 7-59,0-7 23,0 7 8,0-3-126,0 4-42,-4 0 1,2 1-87,-4 2 0,0 2 69,-3 4 0,-3 3-151,0 0 1,0 0 103,3-3 1,-1 2-85,1-1 0,0 1 24,0-5 1,0 2 38,0 1 1,0-1 1,0-2 1,3 2-2,0-2 0,3-1-7,-3 1 0,3-3-59,-3 3 204,4-4-152,-2 2 179,4-4 0,4 0-76,2 0 0,-1 0 105,1 0 1,3 0-50,3 0 0,0-3 22,-3 0 1,3-3-57,0 3 1,0-1 9,-2 1 1,-1 2-40,0-2 1,0 2 92,0 1-221,0 0 98,0 0 1,-3 0-12,0 0 0,-4 4 8,1 2 1,-3 5-9,-3 1 0,1 3-2,-4-3 0,3 2-6,-3-2 1,3-2-5,-3 2 1,3-1 21,-3 1 0,3-2 11,-3 2 1,0-2-19,-3-1 0,0 0 0,-1 1 0,1 2-36,0 0 1,-3 1-92,0-1 0,-4-2-18,1 2 1,-2 1-232,-1-1 0,-2 3 10,-1-3 0,2 4 382,-2-4 0,-2 0 0,0-3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2:44.059"/>
    </inkml:context>
    <inkml:brush xml:id="br0">
      <inkml:brushProperty name="width" value="0.11396" units="cm"/>
      <inkml:brushProperty name="height" value="0.11396" units="cm"/>
      <inkml:brushProperty name="color" value="#E71224"/>
    </inkml:brush>
  </inkml:definitions>
  <inkml:trace contextRef="#ctx0" brushRef="#br0">2259 255 11242,'-9'-5'-932,"0"4"825,0-2 1,4 1 310,2-1-149,-2 2 224,0-3-134,-4 0 0,3 3-55,0-2 0,3-1-161,-3 1 52,4 0 0,-7 0 45,3 0 1,1-1-143,-1 1 0,0 1 85,-3-4 0,-1 4 8,-2-1 0,1-1-32,-4 1 0,0-1 76,-3 1 0,-2 2 21,-1-2 1,-2 2-7,-4 1 1,0 0 0,-1 0 1,-2 0-33,0 0 1,-4 1-5,0 2 1,-2 1-13,-3 2 1,1 2-18,-5-2 1,1-1-30,-3 1 1,0-3 15,3 3 0,-3-4-11,3 1 0,-3-2 22,-4-1 0,0-4-5,-2-2 1,-3-2-21,3-1 0,-3-1-7,0-2 1,0 1 29,-1-4 1,2 0 1,1-4 1,0 4-37,3 0 1,0 1 23,1-1 1,0-1-225,-3 4 1,5 1 58,0 5 1,2-1-76,5 4 0,-3 0 111,6 3 0,-2 1-464,4 2 642,-5 2 1,-2 8-1,-5 1 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2:40.416"/>
    </inkml:context>
    <inkml:brush xml:id="br0">
      <inkml:brushProperty name="width" value="0.08547" units="cm"/>
      <inkml:brushProperty name="height" value="0.08547" units="cm"/>
      <inkml:brushProperty name="color" value="#E71224"/>
    </inkml:brush>
  </inkml:definitions>
  <inkml:trace contextRef="#ctx0" brushRef="#br0">91 164 7890,'-5'0'-1131,"1"-4"1185,4 3-45,0-3 1,-1 4-10,-2 0 21,2 0 31,-3 0 11,0 4 1,2-3 80,-4 2-5,4-2 21,-6-1-101,3 4 0,-1-2-10,0 4 1,1-3-59,-1 3 1,-1 0 15,4 3 0,-1 0-16,1 0 0,2 3 10,-2 0 0,2 4-9,1-4 1,0 3 6,0-3 0,1 0 11,2-3 0,1-3 101,2 0 1,5-4-95,-2 1 0,2-2 60,-2-1 0,3 0-40,0 0 0,3-4 6,-2-2 0,3-2-37,-1-1 1,-1-1-3,1-2 0,-4 1-33,1-4 1,-2-1 36,-1-2 0,-3 1-123,0 2 1,-4-5 114,1 2 0,-1 1-23,-2 1 0,-4 1 14,1-3 0,-4 1-1,1 2 1,-2-1 7,-1 4 0,0 0 2,0 3 0,0 4 28,0 2-33,0 2 0,0 1 9,0 0 1,1 4-4,2 2 1,-1 2-70,4 1 0,-4 0 60,4 0 0,0 0-2,3 0 1,0-3 5,0 0 1,4-4-2,3 1 34,1-2 1,4-1 7,0 0 0,0 0-8,-3 0 1,3 0-21,0 0 0,1-3-64,-1 0 0,-2-3 55,2 3 0,-1-3-5,-2 3 0,-1-1 3,-2 1 1,2 1-5,-2-4 0,-1 4 22,1-1 1,0-1-17,3 1 1,-3-1 7,0 1 1,0 2-8,3-2 1,0 2-81,0 1 0,1 4 79,-1 2 1,-1 3-7,-2 3 1,1 3-2,-4 6 0,3 3-2,-3 7 0,0-2 17,-3 4 1,0 3-22,0 4 1,0 2-49,0-3 0,0 7 51,0-4 1,-4 0-80,-2-5 1,-2-2 91,-1-2 0,0 1-2,0-3 1,-2-1 23,-1-3 1,2-3 11,-2 1 0,0-5 65,3 1 0,-2-6-83,5-3 271,2-2-250,-4-5 0,7-2 111,-2-6 1,6-6-174,3-6 0,2-2-157,1-1 1,3 0 154,0-1 1,0-2-157,-3 0 1,0 0 150,0 3 1,-4-3-34,-2-1 0,-1 4-40,-2 3 0,0 1-64,0-1 0,-2 2-25,-1 4 1,-2 1 76,-4 2 1,0-1 265,0 4 1,0 0 256,0 3 1,0 4-417,0 2 0,0 2-183,0 1 1,1 3 91,2 0 1,-1 1-39,4-1 1,0-2 36,3 2 99,0 2 0,0-3 0,0 2 0</inkml:trace>
  <inkml:trace contextRef="#ctx0" brushRef="#br0" timeOffset="1772">680 145 8222,'0'-5'-423,"0"0"460,0 2 0,0 1-469,0-5 173,4 5 122,-3-6 195,3 7-39,-4-3 115,0 4-17,0-4 24,0 3-8,0-3-46,0 4 0,-1 3-65,-2 0 0,2 4 9,-2-1 1,-1 4-39,1 2 0,0 1-13,3 2 1,-3 2-86,0-2 1,0 2 72,3 1 0,1 4-43,2-1 0,-2-3 21,2-3 0,2 0-13,1 3 0,-1-1 20,1-2 1,-3 0-8,3-3 1,-3-3 47,3 0 1,-3-1 1,3-5 137,0 0 0,4-3-89,-1 0 0,0-1 114,0-2 0,0-3-126,0-6 0,1 1-16,2-4 1,-2 2-17,2-2 0,-2 0 6,-1-3 1,0 3-17,1 0 1,-2 0-114,-2-3 1,1 2 66,-4 1 0,0 4 15,-3-1 143,0-2 1,0 4-134,0-2 120,0 6 1,-1 2-80,-2 4 0,2 4 11,-2 2 0,-1 2-25,1 1 0,-3 4-98,3 2 0,-4 1-13,4-1 1,0 2 103,3-5 0,0 3-37,0-3 0,3 0 33,0-3 1,8 0 11,-2 0 0,2-1-24,-2-2 0,0-1 1,0-2 1,3-2 19,0 2 0,0 1 6,-3-1 1,0 1 40,0-4-49,1 0 1,-4 0 140,0 0-121,-4 0 0,3 0 7,-2 0 0,-2-2-12,2-1 1,1-2 2,-1-4 0,3-1 11,-3-2 1,1 1 1,-1-4 0,-2 0 42,2-3 1,-2 3-49,-1-1 0,-1 1 133,-2-3 1,1 3-122,-4 0 1,-1 3-15,-5-3 0,2 4-5,-2-1 1,1 2-9,2 0 1,-2 1-14,2 0-197,-2 4 14,6 1 191,0 4 0,2 3-147,6 0 1,3 3 126,6-3 0,-1 4-1,4-1 0,1-1 22,2 2 1,3-5 6,0 1 0,4-2-10,-1-1 1,6 0 8,0 0-1,0-1 10,-3-2 0,1 1-15,-1-5 1,0 4 21,0-3 1,-3 3-18,1-3 1,-2 3-2,1-3 1,-2 4 11,-4-1 0,-1 2 3,-2 1 0,-1 0 7,-5 0 5,0 0 138,-4 0 1,-2 3-96,-6 0 1,-3 4 37,-6-1 0,-2 2-62,-5 2 1,0-1-3,-2 0 0,-1 3-16,-2 0 1,0 1-2,3-1 1,2-1-35,-2 4 0,2-3-10,1 3 0,1-3-106,1 0 0,0 1 128,4-1 0,1 0-50,5-3 1,1-3-29,2 0 0,2-3-93,-2 3 105,2-4 24,1 6 0,1-7 40,2 2 1,2-2 1,4-1 1,0 0 37,0 0 1,4-4-60,3-2 1,1-2 143,1-1 0,0 3-117,0 0 0,-1 0 121,-2-3 0,1 0-62,-3 0 1,2 1 110,-3 2 1,0-2-163,-3 1 1,0 0 0,0 1 1,-1 1-190,-2 2 261,-2 2-232,0-3 0,-3 8 70,2 2 1,-3 2 37,-3 2 1,2-1-15,-2 0 0,-1 0 16,1 0 1,0 0-8,3 0 1,0 0-1,0 0 0,0-3 60,0 0 0,0-3-53,0 3 55,4-4 1,-2 2-5,4-4 9,-4 0-32,2 0 15,0 0-46,-3-4 1,6-1-10,-4-4 1,4 3-71,0 0 1,1-1 92,1-5 1,3 1-6,0-4 1,5 3 16,1-4 1,0 4 3,3-3 1,2 5 31,-2 1 0,0 1 15,-3 5 0,-1 0-6,-2 3 1,-2 1 13,-3 2 1,-1 2 33,0 4 1,0 3-57,0 0 0,-1 4-46,-2 0 1,1 1 14,-4 1 1,0-3-8,-3 0 1,0-1-31,0 1 0,0 1-10,0-3 0,-3-1-40,0-3 1,-3 0-142,3 0 0,-3 0 227,3 0 0,-8 0 0,1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2:26.889"/>
    </inkml:context>
    <inkml:brush xml:id="br0">
      <inkml:brushProperty name="width" value="0.08547" units="cm"/>
      <inkml:brushProperty name="height" value="0.08547" units="cm"/>
      <inkml:brushProperty name="color" value="#E71224"/>
    </inkml:brush>
  </inkml:definitions>
  <inkml:trace contextRef="#ctx0" brushRef="#br0">128 0 8399,'-4'5'-598,"2"2"668,-4-4 1,3 4 69,-3-1 0,3 3 51,-3 0-85,4-4 0,-6 3-38,5-2 0,-1 1-146,1-1 0,1 2 103,-4-2 1,3 1-163,-3-1 0,3 2-38,-3-2 0,1 2 126,-1 1 1,-2-3 48,2 0 0,-6 4 0,-2 5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2:26.052"/>
    </inkml:context>
    <inkml:brush xml:id="br0">
      <inkml:brushProperty name="width" value="0.08547" units="cm"/>
      <inkml:brushProperty name="height" value="0.08547" units="cm"/>
      <inkml:brushProperty name="color" value="#E71224"/>
    </inkml:brush>
  </inkml:definitions>
  <inkml:trace contextRef="#ctx0" brushRef="#br0">109 45 8584,'0'-9'-335,"0"3"468,0 0 1,0 3 73,0-3-315,0 4 198,0-6-54,0 7 26,0-3-197,0 4 1,0 4 61,0 2 1,0 2 59,0 1 1,0 1-129,0 2 1,0-2 23,0 3 1,-1 0 50,-2-1 0,2 0 9,-2-3 1,-1 0-7,1 0 1,-3 0-37,3 0 1,-4 1-6,1 2 1,-5-1-449,-1 5 552,-4-5 0,2 10 0,-4-2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19:41.146"/>
    </inkml:context>
    <inkml:brush xml:id="br0">
      <inkml:brushProperty name="width" value="0.11396" units="cm"/>
      <inkml:brushProperty name="height" value="0.11396" units="cm"/>
      <inkml:brushProperty name="color" value="#E71224"/>
    </inkml:brush>
  </inkml:definitions>
  <inkml:trace contextRef="#ctx0" brushRef="#br0">408 571 10635,'-9'8'-823,"0"-1"294,4-3 310,-3 0 791,7-3-427,-3 3 1,4-5-98,0-2 1,4-1 148,2-2-96,-2-3 1,3 4 23,-4-4 1,3 3 129,-3 0 15,0 0-118,1-3 265,-3 0-230,3 0 1,-3 3-250,2 0 0,-2 3 5,2-3 0,-2 0-180,-1-3 1,0-1 27,0-2 0,3-4-170,0-5 0,3 1 5,-3-4 1,4-3 184,-4-4 0,1 0 32,-1 1 1,-2 2-21,2-2 0,-2-1 153,-1 4 1,0-2-32,0 5 0,-3 1 132,0 2 1,-4 6-171,0 3 1,-1 3 144,-1 3 1,-4 3 10,-2 6 0,-3 6 84,-3 6 0,-2 9-59,-5 4 0,1 5-7,0 0 0,-2 1 3,2 0 1,-3 3 2,6-4 0,2 0 31,1-5 0,3-1-21,3 0 0,-2-4-85,5-2 1,0-2 0,3-4 1,3 2-62,0-2 0,4-1-9,-1 1 1,2-4-15,1 1 0,0 1-1,0 0 0,1-1-23,2-3 0,-1 3-13,4 0 0,-1 1-13,1-1 0,2 1-11,-2 2 1,-1 2 45,1-1 1,-1-2 19,1 1 1,3-1 5,-3 1 1,2-2 7,1-4 0,0-1 51,0-2 1,3-2 76,0-4 0,3-1 49,-3-2 0,4-2 39,0-4 0,0-1-10,-1-2 1,2-2 43,-2-4 0,2-3-56,1-1 1,-4 0 23,-2 1 0,2 2-63,-2-2 1,0-1-22,-3 0 0,-3 1-117,0 3 1,-1-3-38,1 0 1,1 0-3,-4 3 1,0-1-3,-3 1 0,0 0-48,0 0 0,-4 4-58,-2 2 216,-2 6 0,-1 2-1,0 4 1,0 0 55,0 0 1,1 4 26,2 2 1,-1 3-41,4 3 0,-5-1-34,2 4 0,1-3-23,-1 3 1,4-1-110,-1 2 1,-1 0 266,1-4-270,0 0 1,3-3-79,0 0 24,0-4 1,0 0 36,0-2 15,4-2 1,-2 3-180,4-4 279,0 0 0,3 3-83,1 0 0,-4 4-12,0-1 1,-4 2-65,1 1 1,1 1 68,-1-1 1,1 4 9,-1 2 1,-2-1 31,2 1 1,-1-1 4,1 1 0,-2 1-92,2-4 0,1 4 27,-1-4 1,1 3 120,-1-3 0,-2-3-64,2-3 64,2-4 1,0 2 87,4-4 0,0 0 227,0 0 1,1-5-142,2-4 0,3-1 109,3-5 1,1-1-192,2-6 1,3 0 12,6-2 0,-1-2-209,1 2 0,1-2 165,-1-2 1,4 1-134,-4 0 1,0 4 49,-3 2 0,1 2-60,-1 4 1,-3 2 71,0 4 0,-5 4 147,-1 2 1,0 3-201,-6 3 1,2 3 61,-5 6 0,1 2 9,-7 4 1,0 4-31,-3-1 0,0 5-129,0 1 0,-4-3 101,-2 4 0,-2-6-47,-1 2 0,-3-5 50,0-1 0,-4-1 50,4-5 0,-3 1 148,3-4 1,-3-3 21,3 0 1,0-3-63,3 3-12,0-4 1,0 1-239,0-6 1,4-2 21,2-4 1,2-1-175,1-2 0,0 0 28,0-3 0,4 0 55,2-3 1,3-1-22,3-2 1,2 2 29,4-3 0,4 3 82,2 1 0,0-2 36,0 2 1,0-2 311,3 5 1,-1 1-171,-1 2 0,-2 0 111,-2 3 1,-5-1-95,2 7 1,-5 0-34,2 3 0,-5 4-58,0 2 0,-2 6 65,-5 3 1,0 4 45,-3 2 1,-1 2-100,-2 4 0,-2-1 116,-4-2 1,-2 3-40,-1-3 0,2 1-60,-2-1 0,-1 1-13,1-3 0,0-1 53,3-3 1,0-1 11,0-2 0,0-2 76,0-4 0,0 0-361,3 1 200,-2-5-173,3-1 1,0-8-126,2-3 1,6-5-44,3-3 0,5-3 195,1-3 1,5-2-15,-2-4 1,5-1 89,1 1 1,1 0 83,-1 0 1,0 0 17,3-1 1,-3 1-151,3 0 0,-4 5 410,1 4 0,-1 0-78,-2 6 0,-4 3 473,-2 3-497,2 4 1,-4 2-114,2 6 1,-6 3-116,-3 3 0,1 6 43,-1 3 1,0 4-146,-3-1 0,-3 2 134,0 2 1,-3-1-99,3 0 1,-3-3 47,3 0 0,-3-5-143,3 0 0,0-2 116,3-5 1,0 0 97,0-3 0,0 0-36,0 0 0,3-3-79,0 0 1,4-4 11,-1 1 0,2-2 96,1-1 0,1-3 26,3 0 0,-3-4 46,2 1 1,1-2 10,-1-1 0,3-1 35,-3-2 1,3 2 16,-3-2 1,3-1 57,-2 0 0,2-3-59,-3 1 0,1 1-111,-1-1 0,-1 0-27,4-3 0,-3 0-213,3-1 1,-4-2 52,2 0 1,0-1 56,-1 1 0,-3 2-11,-3-3 0,-3 4-158,3 3 202,-4-2 1,1 8-13,-6 0 0,-3 5 183,-6 7 1,-2 4-80,-4 8 1,-1 0 52,1 6 1,-3 2-35,0-2 1,-1 4 12,1-1 1,1 2 19,-1 2 1,3-5-30,3-2 0,-1-2 62,4-1 1,1-3-60,5 0 1,2-4-68,4 2 1,0-3-57,0-1 1,4-1-77,2-2 1,3 1 94,3-4 1,2 0-43,4-3 1,4 0 75,3 0 0,1-1-4,1-2 0,0 1-94,0-4 0,1 1 160,-1-1 0,0-1-89,0 4 0,-1-4 133,-1 1 0,-3-1-71,-4 0 0,0-1 18,0 2 0,0-3-14,1-3 1,-5 2-35,-2-2 1,1-1-19,-1 1 0,0-4-9,-3 1 1,0-4 7,0-2 0,3 1-47,0-4 1,2 1 1,-2-1 1,1-2-135,2 5 1,2 3 137,-2 3 0,-2 5 31,-1 1 1,-5 1 28,-1 5 1,-1-1 27,1 1 86,3 2-64,-8 1 0,3 5-21,-4 4 1,0 0-31,0 0 1,-3 1 41,0 2 1,-4-2-51,4 2 0,-3-2 5,3-1 1,-3 0-6,3 1 1,-1-1-12,1 0 0,2 0 2,-2 0 0,-1 0 42,1 0 0,0 0-73,3 0 1,0 0 38,0 0 1,-1-3-83,-2 0 1,2 0-18,-2 3 53,2 1 1,-2-1 49,0 0 1,-3 0 14,3 0 0,-3 0 21,3 0 1,-3 0 22,3 0 1,-1 0 69,1 0 0,2 0-113,-2 0 0,2-3 16,1 0 1,1-3-59,2 4 29,2-5 1,4 2-42,0-4 29,0 4 1,0-3-48,0 2 0,0-2-2,0-1 0,0 3 66,0 0 0,1 1-13,-1-1 1,0-2 66,0 2 1,0-1-40,0 1 0,0-2 8,0 2 1,0-2 47,0-1 0,4 0 17,2 0 0,1-2 5,0-4 0,4 0 28,-2-6 1,2-1 19,-2 0 1,1-3-68,3 1 1,-3 0-50,2-3 1,1 2-21,-1-5 1,1 2-16,0 0 0,-4 1-40,0 0 1,0 0-194,-3 0 1,1 1 156,-1 2 1,-3 1-15,-6 5 0,3 4 310,-3 2-220,-2 2 126,4 1 1,-7 4-57,2 2 1,-3 2-4,-3 2 0,-2 0-18,-4 2 0,0 1 2,-1 2 1,1 1-71,0-4 0,0 3 50,0-3 1,-1 3-79,-2-2 1,4 0 61,-4-1 1,4-2 66,-4 2 0,3-1-46,3 1 1,-3-2-6,3 2 0,-2-3-7,-1-3 0,4 2-8,2-1 12,-2 1-4,4 1-36,-3 0 0,4-3-2,0 0 1,0-4 1,0 3 32,0-2 0,4-2-2,2 2 1,2 1 72,1-1 1,0 0 21,1-3 0,2 0-11,0 0 0,1 0 149,-1 0 0,2-3-49,4 0 0,-1-3-70,-2 3 1,3-4 37,-3 1 1,2 1-78,1-1 1,0 0-2,0-3 1,-1 0-15,-2-1 1,3 1-128,-3 0 1,2 0 68,1 0 1,0 3-190,0 0 0,3 0 96,1-3 1,-1-1 75,-3-2 1,0 2-38,0-2 0,-3 2 29,0 0 1,0 2-13,0 2 1,-2-2 7,-4 2 0,-1-2-4,-2-1 0,1 3 240,-4 0-279,0 4 120,-3-2-77,0 4 1,-4 0-139,-2 0 1,-2 4 92,-1 2 0,0 1-115,0-1 1,-3 5 106,0-2 1,-2 2-26,2-2 0,1 4 59,-4-1 1,3 0 22,-3-3 1,3 3 80,-3 0 1,4 3-104,-1-3 1,1 0 145,2-3 1,1 0-93,2 1 0,-1-1 10,4 0 1,0 0-3,3 0 1,1-4-9,2-2 1,3 1 1,6-1 0,2 1-3,5-1 1,-1-2 20,0 2 1,3-2-19,0-1 0,4-1-20,0-2 0,1 1 14,1-4 0,-1 4 0,-2-1 1,6-1-3,-3 1 0,2-3-4,-2 3 1,1-3 3,-1 3 1,0-4-3,0 1 1,-3-2-12,1-2 1,-4 0 11,3-2 1,-4 1-1,1-4 1,-3-1-4,-3-5 1,2 2-2,-5-3 0,-3 3 1,-3 1 1,-1-3 0,1 0 0,-2 2 76,-4 1 1,0 4-72,0-4 0,0 6-143,0 0 0,-4 3 54,-2 3 1,-2 2-10,-1 4 0,-4 0 26,-3 0 0,0 4 11,1 2 1,-2 3 51,2 3 1,-2-1 11,-1 4 0,0 1 12,-1 2 0,2 0 5,2 0 0,-1 0 127,4 0 1,0 0-85,3 1 0,3-5 41,0-2 0,4 1-82,-1-1 1,2-3-2,1-3 1,4-3-63,2 3 0,2-4-10,1 1 1,1-2 14,2-1 1,1-1-22,2-2 1,2 1-136,-1-4 0,1-1 92,1-5 0,-3 2-113,0-2 0,-1-1 208,1 1 1,1-5 6,-4 2 0,4 2 12,-4 1 0,0-1 177,-3 1 1,-1 0-45,-2 3 107,2 0 1,-4 3 293,2 0-452,-2 4 1,-4-1-98,0 6 0,0 2 18,0 4 0,0 3-29,0 0 1,-4 4 24,-2-1 1,-2 2-129,-1 1 0,0-1 96,0-1 0,1 1-121,2-2 1,-1-2 25,4-1 0,0-2 66,3-1 26,0 0 0,5-4 50,4-2 0,2-2 8,7-1 1,2-3-20,7 0 1,1-4 18,-1 1 0,4-3-80,2-3 1,1 2-10,0-2 1,-3 5 200,-4 1 0,-4 4-144,-1-1 1,-4 3 145,-3 3 0,1 2-52,-4 4 1,-1 0 20,-5 0 0,2 3-93,-2 0 1,-2 3 4,-1-3 0,-2 4-31,-1-4 0,-1 0-29,-2-3 1,1 0-68,-4 0 0,0-1 50,-3-2 0,0-1-126,0-2 0,0-2 101,0 2 0,3-2-8,0-1 1,4-4-29,-1-2 1,2-2-125,1-1 0,4-4 14,2-2 0,3-5 113,3-2 1,2-2-13,4 3 1,3-3 2,1 3 1,-1 0-17,-3 2 0,0 2 236,0 2 1,-4 3 367,-2 6 0,-2 2-237,0 4 1,-5 1-2,-2 2 1,1 6 52,-1 6 0,0 5-3,-3 1 0,0 4-272,0-4 1,0 1 89,0-1 0,4-3-304,2 0 0,-1 0-77,1-6 0,0 3-165,3-3 0,-3-1 134,0-5 0,0 1-239,3-4 543,0 0 0,0-7 0,0-1 0</inkml:trace>
  <inkml:trace contextRef="#ctx0" brushRef="#br0" timeOffset="282">1733 83 10581,'-9'-4'-474,"4"3"0,2-3-1367,6 4 1906,2 0 1,8-5 0,1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2:20.679"/>
    </inkml:context>
    <inkml:brush xml:id="br0">
      <inkml:brushProperty name="width" value="0.11396" units="cm"/>
      <inkml:brushProperty name="height" value="0.11396" units="cm"/>
      <inkml:brushProperty name="color" value="#E71224"/>
    </inkml:brush>
  </inkml:definitions>
  <inkml:trace contextRef="#ctx0" brushRef="#br0">844 19 12789,'-6'0'-444,"0"0"217,0 0-7,1 0 872,-3-4-323,3 3-204,-4-3 1,3 3 37,0-2-187,4 2 1,-4-3-265,3 4-8,2 0 115,-3 0 0,3 0 137,-2 0 461,2 0-152,-3 0 921,4 0 1,-4 1-867,-2 2 0,0 2 132,-3 4 1,1 0-227,-7 0 0,-1 1 132,-5 2 1,-4 3-116,-5 6 1,0 1 15,-6 5 0,0-1-18,-6 7 1,0 1-4,-4 2 1,4-3-72,0 0 0,6-3-27,0 0 1,7-6-20,2-3 1,1-2-8,4-1 0,4-3-286,3-3 0,4-2-5,-1-1 0,3-3-554,3 0 348,-2-4-364,7 2 641,-3-4 0,1-1-620,0-2 13,0 2 268,3-7 0,-3 6 512,0-4-45,0 4 271,3-2-72,0 4-668,-4 0 716,3 4-370,-3-3 211,4 3-633,0 0 271,0-3-668,0 3-1002,0-4 1935,-5 0 1,0 0 0,-4 0-1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5:02.284"/>
    </inkml:context>
    <inkml:brush xml:id="br0">
      <inkml:brushProperty name="width" value="0.11396" units="cm"/>
      <inkml:brushProperty name="height" value="0.11396" units="cm"/>
      <inkml:brushProperty name="color" value="#E71224"/>
    </inkml:brush>
    <inkml:brush xml:id="br1">
      <inkml:brushProperty name="width" value="0.08547" units="cm"/>
      <inkml:brushProperty name="height" value="0.08547" units="cm"/>
      <inkml:brushProperty name="color" value="#E71224"/>
    </inkml:brush>
  </inkml:definitions>
  <inkml:trace contextRef="#ctx0" brushRef="#br0">463 292 15344,'5'-9'-799,"3"0"807,-2 0 0,-1 0-202,1 0 222,0 0 179,-1 0 0,2 0 15,-4-1 0,0 4-159,-3 0-282,0 4 1,3-3 420,0 2-268,0 2-229,-7-3 0,-2 5 155,-6 2 0,1 2 104,-4 4 1,-1 0 161,-5 1 1,0 2-177,-3 0 0,1 3 218,-1-3 0,1 1-63,2-1 0,2-2-28,1 2 0,1-2 511,5-1 0,0 1-433,3-1 0,1 0-215,2 0 0,-1 0-74,4 0 0,1-1-192,5-2 1,0 2-21,6-2 0,-1 1 91,7-1 0,0 1 66,3-4 0,3 3-8,1-3 0,2 0 71,-3-3 1,3 0 100,-3 0 1,0 0 38,-2 0 1,-4-1 349,0-2 1,-1-2 21,1-4 0,1 0-35,-4 0 0,0 0-190,-3 0 1,4 0 115,-1 0 1,0 0-215,-3 0 1,0 0 21,0 0 32,0-1-120,0 1-63,-4 4 31,-1 1 0,-8 5 114,-2 2 0,-2 5-136,-1 4 1,-1 2 29,-2-2 1,1-1 48,-4 4 0,2-1-23,-2 1 1,3 1 24,-3-4 1,4 3-25,-1-2 0,1-1 6,-1-3 0,5 0-135,-2 0 1,2 0 163,-2 0 1,-1 0-61,1 0 0,3-3-36,0 0 1,0 0-6,-3 3 0,3 0-91,0 1 0,0 3 53,-3 2 1,2 3-77,-2 3 1,2 2 199,-5 4 0,-2 8-93,-2 1 0,-1 3 124,-1 1 0,0 1-206,0 4 0,0 4-11,0-1 0,2-3 49,1-2 1,3-1-155,-3 3 0,1 1 178,-1-1 0,-1-5-35,4-3 1,0-2-155,3-5 0,0-1 77,3-4 0,-2 0 87,2-4 0,2-3-19,1-3 0,-1-4-31,1 1-7,0-5 111,3 1-134,0-7 257,0-5 1,5-6-80,4-9 0,4-4 66,6-4 1,3-5-122,2-8 1,3-3 53,3-8 1,-1 2 5,1-5 0,-3 2 22,-3 1 0,1 1 79,-3 1 0,-5 3-19,-5-2 1,-6 2-112,-3 4 1,-2 2 146,-1 3 0,-4 1-126,-2 0 0,-3 2 23,-3 1 1,1 6-98,-5-3 1,4 9 37,-3-1 1,4 4-36,-1 6 0,2 4 72,1 5 1,3 2 108,0 1 1,3 5-157,-3 4 0,4 1 38,-1 5 0,3 3 49,3 4 1,2 3-120,4-1 1,1-2 39,2-1 1,5-1 34,4-2 0,4-4 19,0-2 1,2-6-9,3-3 1,1-2 92,3-1 1,4-1 12,-2-2 1,3-2 79,-3-4 0,-3-3 67,0 0 1,-2-2 16,2 2 0,-4 1 1,1-4 1,-5 1-67,0-1 0,-5-1-126,1 4 0,-5-3-40,-1 3 0,-4-4-50,1 4 0,-5 0-34,0 3 1,-4-3-89,3 0 0,-4 0-182,1 3 23,-2 0-64,-1 4 184,0 1 0,0 5 35,0 2 1,-3 3 81,0 6 0,-3 2 41,3 4 0,-5-3 61,2 0 0,2 0-20,1 4 1,2-4-61,1 0 1,-3-3-203,0 3 248,0-4 1,4 1-124,2-6 26,-2-2 1,7-4 319,-2 0 1,3-4 68,0-2 1,1-2-162,2-1 1,1-4-17,2-2 1,5-2-19,-2-1 0,-1-1-19,-1 1 1,-4 0 69,3 0 0,-4 1 36,1 2 1,-3-1-204,-3 4 0,1-1-117,-4 4 188,0 4-115,-3 1 1,0 6-3,0 4 1,-3 4-14,0 9 1,-7 2 46,1 0 1,-2 4-32,2-1 1,0 3-124,0 0 0,3-4 86,0-2 0,4-2-10,-1-1 1,2-3-112,1 1 0,1-5 83,2 1 0,3-6 167,6-3 1,-1 1-22,4-1 0,0 0 59,3-3 1,0-4 74,0-2 1,1 1 39,-1-1 0,0 0 14,0-3 1,3-3 8,0-1 0,4-3 18,-4 1 0,3-2-100,-3-1 0,3 0 89,-3 0 1,1 0-172,-4-1 1,-1 4 71,-2 0 0,1 1-166,-4-1 0,0-1-27,-3 4 0,-3-1-52,0 0 1,-4 3-178,1-2 0,-1 2 21,-2 1 0,-5 4 145,-1 2 1,-3 2-41,-3 1 0,-2 3 156,-4 0 1,0 7 15,0-1 1,-3 6 70,-1 1 1,1 1 26,3 1 1,3 0 31,0 0 0,4-1 45,-1-2 0,3 1 1,3-3-249,2 3 0,4-6-276,0 2 182,0-2 0,1-2-39,2-2 0,1-1 158,2-2 0,2-2 95,-2 2 0,3-1 7,3 1 0,-1-2 44,4 2 1,-3-2-9,3-1 0,0 0 101,4 0 1,-1 0-140,0 0 1,3-4 184,0-2 0,1 1-94,0-1 1,-2 3-83,4-3 0,-3 1-20,3-1 0,-3-1 28,4 4 0,-4-1-29,3 1 0,-4 2 47,1-2 1,-5 3-17,0 3 0,-6-1-117,-1 4 1,-1 0-128,-5 3 1,0 1 41,-3 2 0,0-2 11,0 2 1,-2-2 91,-4-1 1,-1 1 16,-8-1 0,1 0 30,-4 0 0,1-1-20,-7-2 0,3 2 156,-3-2 1,0-2-95,0-1 0,-1 1 150,4-1 1,0 0-54,3-3 1,0-1-103,3-2 0,-1 1-114,4-4 1,3 3-55,3-3 0,4 0-135,-1-3 1,2 0 10,1 0 0,4 1 173,2 2 0,5-3 43,1 3 1,4 1 66,-1-1 1,3 4 182,0-1 0,0 2-121,0 1 0,0 4 7,0 2 0,3 2 54,1 2 0,-1-1-48,-3 0 1,3 0-298,0 0 1,0 0 110,-2 0 1,-1-4-117,0-2 1,1-2 151,2-1 0,-2-1 229,2-2 0,-1-3 6,-2-6 1,3 1 92,0-4 1,4-2-173,0-4 1,-2 1-6,1-4 0,0 1-165,3-1 0,-3-3 138,1 3 1,-5-3-337,1-3 1,-5 2 4,-1-3 0,-4-1-23,1-1 0,-1 1 109,-2-2 0,-4 3 6,-2 1 0,-2 0 5,-1 5 1,-1 2 101,-2-1 1,-2 5-58,-4 1 1,2 5-6,1 7 0,0 2 180,-3 4 0,-3 5 29,0 4 0,-3 8-187,3 7 1,-4 6 77,1 3 1,-2 4-5,-2 2 0,4 2-1,0 5 1,4 2-129,-1 0 1,2 1 141,1-4 1,0-1-158,0-5 1,4-2 58,2-10 1,2 1-73,1-10 0,0 1 439,0-7 0,5-1-22,4-5 1,1-2 116,5-4 1,1 0-233,5 0 1,2-1-89,5-2 0,-4-2-66,0-4 1,-1-4 53,1-2 1,0 1-13,-3-1 0,-2-1 73,2-2 0,-5-3-66,-1 0 0,-1-3-64,1 3 0,2-2-9,-5 2 1,3 2 11,-3-2 1,0 3 361,-3 3-184,0 2-128,0 8 0,-4 2-22,-2 6 1,-2 6-55,-1 6 0,-4 6 31,-2 3 0,-3 2-22,-3 2 0,2-1-27,-2 0 0,2 2 11,1-2 1,1-1-15,2-8 1,2-1-194,4-2 1,0-2 97,0-4 1,1-3 124,2 0 1,2-4 89,4 1 0,1-3 126,2-3 1,-1-2-40,4-4 0,0-1 8,3-2 0,1-1-36,-1-2 0,0-2 24,0 1 1,-3-1-14,0-1 1,-3 0 59,3 0 1,-4 1 16,2 2 0,0-1-311,-1 3 255,0 1-137,-3 3 1,-1 8 27,-2 4 1,-2 6-186,-4 6 1,0 1 49,0 5 0,0 1-132,0-1 1,-3 3 176,0-3 1,0 1-173,3-4 0,0-3-42,0 0 0,0-3 37,0 3 0,1-7 40,2 1 1,-1-5 244,4 2 1,-3-4 73,3 1 1,0-1 83,3-2 0,0-5 4,0-1 0,1-2 128,-1-1 1,1-1-152,2-2 1,-2-1-18,2-2 0,-1-3-158,1 0 0,-5-2-39,2-4 0,-6 0-185,0-3 1,-2 3 36,-1-1 0,-4 4-113,-2-3 1,-3 4 240,-3-1 1,2 2-127,-2 1 0,2 0 150,1 3 1,0 3-31,0 6 0,0 2 174,-1 4 1,-2 5 20,0 4 0,0 5-79,3 7 0,0 0 3,0 3 0,0 3-54,0 3 0,4 2-93,2-2 0,2-2 60,1 2 1,0 1-116,0 0 1,0-2-1,0-5 0,1 0-63,2-6 0,2-2 165,4-10 1,4-2 351,2-4 0,2 0-86,1 0 1,5-4 175,1-2 1,-1-2-195,1-2 1,-3 2 49,3 2 1,-6-1-25,0 4 0,-3-3 19,0 3 0,-2 0-173,-4 3 1,0 0-114,0 0 1,-3 0-69,0 0 0,-3 4-106,3 2 0,-4 2-71,1 1 1,-3 1 146,-3 3 0,-2 1 243,-4 4 0,-1-1-106,-2-2 1,2 2-56,-2-2 1,2-1 75,1 2 1,0-5-72,0 1 0,3-5 212,0-1 59,4-4-524,-2 2 103,4-4 1,0-4-16,0-2 0,1-2 17,2-1 0,2-4 67,4-3 0,0-1 59,0-1 1,3 0-17,0 0 1,4-3 38,-1 0 0,-1-1 53,2 4 1,-1 1 40,3 2 0,-1 2 327,-2 4 0,1 1-76,-4 2 1,3 2 12,-3 4 0,4 1-190,-4 2 0,3 3-160,-3 6 1,1 2 22,-1 4 1,-1 3-26,4 0 0,-4 5-90,1-2 1,2-2-196,-2-1 0,3-2-110,-3-1 1,3-2 170,-3-1 1,3-4-87,-3 1 1,4-6 218,0-3 0,1-2-136,1-1 0,-3-4 97,0-2 1,-3-5 41,3-1 0,-4-4 51,1 0 1,-5-4 115,-4-1-52,-2-8 0,-1 5 1,0-8-1</inkml:trace>
  <inkml:trace contextRef="#ctx0" brushRef="#br0" timeOffset="161">3521 672 11409,'-32'-32'-802,"-3"-3"339,5 1 0,-6-1-305,3-1 1,-4-2 537,7-1 0,1 0 239,5-7 1,1 3 148,5-5 0,1 2-134,2 4 1,2 3 32,4 5 1,-1 7 152,-2 6 1,2 4 321,-2 5 0,-2 4-319,2 8 1,-3 5-13,3 4 0,-4 8 18,1 7 0,2 4-225,1 6 1,6-1-493,3 6 0,2-2 509,1-4 0,0-2 0,0-4 0</inkml:trace>
  <inkml:trace contextRef="#ctx0" brushRef="#br1" timeOffset="474">1843 282 8565,'45'-8'0,"4"-1"459,3-6 0,6 6 697,6 6 0,4 2-898,8 1 0,-7 4 18,1 2 1,-7 3-2658,-5 3 2237,-5 2 1,-11 4-1,-2 0 1</inkml:trace>
  <inkml:trace contextRef="#ctx0" brushRef="#br1" timeOffset="1462">499 2196 8399,'-4'-9'0,"3"0"607,-2 0 67,2 4-607,1 1 0,7 3-343,2-2 0,3 2 135,0-2 1,1 2-218,3 1 0,4 0-137,-2 0 313,2-4 0,0 3 155,4-2 0,-1 2-8,7 1 0,-3 0 131,6 0 1,4 1-120,2 2 1,8 2 319,2 4 0,6 0 14,2 0 0,8 0 24,-2 0 0,11 0-228,2 0 1,-1-4-38,1-2 0,4-3-234,2-3 0,2-6 225,-3-6 1,1-6 44,0-3 1,-1-2-58,1-2 0,-5 5-628,-5 2 0,-1-1 3,-8 1 1,2-1 575,-8 4 0,-4 2 0,-6 2 0,-1 2 0,4-2 0,2-2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4:53.284"/>
    </inkml:context>
    <inkml:brush xml:id="br0">
      <inkml:brushProperty name="width" value="0.11396" units="cm"/>
      <inkml:brushProperty name="height" value="0.11396" units="cm"/>
      <inkml:brushProperty name="color" value="#E71224"/>
    </inkml:brush>
  </inkml:definitions>
  <inkml:trace contextRef="#ctx0" brushRef="#br0">245 649 16778,'-4'-5'-5037,"3"1"4661,-7 0 1,6 3 352,-4-2 1,3 3 326,-3 3 0,3-1-68,-3 4 0,0-1-130,-3 1 1,0 2 65,0-1 0,0 1-297,0 1 0,0 0 494,-1 0 1,1-2-42,0 2 0,0-2-57,0 5 1,-3-1-220,0 1 0,0-2 68,3 2 0,0 2-182,0-2 1,1 1-45,2-1 1,-3-2 78,3 2 0,2-2-381,1-1 170,2 0 1,1 0-55,0 0 1,1-4-116,2-2 0,2-2 291,5-1 0,0 0 56,2 0 1,-1-5 174,4-4 0,1-4-45,5-5 0,-2 0 15,2 0 0,-1-1 65,-2-3 0,0 2 35,0-4 0,-3 4 132,0-1 0,-1 2-277,2 1 1,0-4-36,-4 1 0,0-1-158,-3 1 1,0 1 25,0-5 1,0 4-20,0-3 1,-4 3 15,-2-3 0,1 3-65,-1-4 0,0 5 51,-3-1 0,0 2-33,0 1 0,0 1 35,0 2 1,-3 1-38,0 5 1,-4 0-17,1 0 1,-2 1 67,-1 2 1,0 2 100,0 4 1,-1 0 145,-2 0 0,1 5 66,-4 4 1,2 4 0,-2 5 0,3 2-40,-3 1 1,4 3 88,-1 6 1,2-2 14,1 3 0,3 0-71,0-1 1,4 0-237,-1-2 0,2-1-73,1 0 0,4-3-170,2 0 1,2-3-65,1 0 0,-2 1 66,2-1 0,-2-3-128,5-3 0,-1-4 239,1 1 0,-1-4 98,5-2 0,-4-3 105,3 3 0,-3-4 47,3 1 1,-1-2 129,1-1 0,1 0 60,-4 0 0,5-4 90,-2-2 0,-1-2 63,1-1 1,-1-2-92,1-1 1,2 2-98,-2-2 1,-1-1-67,2 1 0,-5-1-112,1 1 0,1 2 30,-1-2 0,-1 0-86,-5 0 1,2 2-84,-2-2 1,1 2-26,-1 1 1,-1 0-95,-2 0-116,-2 0 2,3 0 237,-4 4-113,0 1 0,-4 5 296,-2 2 0,-2 3-37,-1 6 1,0-1-44,0 4 1,0 0 0,0 3 0,0-3 49,0 1 0,3-4 22,0 3 0,4-3-147,-1 3 1,-1-4 139,1 1 1,0 1-300,3-1 1,0 1 20,0-4 0,1-3-28,2 0 0,-1-1 1,4 1 1,0-1 80,3-2 1,0-2 79,0 2 0,1-2 90,2-1 0,-1 0-25,4 0 0,0-3 81,4 0 1,0-4 47,2 1 1,-2-2 112,2-1 1,1 3-16,0-1 1,2 1-83,-3-3 1,1 0-9,-1 0 0,-2-3 0,3 0 1,-3 0 3,-1 3 0,0-3-67,0 0 1,0 0-9,0 3 1,-2-1-9,-1 1 0,-4 0-14,1 0 0,-2 0-108,-1 0 50,0 0-104,0 0 21,-4 0-3,-1 0 1,-8 4-116,-2 2 1,-2 1 72,-1-1 1,-1 2-6,-2-2 1,-1 2 92,-2 1 1,-3 1-141,3 2 1,1-2 157,-1 2 1,1 1-17,-1-1 1,-1 3 129,4-3 1,0 1 109,3-1 0,-2 1-9,-1 2 0,2 2-8,-2-2 1,5 3-56,1 3 1,1-1-154,-1 4 1,-1-2 61,4 2 0,0-3-114,3 3 0,0-4-83,0 1 0,3-2-54,0-1 1,4-1-18,-1-2 1,5-2 124,1-4 1,4-1 131,-1-2 1,3-3 92,0-6 1,0-2-13,0-4 1,3-4 72,0-2 1,2-3-34,-2 0 0,-1 0 214,4 0 0,-3 0-55,3-1 0,-3-2-174,0 0 1,-1 0-126,1 2 0,-5-2-84,2 0 1,-3 1-114,1 4 1,0-3 119,-4 4 0,0-3-98,-3 6 0,-1-4 79,-2 4 0,-2 1-52,-4 5 0,0 2 14,0 4 1,-1 4-78,-2 2 1,-6 4 327,-6 5 1,-2 5 0,-1 10 1,-2 5 21,-1 5 0,-1 6-90,-2-1 1,-1 5 8,4-1 0,-1 2 36,4-3 1,1 0-3,2-6 0,-1-2 92,4-4 0,0 0-283,3-3 1,3-2-62,-1-4 0,2-3 37,-1 0 0,-1-4-136,4 2 0,-3 0 4,3-1-303,-4 0 303,6-3 23,-3-4 1,4-5 228,0-6 0,4-6 1,1-2-1</inkml:trace>
  <inkml:trace contextRef="#ctx0" brushRef="#br0" timeOffset="233">673 258 13671,'-30'4'197,"3"2"0,9 3 247,0 4-266,2-3 1,3 6-250,4-4 0,1 0-497,5-3 239,0 4 1,3 0-380,0 2 1,0-5-533,0-4 1094,0 1 1,8-2 0,2-1 0</inkml:trace>
  <inkml:trace contextRef="#ctx0" brushRef="#br0" timeOffset="2176">1371 686 17074,'-1'5'-700,"-2"-2"1,2-1-73,-2 1 937,2-2-82,1 3-891,0-4 625,0-4 0,1 0-32,2-2 0,1-2-606,2 2 710,2-2 0,-6-2 53,4 1 1,0 0-198,3 0 0,-3-4 22,1-2 0,-1 1 292,3-1 1,3 0-88,0-3 0,1-1 31,-1 1 1,-1 0-25,4 0 1,-3 0-33,3 0 0,-2 0 92,2-1 0,-1 1-38,1 0 1,2 3 122,-2 0 0,-1 7 34,1-1 0,-4 6-102,2 0 0,0 2 25,-1 1 1,-1 4-213,-5 2 1,1 7-100,-4 5 1,0 4 51,-3 5 1,0 2 7,0 1 1,-4-4 5,-2 4 1,-1-5-44,1 3 0,-2-2 117,2-5 1,-2 0 22,-1-3 1,1-4 205,1-1 1,-1-3 383,2-1-288,-2 0 1,-1-1 5,0-2 0,0-2-55,0-4 1,0 0-61,0 0 0,3-5-228,0-4 0,4-4-69,-1-5 1,2-1 55,1 1 0,4 0-47,2 0 0,2-1 106,1-2 1,3 2-88,0-3 1,4 3 86,-1 1 1,3 0 60,0 0 1,0 1 261,0 2 0,-1-2-22,-2 5 1,2 1 45,-2 5 1,-1-1-116,-2 4 0,1 0-86,-1 3 0,0 0-68,-3 0 1,-1 4-190,-2 2 1,2 3-91,-2 3 1,-2 1 8,-1 3 0,-1 1 56,1-2 0,-2 2-38,2 1 1,-2 3 74,-1 0 1,-3-2 43,0-4 0,0-1-25,3 1 1,0 1 220,0-4-41,0 0 0,4-4-45,2-2 1,-1 1 20,1-4 0,1 0 104,2-3 0,0 0 23,0 0 1,0 0-54,0 0 0,1-3 106,2 0 0,-2-4 14,2 1 1,1-2 28,-1-1 0,1-3 14,-4 0 1,0-1-63,0 1 1,-1 1-170,-2-4 1,1 2-108,-4-2 0,3 3-16,-3-3 1,3 1-80,-3-1 1,0 2-75,-3 4 0,1 0-346,2 0 326,-2 4 145,3 1 0,-7 5 172,0 2 1,-4 5-42,1 4 1,1 4-29,-1-1 0,0 2 26,-3 1 0,3 0 49,0 1 1,4-1-59,-1 0 1,2-1-4,1-2 0,0-2-89,0-4 0,1 0-140,2 0 0,2-4 182,4-2 0,0-2 141,0-1 1,0 0 16,0 0 0,3-4 107,0-2 0,3-2-21,-3-1 1,5-3 15,-2 0 0,-1-3-59,1 3 0,-4 0 97,1 3 0,-2-3-164,-1-1 0,-1 1-85,-2 3 1,-2-3-108,-4 0 0,0 0-133,0 3 0,-4 0-83,-2 0 0,-6 1 171,-3 2 0,-2-2 38,-1 2 1,0 1-153,0-2 0,-1 1 98,1-3 0,3 3 64,0 0 0,4 0 57,-1-3 0,2 1 22,1 2 0,3-1 123,0 4-60,4 0-39,-2 3 1,4 1-82,0 2 1,4 3-43,2 6 1,3-1 15,3 4 0,-1 0 211,4 4 1,0-2-97,3-2 1,0 2 63,1-2 1,-1 1-168,0-1 0,0-2 29,0-3 1,3-2 77,0-2 1,1-2 184,-4-4 1,1-3 2,2 0 0,-2-4 80,2 0 1,-1-2 81,-2-3 0,-1 1-127,-2-4 0,2 3 11,-2-3 1,-1-1-134,1-5 1,1 1-24,2-1 1,-3-1-203,0 1 1,0-3 94,3 3 1,-4-1-243,-2 4 1,-1-3 54,-2 0 0,0-3 24,0 3 1,0-4 58,0 4 0,-4-1 14,-2 1 1,1 3 50,-1 0 0,0 0-8,-3 6-122,0 0 125,0 7 0,-4 6 66,-2 8 1,-2 5 17,-1 8 1,0 5-180,0 6 1,0 2 109,0 2 0,2-1-29,1 0 0,4 1-28,-1-1 1,-1-4 22,1-2 0,0 0 107,3 0 0,-1-3-114,-2 0 0,2-1-106,-2-4 1,-1-5 63,1-5 400,-4-6 0,5-2 164,-4-4 0,3-4-117,-3-2 1,3-6-202,-3-3 0,3-7 110,-3-2 0,3-3-73,-3-3 1,0 2 121,-3-3 1,3 0-323,0 1 1,1 4 114,-2 4 1,-1 2-603,2-1 1,-2 2 286,-1-2 1,0 2-19,0 1 1,0 3 119,0 3 1,0 3 69,0 3 1,0 2 118,0 4 1,3 2 88,0 4 0,0 4 3,-4 8 1,4 1-53,0-1 0,4 3 4,-1 0 1,3 0-80,3-3 0,3-4-7,6-1 0,7-4 62,5-3 0,6-2-35,3-4 0,3-1-99,0-2 0,3 1 113,0-4 1,4 0 768,-4-3 0,3-1-254,-2 1 1,2 0-607,-3 0 0,5 0 66,-2 0 1,5 1-478,2 2 1,-4-2 486,-2 2 0,-5-2 0,2-1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5:23.004"/>
    </inkml:context>
    <inkml:brush xml:id="br0">
      <inkml:brushProperty name="width" value="0.11396" units="cm"/>
      <inkml:brushProperty name="height" value="0.11396" units="cm"/>
      <inkml:brushProperty name="color" value="#E71224"/>
    </inkml:brush>
    <inkml:brush xml:id="br1">
      <inkml:brushProperty name="width" value="0.08547" units="cm"/>
      <inkml:brushProperty name="height" value="0.08547" units="cm"/>
      <inkml:brushProperty name="color" value="#E71224"/>
    </inkml:brush>
  </inkml:definitions>
  <inkml:trace contextRef="#ctx0" brushRef="#br0">173 817 9455,'-5'0'-601,"-3"0"0,6 0 462,-4 0 1,3 3 136,-3 0 17,4 0-50,-2 1-58,-1-3 7,4 3 24,-3 0 0,4-2 9,0 4 1,0-3-76,0 3 1,0-3 39,0 4 1,0-4-137,0 3 156,0-4 27,0 6 0,0-6-6,0 4 0,0-3 8,0 3 69,0-4 0,1 2-77,2-4 59,-2 0 0,5 0 45,-3 0 1,-1 0 78,4 0-23,0-4 0,2 2 137,-2-4-142,2 4 1,-6-2 151,4 4-206,-4 0 7,2 0 0,-4 1 26,0 2 0,-1-1-1,-2 4 1,1 0-7,-4 3 0,0 1-84,-3 2 0,0-2-11,0 2 1,3-3-52,-1-3-158,5 2 0,-2-6-96,4 5 147,0-5 1,5-6 109,5-9 1,0 1-2,5 0 0,-4-1 40,1 1 1,-2 0 134,-1 3 1,0 0-58,0 0 1,-3 1 442,0 2-139,-4-2-250,2 3-66,-4-5-38,0 5-42,0 1 46,-4 4 1,-1 1-29,-4 2 0,1-1-4,2 4 0,1-4-28,2 1-30,2-1 75,-3 2 0,5-3-192,2 2 0,2-2-5,4-1 1,0 1-130,0 2 1,0-2 75,0 2 257,1-2 0,-1 3 0,0 1 0</inkml:trace>
  <inkml:trace contextRef="#ctx0" brushRef="#br1" timeOffset="1879">408 899 8454,'5'-4'-1364,"3"2"1296,-2-4 97,-2 4 0,4-3 66,-2 2 0,2 1 10,1-4 0,0 3-116,0-4 1,-3 4-22,0-3 17,0 4 1,3-3 88,1 2-187,-5 2 153,3-3-36,-3 4 1,1 0-85,0 0-11,-4 4 85,6 1 5,-3 4 1,0 1 0,-2-1 0,-1 0-2,1 0 1,-2 1 2,2 2 1,-2-2-4,-1 2 0,0-2-1,0-1-1,0-4 85,4-1 1,-2-8 10,4-2 0,-4-2 54,1-1 1,-2 0-115,-1 0 1,0 3 38,0 0 0,0 0-29,0-3 0,0 3 54,0 0 16,0 4-22,-4-6-79,3 7-20,-3-3-122,0 4 180,3 0-338,-3 0 289,0 0 0,2 3-67,-4 0 1,3 3 7,-3-3 1,4 1-48,-1-1 94,-2-2 1,3 3-14,-4-4 1,4-1 150,-1-2 0,2-2-87,1-4 1,0 0 127,0-1 1,0 1-143,0 0 0,1 3 169,2 0-114,-2 0-48,3-3 0,-1 3-9,0 0-35,0 4-110,-3-6 164,0 7-271,0-3-348,0 4 537,0 4-31,-4 1 42,-1 4-59,-4 0 88,0 0 0,1-3-20,1 0 1,2-4-123,2 1 52,2 2 0,-4-3-367,2 4 236,2-4 221,-3 2 0,0-4 0,-1 0 0</inkml:trace>
  <inkml:trace contextRef="#ctx0" brushRef="#br1" timeOffset="2526">136 355 8371,'-6'-2'0,"3"-1"0,-1-2 0,1-4 0,-1 3 0,1 0 0,2 4 0,-3-6 0,4 7 0,0-3-125,0 4 80,4 0 1,-2 1-138,4 2 0,-4 2 76,1 4 0,1 1-137,-1 2 1,1 3 54,-4 3 1,0 0 57,0 0 0,0 3 10,0 0 0,-2 1 29,-1-4 1,2 3 49,-2 0 1,-1 0-38,1-3 0,-1 3 99,1 1 1,1 0-71,-4-1 0,3-1 49,-3 4 0,0 1 0,-3-2 0,0-1 0</inkml:trace>
  <inkml:trace contextRef="#ctx0" brushRef="#br1" timeOffset="2918">488 28 8444,'-3'-9'0,"0"0"565,0 4-386,-1 1 0,3 5-170,-2 2 0,-1 3-437,1 6 1,-4 2 123,1 4 198,-2 0 1,-1 3 62,0 1 0,-3 6-130,0-1 1,-5 6 1,2 1 0,-1 0 90,1-1 1,-1 2-74,4-1 1,-3 0 24,3-1 1,1 1-99,5-3 1,-2 1 155,5-5 1,-3 2 70,3-4 0,0-4 0,3-3 0,0-1 0,0-5 0,0 0 0,0-3 0,1-1 0,2-2 0,-1 1 0,4-4 0,1 5 0,2-7-94,0 2 1,-3-1 138,0 1 2,0-2-47,-1 7 0,3-7 0,-3 3 0</inkml:trace>
  <inkml:trace contextRef="#ctx0" brushRef="#br1" timeOffset="3177">55 617 8367,'-15'0'0,"0"0"0,7 0 372,-2 0 37,7 0-330,-1 0-238,4 0 0,1-3-169,2 0 192,7 0 1,3 1 53,2-1 0,1 2-160,-4-2 1,3 2 11,-3 1 0,0 0-223,-3 0 1,3 0 452,1 0 0,-1 1 0,-3 2 0,0-2 0,0 8 0,0-4 0</inkml:trace>
  <inkml:trace contextRef="#ctx0" brushRef="#br1" timeOffset="3651">418 599 8361,'-9'0'-278,"4"-4"-274,-3-1 34,7 0 440,-3 1 648,4 4-569,0-4-64,4 3 1,1-4-2,4 2 0,3 2 38,0-2 1,0-2-3,-3-1 1,3 1 26,0-1 0,0 3-2,-3-3 0,0 3 29,1-3 0,-1 3 11,0-3 1,0 3 16,0-3 36,0 4-76,0-6 0,0 4-2,0-2 1,-4-3-43,-2 3 0,1 1-24,-1-1 1,0 0-13,-3-3 0,0 0 4,0 0 1,-1 3-25,-2 0 1,0 1 176,-6-1 0,2-1-122,-5 4 0,1 0 240,-1 3 1,-1 4-129,-2 2 1,-2 3-17,5 3 1,-3-1-30,3 4 0,-3 0 1,3 4 1,0 2-23,3 0 1,1 1-26,2-1 1,2-2-205,4 2 1,0-2 126,0-4 0,0 1-130,0-4 1,7-3 52,2-3 1,10-4 58,2 1 1,4-6-24,2-3 1,4-2-101,-1-1 228,4-4 0,-2-1 0,5-4 0</inkml:trace>
  <inkml:trace contextRef="#ctx0" brushRef="#br1" timeOffset="4442">598 989 8423,'5'-5'0,"3"4"0,-2-2 0,7 2 140,6 1 1,0 0 48,5 0 0,4 0-242,5 0 1,0 0-259,0 0 1,0 0 177,3 0 0,4-5-94,-1-4 1,3 0-217,-2-3 1,-1-1 162,-3 1 0,-2 0 280,-1 3 0,-4-4 0,-2 3 0,-5-3 0</inkml:trace>
  <inkml:trace contextRef="#ctx0" brushRef="#br1" timeOffset="5339">707 1189 8443,'5'-4'-576,"-1"3"1,-3-3 802,2 4-34,-2 0 1,4-3-171,-2 0-45,-2 0-117,7 3 184,-7 0 1,3-1-63,-4-2 0,0 1 99,0-4-96,0 4 1,-1-3-55,-2 2 0,1 2-147,-4-2 1,0 2 130,-3 1 1,-1 0-149,-2 0 0,2 3 245,-2 0 1,2 4-83,1-1 1,1-1 170,1 1 0,-1-3-108,2 3 1,2-3 135,1 3 0,-1 0-109,1 3 1,-1 0 25,1 0 0,2 0-12,-2 1 0,-1-1-21,1 0 1,0 3-15,3 0 0,1 0-12,2-3 1,-1-1-16,4-2 1,-3 1 29,3-4 0,0 3-11,3-3 1,3 0 22,1-3 0,0 0 5,-1 0 0,-1-4-6,4-2 0,-4-5 4,1-1 0,1-3 41,-1 3 0,0-3 7,-2 3 0,-1-2 24,0 2-61,0 2 0,-1-3-55,-2 4 1,-2 3 94,-4 0 1,1 4 68,2-1-131,-2 2 1,2 1-5,-6 0 1,1 5 7,-4 4 1,-3 4-2,-3 5 0,-3 4-12,2-1 1,-3 4 25,1-1 1,-1 2-139,1 2 1,-2 1 58,2-2 1,-2 1-132,-2-7 0,1 5 85,0-2 1,0-1-20,0 1 0,0-4 95,0 1 0,2-1-51,1-2 1,3-3 10,-3 0 1,1-4-11,-1 1 1,1-2 147,2-1 1,2-1-71,-2-2 1,1-1 13,2-2 1,0-2 3,0 2 1,1-3 98,2-3 1,-1 1-50,4-4 1,0 0 169,3-3 0,1-4-100,2-2 0,6-2-72,6-1 1,6-4 94,4-3 1,4 2-131,1-1 0,4 1 0,0-1 1,1-2-47,1 5 1,3-3-168,1 3 1,-4 4-198,-3 5 0,-3 0 135,0 3 0,-3-3 241,-3 6 0,-2-2 0,-3-1 0</inkml:trace>
  <inkml:trace contextRef="#ctx0" brushRef="#br1" timeOffset="6548">1152 1253 8356,'4'-14'-274,"1"4"-68,4-2 0,0-1 365,0 1 1,0 1 281,0 5 0,-3-2-403,0 2 0,-1 1 88,1-1 0,-1 4-128,-2-1 160,-2 2 1,2 1-154,-6 0 0,-6 1 32,-6 2 0,-3 2 35,-3 4 1,1 4 32,-5 2 1,1 2-11,-3 1 1,4-3 24,2 1 1,1-1-25,2 3 1,3-1 78,0-2 0,7 1-42,-1-4 1,3 0 10,0-2 0,2-1-11,4 0 0,0-3-9,0 0 1,1-4 6,2 1 1,3-2 0,6-1 1,2-1 54,4-2 0,1 1-54,3-4 1,-3 0 11,2-3 0,-1 0-7,1-1 0,-5-2-7,2 0 1,-2 0 41,-1 3 0,-1 0 2,-2 0 0,-3 0 30,0 0 1,0 1 6,-3 2 1,-1-1 87,1 4-89,-4 0-63,2 3 36,0 0 1,-3 1-97,2 2 0,-2 3 81,-1 6 1,0-1-13,0 4 1,0-3-28,0 3 0,0-3-8,0 3 1,0-4-89,0 2 1,4-3 104,2-1 0,3-1-103,0-2 1,0-1 90,0-2 1,0-2-162,0 2 1,1-2 96,2-1 0,-2-1-14,2-2 0,-1-2 74,1-4 1,-2 0 92,3 0 0,-3-3 106,-1-1 1,-3-2-122,0 3 0,-1-1 72,1 1 0,1 2 54,-4-2 66,0 2 1,-2 5-26,2 2-148,-2 2 1,3 2-48,-4 2 0,-3 3-153,0 6 1,-4 2 36,1 4 0,-1 3 116,1 0 1,-2 4-234,2-4 0,2 3 32,1-3 0,2-3-69,1-3 89,0-3 1,1 0 4,2-6 0,2-2 121,4-4 0,1-4-2,2-2 1,-1-3-23,4-4 1,-1 2 132,1-4 1,-1 1 97,-5-1 1,0-2-40,0 2 0,0 1 42,0-1 0,-1 0-80,-2 0 0,2-1-51,-2 4 0,-1 1 101,1 5-16,-4-2-241,2 7 0,-4-2 152,0 6 1,-1 2-38,-2 4 1,1 4 6,-4 2 0,0 1-90,-3-1 1,3 2 36,0-5 0,4 0-7,-1-3 1,2 0-44,1 0 0,0-3-105,0 0 93,0-4 0,4 2-12,2-4 0,2 0 18,1 0 0,4 0 23,2 0 1,1-1 157,0-2 1,1-1-82,-2-2 1,2-1 132,1 4 1,0-1-92,0 1 1,-3 2 19,1-2 0,-1 2-31,3 1 1,-1 0 14,-2 0 1,2 0-105,-2 0 1,-1-1 78,2-2 1,-4 2-139,3-2 0,-4-1 38,1 1 1,-2-4-17,-1 1 1,0-2 37,0-1 1,0-1-9,0 1 0,-4-1 34,-2-2-54,-1 2 189,-2-3 1,-6 5-116,-3 2 0,0 3 11,-3 6 1,-1 2 62,1 4 1,0 4 15,3 2 0,1-1-2,2 1 1,2 1 140,4 2 1,1 0-144,2 0 0,3 3-11,6 0 1,4 1-319,8-4 0,1-4 236,9-2 0,-5 2 0,2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4:32.897"/>
    </inkml:context>
    <inkml:brush xml:id="br0">
      <inkml:brushProperty name="width" value="0.08547" units="cm"/>
      <inkml:brushProperty name="height" value="0.08547" units="cm"/>
      <inkml:brushProperty name="color" value="#E71224"/>
    </inkml:brush>
  </inkml:definitions>
  <inkml:trace contextRef="#ctx0" brushRef="#br0">73 73 8474,'-9'0'-144,"0"0"0,0 0 0,-1 0 0,1 0-794,0 0 1042,4 0-53,-3 0 1,7-1 15,-2-2-30,2-2 1,1-1 69,0 0 0,0 3 132,0-3 368,4 0-150,1-3 334,0 4-133,-1 1-565,-4 4 119,0 0 1,0 4-14,0 2 1,0-1 72,0 1-279,0 0-128,0 3 164,4-4 0,1-1 54,4-4 0,2 0 4,1 0 0,1-4-138,2-2 0,1 1 36,-4-1 1,4 1 39,-1-1 0,-2 1 1,-1 2 1,-1 2-2,-2-2 0,0 2-3,0 1 1,0 0-11,0 0 1,3 0 111,0 0 1,1 3-91,-1 0 1,1 0-32,3-3 1,1 0-3,-2 0 1,2 0-12,1 0 1,1 0 41,2 0 1,-1 0-6,1 0 1,1-1 7,-1-2 0,0 1-4,-3-4 1,2 4-68,1-1 0,-2-1 50,2 1 0,-5 0-36,-1 3 1,-1 0 39,1 0 1,3 1-162,-3 2 1,-1-1 67,1 4 1,-3 0-15,3 3 0,-3-1 39,3-2 1,-3 2-11,4-2 1,-2 1-17,1-1 1,2 1 23,-2-4 0,2 1 43,1-4 0,1 0-40,-1 0 0,3 0 116,0 0 1,0 0-48,-3 0 0,3 0 10,1 0 0,-1 0 27,-3 0 1,0 0 14,0 0 0,0-4 37,1 1 1,-1-1-81,0 1 1,-3 2-21,0-2 0,-3 1 28,3-1 1,-4 2-310,1-2 172,-1 2-40,-2 1 117,0 0 1,-3 1-16,0 2 0,-3-2 14,3 2-44,-4-2 28,6-1 1,-6 1 21,4 2 0,-3-2-172,3 2 0,-3-2 122,3-1 1,-3 0-9,3 0 0,-3 0 82,3 0 1,0 0-9,3 0 1,0 0 269,1 0-238,-1 0 1,0 0 58,0 0-30,0 0 0,0 0 20,0 0 0,0 0-6,0 0 0,0 0-26,0 0 0,3 0 11,0 0 0,5 0 3,-2 0 1,-1 0-87,1 0 1,-3 0 57,3 0 0,-1-1 106,1-2 1,1 2-66,-3-2 0,-1 2 5,-3 1 0,0 0 45,0 0-5,0 0-28,0 4-42,-4-3 0,2 4-179,-4-2 227,0-2-347,-3 8-3,0-8 69,-4 7 80,-1-7 1,-1 3-141,0-4 142,4 0 1,-6-4-47,7-1 1,-3-4 78,4-1 1,-3 4-234,0 0 180,0 0-706,3-3-81,0 4 171,0-3 738,0 7 0,-4 1 0,-1 5 0</inkml:trace>
  <inkml:trace contextRef="#ctx0" brushRef="#br0" timeOffset="2496">2141 92 8522,'0'-5'-951,"0"1"674,0-1-220,0 4 311,0-3 372,0 4-147,4 0 1,0-1 89,2-2 119,2 2 1,-3-6 222,4 4-173,-4 0 29,3-1-209,-3 3 0,1-3-27,1 4 1,-4 0 19,3 0-90,0 0 1,3 0 19,0 0 0,0-3-33,0 0 1,0 0-56,0 3 1,0 0 96,0 0 0,3 0-22,0 0 1,5-3 11,-2 0 1,-1 0-34,1 3 0,0 0 42,3 0 1,3 0 3,0 0 1,2 0-12,-2 0 1,-1 0-2,4 0 0,-3 1 63,4 2 1,-1-1-62,3 4 1,-1-3-80,-2 3 0,3 0 32,-3 3 0,-1-3-7,1 0 1,-3-1 16,3 2 1,-2 0-10,2-4 1,-1 3-18,1-3 1,2 0-2,-1-3 0,0 0 30,-1 0 1,2 0 6,-2 0 1,0-3 74,0 0 0,-3-3-78,3 3 1,-4-4 48,1 0 1,-2 3-41,-4 1 1,1-1-3,-4 1 1,3-3 13,-3 3 0,-3 0 0,-3 3 1,-3-1-22,3-2-13,-4 2-155,2-3 161,-4 4 1,-4 0-33,-2 0 0,0 3-15,-3 0 1,2 3-5,-5-3 0,2 4 11,1-1 0,0-1-41,0 2 37,0-5-9,0 2 201,4-4-187,1 0 74,4 0 1,0-4-37,0-3 1,1 2 7,2-1 1,2 1-10,4-1 1,0-1-1,0 4 1,0-3-7,0 3 0,0-1 4,0 1 1,0 2-20,0-2 1,-3 2 11,0 1-88,0 0 1,3 0 83,1 0 0,-4 3-100,0 0 0,0 4 75,3-1 1,-3-1-5,0 1 1,0 0 8,3 3 1,0-4 4,0-2 0,3 2 28,0-2 0,1 0-32,-1-3 0,2-3 145,1 0 0,2-5-16,-2 2 1,2-1-29,1 1 1,1-2-42,3 2 0,-2-1 8,4 1 0,0-1-64,3 4 1,1-1 55,-1 1 0,1 2-41,2-2 1,-1 2 23,5 1 0,-5 1-111,1 2 1,-2-1 66,0 4 0,0-3-7,2 3 1,-2-1 28,2 1 1,-4 2 0,-2-2 0,0 2 11,3 1 1,1-3-18,-1 1 0,-2-5 45,2 1 0,-2-2-5,6-1 1,-3 0 10,-1 0 1,1-4-22,2-3 1,0 2 1,3-1 1,-4 1-23,1-1 1,-1 1-5,-2 2 1,-1 2-92,-2-2 1,1-1 97,-3 1 1,-1 0-62,-3 3 1,-3-1 18,0-2 0,-4 2-5,1-2 0,-2 2 5,0 1 0,-4 1-45,0 2 4,-4-2 0,5 7-96,-4-2 1,0-1-123,-3 1 1,-3 0 55,0 3 0,-5 2 244,-1 1 0,-5-2 0,-4 3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6:15.432"/>
    </inkml:context>
    <inkml:brush xml:id="br0">
      <inkml:brushProperty name="width" value="0.08547" units="cm"/>
      <inkml:brushProperty name="height" value="0.08547" units="cm"/>
      <inkml:brushProperty name="color" value="#E71224"/>
    </inkml:brush>
  </inkml:definitions>
  <inkml:trace contextRef="#ctx0" brushRef="#br0">590 154 8513,'-8'-4'-489,"1"-1"-920,1 0 1157,4-3 0,-1 3 128,6-4 0,-1 0 124,4 0 0,0 3 0,3 0 0,0 0 0,0-3 0,-1 0 82,-2 0-166,2 4 266,-3-4 498,4 4-493,-4 0 1,-1 5 136,-4 6 1,0 3-106,0 0 1,-1 1-60,-2 2 0,-1-2-140,-2 2 1,-1 1-13,4-1 1,0-3-129,3-3 1,0-3 228,0 3-81,0-4 65,0 2-6,0-4-85,4 0 0,1 0 44,4 0 0,0-1-37,0-2 0,1 1-12,-1-4 0,0 3-18,0-3 0,1 3 1,2-3 0,-1 3-15,4-3 0,-3 1 67,3-1 1,-1-2-29,2 2 0,4-2 81,-2-1 0,2 0-70,-2 0 0,0 3 110,0-1 1,-2 2-74,-1-1 0,-1-1 8,1 4 0,1-3-4,-4 3 1,3 0-7,-3 3 1,1-1-59,0-2 1,-3 2-12,2-2 1,-1 2-84,1 1 0,-1 0 116,4 0 0,-3 0-49,3 0 0,-3 0 45,4 0 1,-1 3-3,3 0 1,-3 3-17,0-3 1,-3 3 15,3-3 0,-3 1-78,3-1 0,-2-2 42,2 2 1,-4-1-91,1 1 1,-2-2 25,-1 2 0,-1 0-15,-2 0 0,2-1 5,-2 4 1,-1-4-116,1 1 0,0 1-3,3-1 106,1 0 0,-1-3-116,0 0 0,0 0 104,0 0 1,-3-1-153,0-2 1,-4 1 277,1-4 0,-2-4 0,-1-5 0</inkml:trace>
  <inkml:trace contextRef="#ctx0" brushRef="#br0" timeOffset="486">363 265 8552,'9'0'-1727,"-4"0"1730,3 0 91,-3 0-40,4 0 1,0 0 62,1 0-84,-1 0 0,0 0-6,0 0 0,-3 0 252,0 0-164,-4 0 286,6 0-270,-7 0 1,3 1 4,-4 2 0,-1-1-124,-2 4 1,-1 0 6,-2 3 1,-3 2-62,0 1 1,0-1 121,-3 4 0,-2-3-278,2 3 0,-4 0 44,1 3 1,1-3-68,-1 1 0,-1-1-5,-5 3 1,0 0-16,-3 0 1,3 0 96,-3 0 1,-3 1-126,-4-1 1,-3 0 268,1 0 0,-6 0 0,-3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7:23.621"/>
    </inkml:context>
    <inkml:brush xml:id="br0">
      <inkml:brushProperty name="width" value="0.08547" units="cm"/>
      <inkml:brushProperty name="height" value="0.08547" units="cm"/>
      <inkml:brushProperty name="color" value="#E71224"/>
    </inkml:brush>
  </inkml:definitions>
  <inkml:trace contextRef="#ctx0" brushRef="#br0">155 172 8542,'-14'0'-591,"-2"1"-65,4 2 1,-4-2 606,4 2 1,-3 1 553,3-1 0,0 3-424,3-3 1,1 4 196,2-1-350,-2 2 1,6 1 55,-4 0 1,4 0 54,-1 0 1,2 1-25,1-1 1,0 0-25,0 0 0,0 3-32,0 0 0,0-3 66,0-3 0,3 0-64,0 3 0,4-3 57,-1 0 1,2-3-24,1 3 1,0-4 10,0 1 0,1-2-4,2-1 1,-1 0-12,4 0 0,-2-1-5,2-2 0,0-3 15,3-6 0,-1 2-6,-2-2 0,1-1-111,-4 1 1,4-1 101,-4 1 1,-1 2 18,-5-3 0,-1 3-6,-2 1 1,-2 3 2,2 0 1,-3 1-7,-3-1 1,1 2 4,-4 4 1,-3-1-62,-3-2 0,-2 2-13,2-2 0,-2 2-61,-4 1 0,3 0 104,0 0 1,4 0-39,-1 0 0,2 0 56,1 0 12,0 0-58,-1 0 0,5 4 12,2 2 0,3 2-21,3 1 1,2 3 34,5 0 0,0 2-235,2-2 267,2-2 0,4 3 0,0-4 0</inkml:trace>
  <inkml:trace contextRef="#ctx0" brushRef="#br0" timeOffset="438">553 10 8453,'-9'0'-702,"0"0"0,0 1 991,0 2-218,0 6 1,1 5-29,2 4 1,-3 1-14,3 2 1,2-1-3,1 5 1,-1-4-112,1 3 0,0-3 8,3 3 1,0-4 110,0 2 1,0-6-48,0-1 0,0-4 0,0 1 0,-3-2-22,0-1 0,-1-1 22,1-2 11,2 2-37,-7-7 1,6 3 36,-4-4-354,4 0 337,-6 0 1,4-1-71,-2-2 0,2 1 46,4-4 1,0-3-14,0-3 0,0-3 34,0 3 0,4-4 25,2 1 0,2 1-18,1-2 1,3 5 15,0-1 1,1 2 46,-1 1 1,0 0-58,3 0 0,-3 3 30,3 0 1,-3 4-23,3-1 0,-3 2-2,3 1 1,-3 0-45,4 0 0,-5 0-4,1 0 1,-2 1-17,-1 2 0,-3-1 65,0 4 0,0-4 0,3 2 0</inkml:trace>
  <inkml:trace contextRef="#ctx0" brushRef="#br0" timeOffset="1709">1398 264 8452,'-9'-4'-838,"0"1"673,-1-4 1,4 2-77,0-4 80,0 0 1,-2 0 240,2 0 0,-1 3-19,4 0 1,0 3-21,3-3 33,0 4 55,0-2-269,0 4 188,4 0 0,-2 0-144,4 0 0,0 0 133,3 0 0,1 0-109,2 0 0,-1 0 60,1 0 1,1 0-5,-1 0 1,4-1 2,-1-2 1,-2 1 1,-1-4 1,1 3 8,-1-3 0,4 1 2,-4-1 0,0 1 38,-3 2 0,3 2-35,0-2 1,0 3 103,-3 3 1,0 2-37,0 4 1,-3 1 9,0 2 1,1 2-66,2 4 0,0 0 8,0 0 1,0 1-26,0-1 0,-3 0 39,0 0 1,0 0-133,3 0 1,0-4 122,0-2-168,0-1 0,0-6 66,0-2 0,1-2-9,-1-1 104,0-4 1,-1-1 106,-2-5 0,1 1-12,-4 0 1,1-4-110,-1-2 1,-1 1 24,4-1 0,-4 3 9,1-3 1,1 1-56,-1-2 1,1 0-19,-1 4 0,-1 1-22,4 5 1,-3-1 37,3 4 0,-3 0-16,3 3 0,-3 1 21,3 2 1,-3 2-3,3 4 0,1 1 20,2 2 1,0 2-17,0 5 1,1-5 12,2-2 0,-2-2 25,2-1 1,-2-1 5,-1-2 0,0-2-56,0-4 9,0 0 1,-3 0 295,1 0-215,-5-4 1,2-1 136,-4-4 0,0 0-97,0 0 1,0 0 10,0 0 0,0 0-32,0-1 0,-3 1-13,0 0 1,-2 0-22,2 0 0,2-1-132,-2-2 1,2 1-144,1-4 1,0 1 67,0-1 1,4-3-89,3 3 0,1-1 105,1 1 1,1-1 66,2 4 1,-2 0-15,2 3 0,-2 0 3,-1 0 0,3 3-22,0 3 1,0 2 8,-2 1 0,-1 0 50,0 0 42,0 0 0,0 0 0,0 0 0</inkml:trace>
  <inkml:trace contextRef="#ctx0" brushRef="#br0" timeOffset="4386">2405 181 8569,'-5'-4'-1413,"-4"3"1216,8-3 617,-7 4-583,7 0-17,-7 0 107,3 0 0,-4 3-22,0 0 0,0 4 86,0-1 1,0-1-6,0 1 1,-1 0 11,-2 3 1,2-3-23,-2 0 0,-2-1 55,2 1 1,-3 2-10,3-2 1,0-1 114,3 2 1,1-4-56,2 3 1,-1-3 17,4 3 0,0-3-119,3 3 1,0-3 62,0 3 1,1-3-77,2 3 0,2-4 71,4 1 0,3-2-131,0-1 1,1-1 76,-1-2 0,2 1-16,5-4 0,-4 3-18,0-3 0,0 1 19,3-1 1,-1-2-47,-2 2 0,1-2 55,-4-2 0,2 1 45,-2 0 1,-2 0-43,2 0 1,-2-1 60,-1-2 1,-3 2-5,0-2 0,-1 2 68,1 1 3,-2 4 18,-4-3-50,0 7 0,0 4-91,0 6 1,0 5 39,0-2 0,-3 3-62,0-3 1,-1 4 38,1-1 0,2-1-5,-2 2 1,-1-2-31,1 1 0,0-2-6,3-4 1,0-3-124,0 0 126,0-4 1,1 2-12,2-4 1,-1-1 21,4-2 0,0-2-68,3-4 0,3 0 58,0 0 0,1 0-3,-4 0 1,3-3 19,0-1 1,3 0 10,-3 1 1,3 2-22,-3-2 0,0 2-6,-3 1 1,3 0-34,1 0 1,-1 0 37,-3 0 1,-1 3 51,-2 0 0,2 0-23,-2-4 1,1 4 2,-1 0 1,1 3-28,-4-3 18,4 4 250,-2-6-231,0 7 29,3-3-48,-7 4 1,3 1-9,-4 2-56,4-2 26,-3 7 1,4-6-45,-2 4-26,-2-4 88,4 6 1,-5-6-35,0 4 77,0 1 0,1 2-44,2 0 0,-2 0 58,2 0 1,-2 0-28,-1 0 0,0 1 5,0 2 1,0-2 15,0 2 0,-3-2 4,0-1 1,0-3 13,3 1 0,-4-4-25,1 3 257,0-4-248,3 2 15,0-4-43,4 0-3,2 0 0,3-3-26,0 0 19,0-4 1,0 6-9,0-2 0,0-2-3,0 2 18,0 0 0,0 0-1,0 0 0,0 0-7,0 3 1,-3 0-11,0 0 3,1-4 1,2 0-4,0-2 1,-3-2 21,0 2 1,0-2-11,3-1 1,0 0-76,0 0 0,0-1 69,0-2 1,-3 2-68,0-2 1,-1 1 21,1 2 0,1-3-6,-4 0 0,3 0 24,-3 3 0,4 3 1,-4 0 1,1 1 148,-1-1-149,-2 2 1,4 4 184,-2 0 1,-2 1-93,2 2 1,-1 2 40,1 4 0,-2 1-73,2 2 0,-2-2 7,-1 2 0,0 1-12,0-1 0,1 1-17,2-4 0,-2 0-36,2 0 1,-2-3 48,-1 0 1,1-4-81,2 1 96,-2-2 9,3-1-31,0 0 4,-3 0-8,3 0 1,-4 0 44,0 4-40,0-3 1,0 7-16,0-2 1,0-1 13,0 1 1,-1 0 1,-2 3 1,1 0-8,-4 0 1,3-3 1,-3 1 0,3-1 8,-3 3 1,3 0-7,-3 0 1,4 0 108,-1 0-100,2-4-26,1-1 26,0-4 0,4-1-74,2-2 0,2 1 22,1-4 0,1 0-9,2-3 0,-1-3 42,4 0 0,-3-4-7,3 4 0,1-3 36,2 3 0,0-1-41,0 1 0,-1 1 145,-2-4 1,2 4-123,-1-1 0,-3 3 62,-1 2 0,1-1-62,-1 2 1,-1 1 5,-5-1 1,2 4-13,-2-1 0,-1 2-8,1 1 1,-3 0-7,3 0 20,-4 0-30,2 4 0,-4 1 20,0 4 0,-4 1-1,-2 3 1,1-3 3,-1 2 0,1 1 1,-1-1 0,-2 1-2,2-1 0,1-2 0,-1 2 0,1-2 2,-1-1 0,1-1-1,2-1 1,2 1-1,-3-7 2,4 3 10,4-4 0,1 0 1,4 0 1,1-4-5,2-2 1,-1 1 2,4-2 1,-3 1-25,3-3 0,0 0 17,0 0 1,2 0-79,-2 0 0,2 0 51,1 0 0,0 0-4,1 0 1,-1 0-18,0 0 1,-3 1-14,0 2 0,-3-3 31,3 3 0,-4 1 3,1-1 0,-1 1 114,-2-1-135,0 2 267,-4 4 0,2 1-86,-4 2 1,-1 2 35,-5 4 0,-1 4-78,-2 3 0,-2 1 15,2 1 1,-2 0-66,-2 0 0,1-3-13,0 0 0,3-3-114,0 4 1,3-5 192,-3 1-211,4-2 1,-3-2 17,2-2-66,2-2 0,-2-4 132,6 0 0,-1 0-3,4 0 1,0-4 6,3-2 0,1-3 4,2-3 1,-2 2 28,3-2 1,-2-2-37,1 2 1,-2-3 12,2 3 0,-2-3-19,-1 3 1,-1-1-58,-2 1 1,1 2 2,-4-2 1,3 0-14,-3 0 1,3 2 39,-3-2 1,0 1-12,-3-1 1,0 2 54,0-2 1,0 5-49,0 1 1,-1 4 184,-2-1 1,1 2-55,-4 1 0,3 4-39,-3 2 0,1 2-32,-1 1 0,-1 0 1,4 0 0,-3 0-72,3 0 32,0 0 0,3 0-274,0 0 278,0 1 1,0-1-61,0 0 76,4-4 11,1 3 1,3-6 88,-2 4-25,2-4 1,-4 3-39,2-2-1,2-2 1,-3 3-15,5-4 1,-1 0 7,0 0 0,0 0-33,0 0 0,0 0 12,0 0 0,1-1-5,2-2 0,2 1 3,4-4 0,1-1-5,-1-5 1,0 2 6,0-2 0,0-2 2,0 2 0,-1 0 15,-2 3 0,-1 3-24,-5 0 268,0 4-89,0-2-66,-4 4 0,-2 4-46,-6 2 0,-2 2 11,-4 1 1,-1 3-61,-2 0 1,0 5 3,-3-2 1,3 1-16,-3-1 0,4 1 36,-1-4 0,-1 3-55,1-3 0,0 4 4,3 0 0,0-3-5,-1-1 0,5-2-39,2-1 1,2-3-52,1 0 60,0-4 0,1 2-124,2-4 1,2 0 5,5 0 1,-1-3 111,0 0 1,4-4 19,2 1 0,-1-2 3,1-1 1,0 0 2,3 0 0,1 0 37,-1 0 0,1-1 32,2 1 0,2-3 28,4 0 1,-2 0 10,-1 3 0,0 0-37,3 0 1,0 0-25,1 0 0,-2 0 81,-2 0 1,1 3-34,-4-1 1,4 5 5,-4-1 0,-3 2 39,-3 1 0,-4 1 9,1 2 1,-2-1 16,-1 5 0,-4-1-65,-2 3 0,-2 0-32,-1 0 1,-5 3 42,-4 0 0,-1 3-161,-5-3 0,-3 4 43,-3-1 1,-4 0-150,0 0 1,-1-1 81,-1 1 0,0-2 19,0-4 1,2 0 20,1 0 0,5-4-22,1-2 1,1 1 114,5-1-154,-5 0 117,7-7 1,1-1-28,6-4 1,6-3-39,3 0 1,5-3 92,2 3 1,6-1-1,-1 1 0,5 1 31,-2-5 0,4 5 10,0-1 0,5 2 180,3 1 1,3 0-56,4 0 1,-3 3 88,2 0 1,2 4-99,-2-1 1,2 3-104,-4 3 0,1 2-127,-5 4 0,2 0-521,2 0 575,-1 0 0,-4 4 0,-1 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7:17.623"/>
    </inkml:context>
    <inkml:brush xml:id="br0">
      <inkml:brushProperty name="width" value="0.11396" units="cm"/>
      <inkml:brushProperty name="height" value="0.11396" units="cm"/>
      <inkml:brushProperty name="color" value="#E71224"/>
    </inkml:brush>
    <inkml:brush xml:id="br1">
      <inkml:brushProperty name="width" value="0.08547" units="cm"/>
      <inkml:brushProperty name="height" value="0.08547" units="cm"/>
      <inkml:brushProperty name="color" value="#E71224"/>
    </inkml:brush>
  </inkml:definitions>
  <inkml:trace contextRef="#ctx0" brushRef="#br0">317 255 11409,'0'-9'-186,"-1"0"-198,-2 0 0,2 2-242,-2 1 1,2 3 140,1-3 554,0 0-87,-4-3 0,3 0 38,-2 0 1,2 0-31,1 0 1,0 0 37,0 0 1,0 0 125,0 0 1,-3 0-54,0 0 0,0-1 41,3 1 1,0 3 1,0 0 1,0 3 64,0-3 1,-1 4-179,-2-1 0,1 2 89,-4 1 1,2 4-16,-5 2 1,1 7 61,-7 5 0,-1 2 123,-2 4 0,-1 0-160,-2 3 0,2-1-234,-2-1 1,2 0 166,0-4 0,2 0 169,2-3 1,-1-3-95,4 1 0,1-8-164,5 1-77,-2-2 93,7-2 1,-2-1-300,6-4 0,3-4 235,6-2 1,-1-2 1,4-1 0,0-4 67,3 1 0,0-1-17,1 1 1,0 2 6,2-2 0,-2 1-18,2-1 0,-2 2 81,0-2 1,2 2 41,0 1 0,0 0-105,-3 3 1,-3 2-61,0 4 0,-4 0-34,2 0 0,-3 0 52,-1 0 0,-3 3-64,0 0 0,-4 4 17,1 0 0,-2 1-11,-1 1 0,0 3-13,0 0 1,0 0 8,0-3 1,-1 1 79,-2 2 0,2-2 0,-2 2 1,-1-2-131,1 0 0,0-1 155,3 0 0,-3-3 82,0 0 55,0 0 1,0 3-132,0 0 0,-1-3 181,1 0 0,2-3-153,-2 3 0,0-3 113,0 3-3,2-4 85,-3 2-28,4 0-282,-4-3-244,3 3 220,-3-4-415,4 0 160,0 4-175,0 1 521,0 4 0,-4 5 0,-1 0 0</inkml:trace>
  <inkml:trace contextRef="#ctx0" brushRef="#br0" timeOffset="1571">1225 53 10059,'0'-5'-1203,"-4"1"0,2 4 1461,-4 0 0,3 0-30,-3 0 1,3 0-91,-3 0 0,3 0 36,-3 0 1,0 0-87,-3 0 1,0 0-6,0 0 0,1 1 18,2 2 0,-2-1 66,1 4 0,-2-3-100,-3 3 1,4-3-147,-4 3 0,4-1-60,-4 1 1,5 2 116,1-1 1,0-2-69,-3 1 1,3-3 113,0 3-37,4-4-120,-2 2 39,4 0-76,0-3-14,0 3 126,4-4 1,1 0-21,4 0 1,0 1 101,0 2 0,0-1-71,0 4 1,3-3 12,0 3 1,0 0-58,-3 3 0,1-1 75,-1-2 1,1 2 6,2-2 1,-2-2 71,2-1 1,-2 1-125,-1-1 0,0 1 51,0-1 0,0-2 0,-1 5-38,-2-3 72,2-2 1,-6 4-40,5-2 1,-5-1-12,1 4 0,-3-3 60,-3 3 1,-2 1 33,-5 5 1,0-1-7,-2 4 1,-2 0 5,-4 3 0,-1 2-66,-2 1 1,1-1-4,-5 4 1,4-4 38,-3 1 1,4-3 73,-1-2 1,2-2-93,0-2 1,1-5-21,0 2 1,4-3-2,2 0 1,2 1-149,1-4 0,0 1 98,0-1 0,3-2-240,-1 2 190,5-2 0,-1-1 101,6 0 1,7-8-1,4-2 1</inkml:trace>
  <inkml:trace contextRef="#ctx0" brushRef="#br0" timeOffset="2130">1479 336 9478,'-9'-4'-227,"4"3"0,0-4-242,2 2 130,2 2 77,-7-3 11,3 4 329,-4 4 1,0 0 1,0 2 1,3 2-74,0-2 0,3 3 19,-3 0 1,4 0 39,-1 0 1,1 0-4,-1 0 0,2-3 66,-2 0-50,2 0-147,1 3 0,4-4-76,2-2 1,-1-2 114,1-1 1,3 0-45,3 0 0,1-3 45,-1 0 0,-1-4 13,4 1 1,0-2 12,4-1 1,-1-3 3,0 0 1,3 0 9,0 3 1,-3-1-65,-3 1 1,-4 0 61,2 0 0,-3 1 22,-1 2 14,0-2-29,-4 3 1,2-1 140,-4 0-83,0 4 0,-7-2-95,-2 4 1,-3 0 20,-3 0 0,1 0-21,-5 0 0,2 0 28,-1 0 1,-2 1-136,2 2 0,-1-1 69,1 4 0,-1-1-138,4 1 1,-2 2 120,2-2 0,3 3-114,0 3 1,0-2 148,3 2 0,2-1 41,1-2 0,-2 4 1,0 1-1</inkml:trace>
  <inkml:trace contextRef="#ctx0" brushRef="#br1" timeOffset="2554">1742 81 7879,'0'-5'-825,"0"1"838,0 4 1,0 4-76,0 2 0,-3 2 119,0 2 0,0 3-108,3 2 0,-3-1 47,0 1 0,-1-1-7,1 1 0,2 2-4,-2-2 0,2 3-4,1 0 1,-3-3-25,0 0 0,0-4-105,3 1 1,0-2 17,0-1 0,0 0 91,0 0 0,0-3-145,0 1 106,0-1 0,0 3 78,0 0 0,1-3 0,2 0 0,-2 0 0,3 3 0</inkml:trace>
  <inkml:trace contextRef="#ctx0" brushRef="#br1" timeOffset="3364">2077 217 8520,'-6'0'-853,"0"0"763,4 0 1,-3 0-295,2 0 330,2 0-135,-3 0-82,0 0 235,3 0 1,-6 1-28,4 2 0,-1-2 69,1 2 1,1 0-54,-4 0 0,3-2 94,-4 2 1,1-2 14,-3-1 0,1 1-13,2 2 1,-2-2 18,2 2 0,1-2 210,-1-1-235,0 4 1,-2-2 5,2 4-40,2-4-14,4 6 1,0-6-3,0 4 1,0-3-16,0 3 1,1-1 5,2 1 0,2 2-8,4-2 0,-3 2-34,0 1 0,1 1 51,5 2 0,-5-1-68,2 1 1,-2-1 35,3 1 1,-1-5-7,0 2 1,0-6 59,0 0 0,0-3 1,0-3 1,0-2 44,0-4 1,-3 0 14,0 0 1,0-1-31,3-2 1,-3 0-25,0-3 0,-1 3 32,1-3 1,2 1-31,-5-1 0,1-1-1,-1 4 0,-2-3-9,2 2 1,-2 1-14,-1 3 1,0-3-11,0 0 1,0 0-4,0 3 1,0 0-54,0 0 1,-3 0 67,0 0 0,-1 0-77,1 0 0,2-1-3,-2 1 0,-2 0-15,2 0 1,-1 0 58,1 0 0,2 0-46,-2 0 79,2 0 1,1 3-2,0 0 94,0 4 1,0-1-109,0 6 1,0 6 65,0 6 1,0 2-31,0 1 1,3 4-3,0 3 0,1-2-7,-1 1 1,-2-3-14,2 3 1,2-3 38,-2 4 1,0-4 2,-3 3 1,0-4 63,0 1 1,-3 2-80,0-2 0,-5 0-29,2-3 1,1-3-39,-1 0-12,4-4-38,-2 2-33,4-3-371,0-5 253,4-1 242,1-4 0,4-4 0,1-1 0</inkml:trace>
  <inkml:trace contextRef="#ctx0" brushRef="#br0" timeOffset="3708">2314 217 9725,'-9'0'-1197,"0"0"1133,0 0 1,4 1 361,2 2 0,2-1-401,1 5 1,-3-1 146,0 3 1,0 0-321,3 0 0,0 3-114,0 0 126,0 0 0,0-3 26,0 0 103,0 0 1,0 0 21,0 0 0,0-3-134,0 1 189,0-1 0,3 3 11,0 0 1,0-3 13,-3 0 0,3-3-44,0 3 16,4 0 1,-3 3 43,2 0 1,2 0-1,-3 0 1</inkml:trace>
  <inkml:trace contextRef="#ctx0" brushRef="#br1" timeOffset="4223">2524 264 8513,'-6'4'-258,"2"1"121,4 4 141,0-4 1,0 3 36,0-2 0,0 2-500,0 1 423,0 0 1,1-1-128,2-2 0,-1-2 41,5-4 0,-4 0 106,3 0 0,0 0-154,3 0 1,-3 0 127,0 0 0,-3-3-1,3 0 1,-1-4 26,1 1-1,1 1 1,-4-1 0,1 0 32,-1-3 0,-2 3 16,2 0 0,-2 0 56,-1-3 1,0 0-88,0 0 0,1 0-98,2 0 58,-2 0 0,3-1-109,-4 1 0,-1 3 105,-2 0 1,1 4-70,-4-1 96,0 2 1,-3 5-38,0 2 1,3 3 193,0 3 0,4 0-115,-1 3 1,2-3 127,1 3 1,0-3-51,0 3 1,1-4-43,2 1 1,1 1-43,2-1 1,2 1-14,-2-4 0,2 0-51,1 0 1,0-1 73,0-2 0,0-2-48,0-4 1,1 0 25,-1 0 1,3 0-202,0 0 0,1 0 23,-1 0 170,-2-4 0,7-1 0,-3-4 0</inkml:trace>
  <inkml:trace contextRef="#ctx0" brushRef="#br1" timeOffset="4668">2839 154 8322,'-5'9'-1591,"1"0"1438,4 0 1,0 0 381,0 0 0,3 1-172,0 2 0,4-1-41,-1 1 1,-1 1-186,1-1 159,0 0 0,0 0-63,0 0 0,-3 4-11,3-1 0,-4-2 55,1 0 1,-2 1-1,-1 1 0,0-2-11,0-1 0,0-5-60,0-1 195,-4-4 0,2 1-69,-4-6 0,3-1 23,-3-2 0,4-2 4,-1 2 0,-1-5 11,1-1 1,0-1-63,3 1 1,1 0 26,2-3 0,2 0-51,4-3 1,-1 4 42,-2 2 1,2-1-34,-1 1 0,1 0 5,1 3 0,0-1-1,0 1 0,0 4 6,0 2 0,-3-1 3,0 1 1,-3 0-277,3 3 215,-4 0 1,3 4-91,-2 2 0,-2 2 109,2 1 0,-2 1-49,-1-1 0,1-1 90,2-2 0,2 2 0,4-3 0</inkml:trace>
  <inkml:trace contextRef="#ctx0" brushRef="#br1" timeOffset="5198">3338 109 8359,'-4'-5'-388,"-2"2"576,-2 2 1,-1 1-51,0 0 0,0 4-286,0 2 0,-4 2 69,1 1 0,-1 0-117,1 0 1,2 0 171,-2 0 0,-1 0-124,1 0 1,0 3 140,3 0 0,3 0-23,-1-2 1,2-4 143,-1 0-169,-2 0 129,7 3-79,-3 0 1,4-3 45,0 0 0,4-4-52,2 1 0,2-2-1,2-1 0,2 0-15,0 0 0,4-1-11,-1-2 0,-1 2 33,1-2 0,-3-1-9,3 1 1,-3-1 49,4 1 1,-5 2 21,1-2 1,-2 2 13,-1 1 1,3 3-36,0 0 0,-3 1 16,-3-1 1,0 1-37,3 2-1,-4 2-70,3-3 0,-7 1 72,2 0 0,-6-3 8,-3 3 0,-2-3-22,-1 3 0,-1-3-32,-2 3 0,-2-1-50,-4 1 0,3 2-183,0-1 1,0-2 151,-4 1 1,2-1-179,2 1 1,-1 1 103,4-4 0,0 4 92,3-1 0,3-1 48,0 1 1,4-3 42,-1 3 0,6-4 0,2 6 0,4-3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7:13.275"/>
    </inkml:context>
    <inkml:brush xml:id="br0">
      <inkml:brushProperty name="width" value="0.08547" units="cm"/>
      <inkml:brushProperty name="height" value="0.08547" units="cm"/>
      <inkml:brushProperty name="color" value="#E71224"/>
    </inkml:brush>
  </inkml:definitions>
  <inkml:trace contextRef="#ctx0" brushRef="#br0">19 19 6293,'0'-5'242,"0"-3"-295,0 7 134,0-3 415,0 4-326,-4 0-22,3 4-20,-8-3-103,8 3 31,-3-4-53,4 0-191,4 0 189,-3 0 1,7 1-156,-5 2 104,0-2-8,1 3 53,-3 0 5,7-3-1,-7 3 1,3-3 16,-4 2 156,4-2-166,-3 3 0,4-4 60,-2 0 1,-2 1-39,2 2 6,-2-2-18,-1 3 247,0-4-264,0-4 1,0 3-12,0-3 15,0 4-115,-4 0 97,3 0-1,-3 0 40,4 0-55,-4 0 165,3 0-100,-3 0-34,4 0-2,4 0-1,-3 0 3,3 0 38,-4 0-41,0 4 109,0-3-80,0 3 13,0-4-18,4 0-80,-3 0 61,3 0-27,-4 4 22,0-3 1,1 4 0,2-2 0,-2-1-12,2 4 1,-1-1-2,1 1 0,-2 2-10,2-1 19,2 1 1,-3 1 4,4 0 0,-4 0-6,1 0 1,1-3-44,-1 0 40,0 0 1,0 3 0,0 0 1,3-3-1,-3 0 1,1 0-1,-1 3 0,-2-3-20,2 0 0,-1 1 8,1 2 20,-2 0 0,4 0-4,-5 0 0,3 0 0,0 0 0,0 0 20,-3 0 0,1-3 4,2 0 0,-2-3 61,2 3-32,2-4 1,-3 2 30,4-4 0,-3 0-36,3 0 24,-4 0-40,6 0 0,-6 0 49,4 0-33,-4-4 1,3 0 38,-2-2-73,-2 2-8,3 0-178,-4 3 207,0-3-323,0 4 279,4 0-2,-3 0 43,3 0-8,0 0 1,-2 0-26,4 0 6,-4 0 1,3 0 36,-2 0-10,-2 0-61,3 0 64,-4 0-28,0 4 4,0-3 1,0 4-1,0-2 6,0-2-12,0 3 9,0-4-10,0 4 1,0-3 8,0 3 574,0-4-595,0-4-20,0-1 25,0 0 0,1 0-24,2 2-35,-2 2 61,3-3-155,-4 4 115,0 0-613,4 0 184,-3 0-225,8 0 700,-4 0 0,8 4 0,1 1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7:07.640"/>
    </inkml:context>
    <inkml:brush xml:id="br0">
      <inkml:brushProperty name="width" value="0.11396" units="cm"/>
      <inkml:brushProperty name="height" value="0.11396" units="cm"/>
      <inkml:brushProperty name="color" value="#E71224"/>
    </inkml:brush>
  </inkml:definitions>
  <inkml:trace contextRef="#ctx0" brushRef="#br0">752 553 11066,'-9'-3'-1157,"0"0"0,0 0 1457,0 3-4,4-4-309,1 3 152,4-3-61,0 0 1,0-1-219,0-4 1,1 3 49,2 0 0,-1 0 86,4-3 75,-4 0 0,5 0 58,-4 0 1,3 3 4,-3 0 0,1 1 133,-1-1 0,-2 0 118,2 3-162,2 2 0,-3-3-11,5 4 1,-4 0-18,3 0 0,-3 0-122,3 0 0,-3 1 6,3 2 1,-3-2 0,3 2 0,0 0-9,3 0 1,-3-2-119,0 2 0,0-2 79,3-1 0,-2 0-30,2 0 1,-5 0 22,5 0 0,-2-1 44,3-2 0,-1 2-75,0-2 1,0-2 62,0 2 0,3-3-24,0 3 0,1-4-7,-1 1 1,-1 1-8,4-1 0,1 0 29,2-3 1,0 0-9,0 0 1,3 2 7,0-2 0,4 5-12,0-5 0,2 2 163,3-2 1,-1 0-92,5-1 1,-2 1 121,1 0 0,2 3-228,-1 0 0,-2 1 7,1-1 0,-3-2 15,4 2 1,-1-2-143,3-1 1,4-3 9,-1 0 1,-3-1 129,-3 0 1,0 3-166,0-2 0,-5 5 77,-4 1 0,-4 1-103,2-1 0,-4 2 138,-3 4 0,-2 0-43,-4 0-31,0 0 0,-4 1-118,-2 2 0,-3 3-113,-3 6 0,-3-1 150,-6 4 1,-1-2-337,-2 2 0,-2-4 36,2 1 1,-3 1 34,0-1 0,0-3-55,0-3 0,4-3-107,2 3 0,2-4 610,1 1 0,0-6 0,0-2 0</inkml:trace>
  <inkml:trace contextRef="#ctx0" brushRef="#br0" timeOffset="772">155 535 11110,'-9'0'-115,"0"0"1,0 0 452,-1 0-125,1 0 0,3 0-321,0 0 102,0 0 1,-3 0 6,0 0 1,3 0-243,0 0 1,0 0 175,-3 0 1,3 0-295,0 0 297,0 0 0,-3 0 93,0 0 203,4 0 66,1 0 998,4 0-818,0 4 0,4-3 106,2 2 0,6-5-73,3-1 1,6-8 78,3-1 0,3-4-159,4-2 1,2-4-52,6-3 0,1-4-21,3-1 1,2-1-157,1 1 0,-1 1 40,3-1 1,-1 2-155,-2 1 1,-3 3-302,1 3 1,-3 2 135,-1 1 0,0 1-113,-9 2 0,3-1 44,-3 4 0,1-1-19,-4 4 0,-4 0 3,-2 0 1,-2 3 40,-1 0 1,-3 4-140,-3-1 60,-2 2-377,-5 1 452,-1 0 1,-5 4-188,-2 2 0,-6 2-35,-6 1 0,-3 4-197,0 3 0,0-2 116,0 1 1,-3-1-44,0 1 0,0 1 66,2-4 0,5 3 41,2-3 0,2 1-105,1-4 0,4 0 21,2 0 1,2 1-596,1 2 1013,0-2 1,0 7 0,0-3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19:32.842"/>
    </inkml:context>
    <inkml:brush xml:id="br0">
      <inkml:brushProperty name="width" value="0.11396" units="cm"/>
      <inkml:brushProperty name="height" value="0.11396" units="cm"/>
      <inkml:brushProperty name="color" value="#E71224"/>
    </inkml:brush>
  </inkml:definitions>
  <inkml:trace contextRef="#ctx0" brushRef="#br0">327 571 14286,'-5'0'-269,"1"0"276,0 0 161,-1 0-100,-4 0 110,-1 0 1,1 0 31,0 0-76,0 0 0,0 3 48,0 0 1,0 5 125,0 1 1,-1 1-82,-2 5 0,1-2-150,-4 2 1,2 0-28,-2 3 1,3 0 135,-3 0 0,1 0-213,-1 1 0,-1-1 188,4 0 1,0-3-193,3 0 1,-1-3-54,1 3 1,1-3 9,2 3 0,-1 0-121,4 0 1,0 1-48,3-4 0,0 3 4,0-3 0,1 0-165,2-3 1,2-3-122,4 0 1,1-4 248,2 1 1,3-7 299,3-5 1,0-3 178,0-3 1,0-5-2,0 2 0,0-6 62,1-1 0,-2-1 1,-2-1 1,2-6 84,-2-1 1,-1-4 49,1 2 1,-3 0-248,4-4 0,-5 0-319,1 1 1,-2-2-164,-1 2 0,-1 2-2,-2-3 0,1-1 14,-4-1 1,3 1 9,-3 2 0,0 6-5,-3 3 1,-1 1-21,-2 2 1,1 7 4,-4 2 0,0 10-27,-3 2 0,-1 6 485,-2 6 1,-2 12 58,-4 12 1,-2 14 36,-1 7 0,1 14 173,-4 11 1,4 8-252,-1 3 1,4 0 402,2 1 1,8-9-217,1 0 1,4-17 82,2-11 1,7-13-870,2-11 1,6-7-102,1-8 1,1-7 310,1-5 0,0-2 363,0-7 0,-3 1 159,0-8 1,-3 1-168,4-3 0,-4-4 174,3-2 0,-3-4-197,3-6 1,-1 1 154,1-6 0,-1 2 99,-2 0 1,1-2-376,3 0 0,0 0-211,-4 6 1,1 1-56,-1 2 1,-2 5 154,2 1 1,-2 8 141,-1 4 117,0 2 1,-3 10-172,1 6 0,-5 10-78,1 8 1,-3 7 273,-3 6 1,1 6-155,-5 5 1,4 4-36,-3-4 0,4-3-128,-1-6 1,2-9-91,1-3 0,0-6-156,0-3 1,3-4 426,0-5 0,3-3-426,-3 0 1,5-4 316,-2 1 0,2-2 65,1-1 0,0 0 78,0 0 0,1 0 13,2 0 1,2-1 61,4-2 0,0-3 163,1-6 1,-1 1 132,0-4 0,0 3 179,0-4 0,3 1-237,0-3 1,1-1-164,-4-2 0,0 1-91,0-5 0,-4 1-10,-2-3 0,-2 0-112,-1 0 1,-4-1-214,-2 1 1,-9 3-259,-3 0 1,-9 4-204,0-1 1,-6 1 101,0 2 1,-2 1 68,-2 2 0,-1 2 157,2 4 1,-5 4 203,4 2 0,2 7 286,2 5 1,1 1 317,-1 5 0,-2 3 106,5 3 0,3 4 40,3-4 1,5 7-270,1-1 1,1 2-137,5-1 0,1-1-293,5 0 1,2-1-127,4-2 1,1-1-371,2-5 0,-1-1-48,4-2 0,-1-2 13,1-4 0,3-3 303,-3 0 0,-1-4 236,1 1 0,0-3 180,3-3 1,0-2 231,1-4 0,2-4 208,0-2 1,3 1 56,-3-1 0,4 0 63,0-4 0,1 1-115,1 0 1,-1 3-153,-2 0 0,0 4-109,-3-1 1,-2 6-228,2 3 0,-5 3-81,-1 3 0,-4 7-509,1 8 1,-2 4 363,-4 5 1,-2 4 100,-4-1 0,0 2-110,0-5 0,0 2-102,0-4 1,0-3 19,0-1 0,-1-6 195,-2-3 0,1-2 222,-4-1 0,1 0 209,-2 1 0,-1-5 31,2-2 0,-2 1-128,-1-1-200,0 0 0,1-7-448,2-2 1,2-4 193,4-2 1,0 1-177,0-4 1,1-1 142,2-5 1,5 1 4,4-4 1,3 2-9,-3-2 0,8 3 81,-2-3 0,2 1 147,-2-2 1,-3 4 265,0 6 0,-1-1 206,1 4 0,2 4-142,-5 5 1,0 2-5,-3 1 1,0 0-265,0 0 0,0 4-96,0 2 1,0 5-355,0 1 1,0 0 50,0-3 1,1 3 4,-1 0 1,0 2-72,0-2 0,-1-2-22,-2 2 1,2-2 107,-2-1 1,2-1 64,1-2 1,-3 2 122,0-2 1,0 2 140,3 1 0,-3-1-154,0-2 1,0 3 153,4-3 1,-1 2-85,0 1 0,0-4 199,0-2 0,3-2 109,0-1 1,1 0-29,-1 0 0,-2-1 127,2-2 1,1-2 164,0-4 0,2 0 36,-3 0 1,3-2-11,-3-1 0,3-2 61,-3-4 1,1-4-239,-1-2 1,-2-4-267,3-2 0,0-3 3,-1-6 1,0-3-142,-3-3 1,0-1-141,0-3 0,0-1-61,0-5 0,0 4-24,0 0 0,-1 6 41,-2 0 0,0 7 101,-3 1 1,-2 7 165,2 9 1,-2 1-234,-1 8 210,0 4 1,-1 5-28,-2 6 0,-2 6 102,-5 6 0,3 10-39,-2 5 1,2 6-17,-5 3 1,1 7-65,-1 9 1,2 0 73,-2 6 1,-1-4 15,1 3 1,1-6-24,4 0 0,0-3 33,4-3 1,0-1-222,3-7 0,0-4 94,0-3 1,0-3 34,0 0 1,-1-3 48,-2-3 0,2-2 8,-2-3 1,-1-2 31,1-2 1,-1-3 138,1-6 0,1 1-19,-4-4 251,0 0 1,-3-10-555,0-2 1,0-7-4,0-2 0,1-4 12,2-2 1,-1-5-79,4 2 0,0-6 75,3-1 1,-3-1-239,0-1 0,0 3 97,3 3 0,0 3-82,0 3 0,0 3 651,0 6 1,0 1-43,0 5 0,1 1 465,2 2-504,-2 2 0,4 1 161,-2 0 1,-1 0 110,4 3-295,0 0 0,3 1-220,0 2 1,0-2 84,0 2 1,0-2 76,0-1 1,1 0-97,2 0 1,-1 0-85,5 0 0,-1 0-185,3 0 0,0 0 108,0 0 0,0-1 53,0-2 0,1 2 193,-1-2 0,-1 2-313,-2 1 0,1 0 72,-4 0 0,3 1-19,-3 2 0,3-2-67,-2 2 0,0 1-201,-1-1 0,-2 1 100,2-1 0,-3-1 208,-3 4 0,2-4 0,-3 2 1</inkml:trace>
  <inkml:trace contextRef="#ctx0" brushRef="#br0" timeOffset="251">1296 45 8817,'-20'0'-301,"2"0"247,6 0 0,-1 1 130,4 2 0,1 2 48,2 4 1,2 1-339,4 2 86,-4 2 1,3 5 117,-2-1 1,2 4-194,1 2 0,0 2-146,0 1 0,0 1 116,0-1 0,-1 0 230,-2 0 1,-2 1 0,-5-1 0</inkml:trace>
  <inkml:trace contextRef="#ctx0" brushRef="#br0" timeOffset="2011">3283 373 10295,'-10'-10'-1030,"-2"1"0,2 3 1113,-2 0 13,2 4 1,1-5 89,-1 4 40,5 0-93,1 3-84,4 0 1,-3 1 6,0 2 126,0 2-181,3 4 0,0-3-285,0 0 350,0-4-154,0 2 124,0-4-89,0-4 1,-3-1-3,0-4 0,-1 0 13,1 0 1,1 0 26,-4 0 1,3-3 37,-3 0 0,3-1-77,-3 1 1,1 2 44,-1-3 0,-1 3-168,4 1 1,-4 0 143,1 0 0,1 1-77,-1 2 0,0 2 94,-3 4 0,-1 5 66,1 4 0,-3 5 27,0 7 0,-5 4 10,-1 5 0,0 2 95,-3 4 0,2 4-119,4-1 1,-4 1 197,4 0 0,-4 0-163,4 2 0,2-1 56,1-5 0,6-1-175,3-2 1,2-5 29,1-7 1,4-2-27,2-1 0,5-4-10,1-2 1,5-2-22,1-1 0,1-1 68,5-1 1,4-3-96,2-4 0,3-1 70,-3-2 0,9-2-107,0-5 1,1-3 92,3-2 1,-5 1 13,1-1 0,-1 0 82,-2-3 1,-4 1-44,-2 1 1,2-1 66,-2 2 0,0-2-92,-3-1 0,-1 3 175,-1 0 1,-3 1-36,-4-2 1,-1-1-60,-2 2 1,-2 2-24,-4 1 1,-4-1-28,-2 1 0,-2-3-149,-1 3 1,-1 0-29,-2 2 0,-5 1-31,-4 0 1,-4 4 109,1 2 1,-5 3-101,-1 3 1,-5 3 148,2 6 0,1-1-99,-1 5 1,0 2 108,-3 3 0,-1 1 14,1-1 0,1-1 88,2 5 0,2-1-3,3 3 0,4-3-94,0 0 1,5-3-47,1 0 1,1 0-168,5-3 0,0 1 66,3-7 0,1-1-30,2-5 0,3 1 76,6-4 0,2-1 55,4-5 0,1 0 86,3-6 1,-2 1 40,4-7 1,0 1 95,3-1 0,1-5-108,-1 2 0,0-4 54,0 1 0,0 2 23,1-2 1,-5-1-15,-2 1 1,-3 0-79,-3 2 1,-2 2 1,-4 2 5,1 2 14,-5 4-63,-1 4 1,-5 3 11,-2 8 0,-2 1-23,-5 8 0,1 0 16,0 3 0,0 1-36,0-1 1,0 1-15,0 2 0,0-2-2,0 2 1,0-3-1,0-2 0,0 0 3,0-4 1,4 0-49,2-3 0,-2-3 82,2 0-332,0-4 214,7 2 1,5-4 59,3 0 0,1-4-1,-1-2 0,2 1-26,4-1 1,1-3 45,2-3 0,0-4 20,3 0 1,-4 2 80,1-1 1,2-3-83,1-3 0,0-1 222,0 1 0,0-2-143,3-1 0,0-5 64,1 2 1,-2-2-104,-2 1 1,-1 1-12,-2 0 1,-4-1-17,1-3 0,-6 3-19,0-2 1,-2 2-73,-1 1 1,-1-4 52,-2 1 1,-2 4-203,-4 5 0,3 3 100,0 2 0,-1 7 28,-5 6 0,-3 3 117,-6 3 1,-1 6 44,-2 7 1,-3 9-6,0 5 0,-1 4 15,-2 3 0,2 2 190,1 0 0,3 7-107,0-4 1,5-1-99,1-8 1,0 2-12,6-5 0,0 0-93,3-3 1,0-2-47,0-1 0,3-5-7,0-1 0,5-1-26,-2-5 1,5-3 9,1-3 0,3-4 24,-3 1 1,4-1 90,-1-2 1,2-2 62,2-1 0,0-3 9,2-6 0,-1 1-30,4-4 0,-3 0-12,4-3 1,-4 2 21,3-2 1,0 1-24,3-4 1,-3 1-69,1-1 1,-5 1 10,1-4 0,-3 0-31,-3 0 0,1-3 14,-4 0 0,4 0-13,-4-4 1,-1 0 1,-5 1 1,1-2 19,-4 4 0,0 0 11,-3 7 1,-4 1-24,-2 5 1,-3 3 186,-3 6 1,1 3-74,-5 6 1,1 3 192,-3 6 1,-1 3-105,-2 6 1,2 3-21,-2 6 1,-2 4 9,2 5 1,3 1-64,3 3 0,4-2-16,-1-2 1,6-1-26,3 1 0,2-6-261,1-3 1,1-2-83,2-4 1,3-3 97,6-6 0,2-3-58,4-6 1,-2 1 68,2-4 1,-1 0 27,4-3 1,2 0-25,1 0 1,-1-1 224,1-2 1,1-2 0,2-4-1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8:00.231"/>
    </inkml:context>
    <inkml:brush xml:id="br0">
      <inkml:brushProperty name="width" value="0.08547" units="cm"/>
      <inkml:brushProperty name="height" value="0.08547" units="cm"/>
      <inkml:brushProperty name="color" value="#E71224"/>
    </inkml:brush>
  </inkml:definitions>
  <inkml:trace contextRef="#ctx0" brushRef="#br0">318 616 8496,'-5'4'-968,"0"-3"507,2 2 1,1-2 617,-4-1 61,4 0 72,-2 0 39,0 0 25,3 0 27,-7 0-175,7 0-145,-3 0 10,0 0-362,3 0 132,-3 0-135,4 0 153,0 4 0,0-2 107,0 4 1,0-3-58,0 3 158,0 0 0,-1 4-94,-2 2 0,-2-1 180,-4 5 0,2-1-134,-2 3 1,2 1 25,-6 2 0,0 1-24,1 3 0,0 1-3,3-2 0,-3 2-20,0 1 1,-3 1-8,3-1 0,-1 0-62,0 0 0,3-1-150,-2-1 0,2-3 221,1-4 0,0 0 0,0 0 0</inkml:trace>
  <inkml:trace contextRef="#ctx0" brushRef="#br0" timeOffset="465">64 599 8362,'-9'0'-2030,"0"0"1562,4 0 468,1-4 0,0-1 0,-1-4 0</inkml:trace>
  <inkml:trace contextRef="#ctx0" brushRef="#br0" timeOffset="1317">64 544 7208,'-5'5'-173,"-3"3"0,3-4 242,-4 3 70,4 1 49,-3-7-26,3 7-63,0-7 0,0 4 100,2-2-292,2-2 255,-3 3 27,4-4 749,0 0-785,0-4-26,0 3-104,0-3 0,0 3 3,0-2 0,1 1 6,2-4 0,-2 3-12,2-3 0,1 0-103,-1-4 1,3 1 113,-3 0 1,3-3-66,-3 0 0,4-3 45,-1 3 1,-1-4-145,1 1 0,0-2 71,3-2 1,-3 1-12,0 0 0,-1-3 22,2 0 1,1 0-10,-2 2 1,-1 1-22,1 0 0,-1 1 27,1 2 0,2-1 40,-2 4 0,-2 0-94,-1 3 334,2-1-145,-4 1 26,7 4-69,-7 1 26,3 4 97,-4 0-147,0-4 1,1 3 22,2-2 59,-2 2-58,3 1 1,-4 0 8,4-4-77,-3 3 89,7-7 1,-4 3 2,2-4 1,2 3 11,-1 0 1,1 0 10,1-3 0,0-3-147,0 0 1,0 0 93,0 2 0,0 1 55,0 0-14,0 0-76,0 0 0,-3 4-10,0 2-18,-4 2-41,2 1 30,0 0 1,-3 4 28,2 2 1,-2-1 7,-1 1 0,0 0 15,0 3 1,0 1-20,0 3 0,0-3 21,0 2 0,0-1-11,0 1 0,0-2 3,0 2 0,1-1-60,2 1 0,-1-2-16,5 2 1,-4 3-101,3 0 0,-3-1 141,3 1 0,-1 0-145,1 3 0,1 0 111,-4 0 1,3 1-123,-3-1 0,1 0 78,-1 0 0,-1-1-19,4-2 0,-3 1 40,3-4 0,-3 4 6,3-4 0,-4 1-119,1-1 0,1-2 99,-1 2 0,4-2-156,-1-1 0,-1-3 124,1 0 1,-3-4 100,4 1 0,-4 1 30,3-1 1,-3 0 2,3-3 0,-4 0 0,6 0 0,-3 0 0</inkml:trace>
  <inkml:trace contextRef="#ctx0" brushRef="#br0" timeOffset="1700">19 436 7911,'0'-6'-458,"0"1"856,0 2-48,0 2-213,0-3 1,4 4-4,2 0 0,2 1-57,1 2 1,0-2-119,0 2 0,3 1 63,0-1 1,5 1-174,-2-4 1,2 0-37,1 0 0,1 0 83,2 0 0,-2-4-32,3 1 0,-3-3 85,-1 3 0,-1-3-170,-2 3 1,1-3 26,-4 3 0,1 0 194,-4 3 0,4-4 0,1-1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1:37.344"/>
    </inkml:context>
    <inkml:brush xml:id="br0">
      <inkml:brushProperty name="width" value="0.08547" units="cm"/>
      <inkml:brushProperty name="height" value="0.08547" units="cm"/>
      <inkml:brushProperty name="color" value="#E71224"/>
    </inkml:brush>
  </inkml:definitions>
  <inkml:trace contextRef="#ctx0" brushRef="#br0">182 420 8344,'-5'4'882,"-3"1"-671,5 5 1,-4-1 27,1 0 1,-2 3-191,-1 0 1,0 4 116,0-1 1,0-1-241,0 1 1,-1-1 38,-2 2 1,2 1-121,-2-2 1,2-1-1,0 1 0,1-4-58,0 1 1,3-2-52,0-1-227,4 0 118,-2-4 296,4 0 0,0-7-3,0-1 1,5-3-12,4-6 1,0 1-122,3-4 1,3-3 116,0-3 0,-1-1 52,1 0 1,-3 2 28,3-4 1,-3 3 121,3-3 0,-3 4 97,4-2 0,-5 4-99,1 3 1,1 2 25,-1 4 1,0 1-24,-3 2 102,0 2 1,-1 8-80,-2 2 1,-2 6-48,-4 3 1,0 6-25,0 4 0,-1 0 2,-2-1 0,1-1-114,-4-2 0,0-2 108,-3 3 0,0-3-10,0-1 1,0-3 18,0 0 0,3-4-1,0 1 1,1-2 60,-1-1-12,-2-4-72,3 4 22,-1-8-156,2 3 1,5-9 87,2-5 0,3 0-232,3-5 0,0 0 67,0-3 0,3 0 140,0 0 1,3 0-126,-3-1 0,3-2 16,-3 0 0,3-3 105,-2 3 0,2 0 68,-3 2 0,1 2 104,-1 2 1,-5 2-98,2 4 0,-3 3 303,0 0-252,-2 4 1,-4 2-53,0 6 0,-4 6 38,-2 3 0,-2 2-6,-1 1 1,0 4-70,0-1 1,0 3-17,0-3 1,3 3 26,0-3 0,1 1 10,-1-4 1,2 0 32,4 0 0,0-4-33,0-2 0,4-2 23,2-1 1,3-4-36,3-2 0,2-1 8,4-2 1,1 0-89,2 0 1,3-2-187,3-1 0,0-2-112,0-4 0,0 0 146,1 0 0,-4-1 6,0-2 0,-1 1 84,1-4 0,2 0 178,-5-3 0,-1 2-18,-5 1 0,1 1 162,-4-1 0,-1-1-141,-5 4 1,-2-1 69,-4 1 0,-1 3 58,-2 0 1,-5 0-61,-4 6 0,-4-3-33,1 3 0,-2 1-63,-1 5 1,0 5-184,-1 5 0,1 6 109,0-1 0,0 3 24,0 0 1,1 1 50,2 3 1,1-3 2,5-4 0,1 0-18,2 0 0,2-1-4,4-2 1,0-1-270,0-5 0,4-1 17,2-2 1,2 1-11,1-4 0,1 0 165,-1-3 1,0-3-42,0 0 1,3-4 44,0 1 1,3-3 140,-3-4 1,4 3-28,-1-2 1,3-2-96,0-1 0,0 1 214,0-1 0,0 3-30,0-3 1,0 4 87,1-2 1,-2 3-81,-2 1 0,1 1 98,-4 2 1,0 2 1,-3 4 1,0 0-120,0 0 0,-4 1 101,-2 2 1,-2 6-79,-1 6 0,0 3 81,0 0 1,-4 3-94,-2 0 0,-5 0 17,-1-3 1,0 0-22,3 1 1,0-2-3,0-2 0,0 1 59,0-4-226,0 0 1,4-6-107,2 0 135,2-4 0,3-2-161,4-6 0,0-2-89,6-1 1,2-3-89,1 0 0,-1-4 111,1 1 1,0-2-48,3-2 1,0 1 224,-3 0 1,2-1 117,-2-2 0,1 2 179,-1-3 1,1 7-144,-4 3 1,-3 2 303,-2 1 7,-5 4-79,2 1 0,-5 5-91,-2 2 1,-2 6-75,-5 6 0,0 2-67,-2 2 1,2-1-166,-2 0 1,3 0-11,3 0 1,-1-1 94,4-2 1,-3 1-228,3-3 0,-3-1-194,3-3 344,0 0 0,3-3 18,0 0 35,0-4 28,0 2 0,0-5 174,0-2 0,0 1-291,0-4 1,0 0 111,0-3 1,1 0-62,2 0 0,-1-4 66,4 1 1,-3 0-13,3 3 0,-1-3-8,1 0 0,2-3-9,-2 3 0,-1 0 25,1 3 1,0 0 78,3 0 64,0-1-125,0 5-15,1 1-41,-1 4 1,-3 4-110,0 2 0,-4 6 90,1 0 0,-2 0-110,-1-3 0,3 1 118,0 2 0,0-2-70,-3 2 193,0-2-199,0-1 208,4 0 0,-2-1-62,4-2 100,0-1 1,4-5-87,2 0 0,-2-2 8,2-1 0,1-2-27,-1-4 1,5 0 1,-2 0 0,3-4-64,3-2 1,-1-3 62,4-3 0,-2-2-211,2-5 0,-1-2 68,1 0 0,1-4-53,-4 0 0,1-1 151,-4-1 1,3-4-11,0 1 1,-1-2 192,-5 4 0,3 0 40,-3 7 0,-2-2 26,-1 4 1,-3 4 90,-3 9-14,2 2 1,-7 10-13,2 6 1,-10 10-128,-5 11 1,-9 12-68,-6 6 1,-1 2-115,-2 5 1,2 0-106,1-1 1,-4 8 46,1-2 0,3-3-24,3-3 1,4-8 63,-2 3 1,7-10 160,3-6 0,3-2-106,3-6 1,2 0-82,4-7-51,0 0 69,4-7 0,1-1 11,4-4 1,1-1-6,2-2 0,-1-5-171,5-4 0,-1-4 106,3 1 0,0-3-74,0 0 0,-1-3 139,-2 0 1,3-1 8,-3 1 0,-2-2 99,-1-1 0,0 2 224,-3 4 1,2 4-126,-5 2 1,-1 2 440,1 1-169,-4 4-271,2-4 0,-4 9-297,0 0 0,-3 6 56,0 6 1,-4-1 79,1 4 1,1 0-55,-1 3 0,1-1-5,-1-2 1,2 1-16,4-3 0,0 2 16,0-3 1,0 0-79,0-3 1,4 0 73,2 0 1,2-1 71,1-2 1,1-2-6,2-4 0,2 0 3,5 0 0,-1 0-3,0 0 1,0-4 105,0-2 1,3-3-74,0-3 1,2 1 94,-2-4 1,-1 3-239,4-3 1,-5 0 138,-1 0 0,0-2-81,-6 2 0,0 1 34,-3-1 1,-4 3-12,-2-3 1,-2 4 9,-1-2 0,-1 3-7,-2 1 1,-2 4-16,-4 2 1,-1 2 18,-2 1 0,-2 4 46,-5 2 0,3 6-31,-2 4 0,2 1 151,-5 1 1,3 0-63,3 0 1,1 0-41,5 0 0,0 1-75,0-1 0,4 0 4,2 0 0,2-3-230,1 0 0,4-4 94,2 1 0,3-3-86,3-3 1,-2 2 87,3-5 1,0 0 48,-1-3 1,4-1 50,-1-2 0,-1-2 123,1-5 0,-1 1-112,1 0 1,3-3 119,-3 0 0,2-4-114,1 1 0,0-2 49,0-1 1,0 0 9,1 3 1,0-2-38,2 2 1,-2-1 120,2 1 1,-2-1-63,0 4 1,-2 1 108,-2 4 0,-2 3 10,-4 4 67,0 0 0,-4 4-86,-2 3 1,-3 2 159,-3 3 0,-5-1-26,-4 4 1,-5-1-100,-1 1 0,-1 2-6,-2-2 0,2 1-71,1 0 0,3 0-148,0-4 0,3 3 48,-3-3 1,6 0-432,0-3-11,2 0 57,2 0 1,1-3 76,4 0 0,1-4 36,2 1 0,2-1 241,4-2 1,1 0-46,-1 0 0,3-4 156,0 1 1,3-4-81,-3 1 1,4 1 204,-1-1 0,1-1-46,-1-5 0,3 1 160,-3-4 0,2 3 11,1-3 0,0 3-85,0-4 0,-1 6-185,-1 1 0,-3 1-15,-4 5 0,0-1-239,0 1 150,0 2 1,-4 1-171,-2 6 1,1 2 59,-1 1 1,0 0-148,-3 1 1,0 2 58,0 0 1,0 1 103,0-1 1,-3-2 119,0 2 0,-1-2-7,1-1 1,1-3 197,-4 0 1,3-3-66,-3 3 1,3-4 179,-3 1 1,3 1-148,-3-1 0,0 1-60,-3-4 0,0 0-242,-1 0 1,0 3 83,-2 0 0,2 0-112,-2-3 1,2 3-3,1 0 1,0 0 11,0-3 0,0 0-189,0 0 97,4 0 1,-2-1 6,4-2 0,0 1 65,3-4 0,0 0-70,0-4 1,1 4 65,2 0 1,-1 0-74,4-3 0,0 3 47,3 0 1,0 0 228,0-3 0,4 0 0,1 0 0</inkml:trace>
  <inkml:trace contextRef="#ctx0" brushRef="#br0" timeOffset="200">2613 456 8109,'-6'0'0,"0"0"0,0 0 0,1 4 0,2 0 1496,6 2-1496,2 2 0,4-3 0,0 4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0:42.794"/>
    </inkml:context>
    <inkml:brush xml:id="br0">
      <inkml:brushProperty name="width" value="0.08547" units="cm"/>
      <inkml:brushProperty name="height" value="0.08547" units="cm"/>
      <inkml:brushProperty name="color" value="#E71224"/>
    </inkml:brush>
  </inkml:definitions>
  <inkml:trace contextRef="#ctx0" brushRef="#br0">0 209 7997,'0'-9'-229,"0"0"-57,0 0 1,0 0 147,0 0 1,0 3-82,0 0 438,0 0 1,1-3-69,2 0 1,-1 4-17,5 2 0,-4-1 18,3 1-77,0-5 0,3 7-3,0-2 1,0-1 9,0 1 1,-3-1 76,0 1 0,0-1-79,3-2 0,0-2 39,0 2 0,1-2-38,2-1 0,-1 1-13,1 2 0,1-2-32,-1 2 0,3 2-19,-3 1 1,4-1 10,-1 1 1,2 0-96,2 3 0,0 0 34,2 0 0,2 1 56,4 2 0,2-1-135,1 4 0,2-1 108,4 1 0,4 2-67,-1-2 0,5 2 109,2 1 0,1 0 3,7 0 1,0 0-2,6 0 1,1 0 107,2 1 1,9-1-110,3 0 1,5-3-282,2 0 1,6-4 174,3 1 1,6-2 95,0-1 1,-47 0 0,0 0-227,3 0 1,0 0-1,46 0-7,-48 0 1,1 0 0,-1 0-1,0 0-237,0 0 1,0 0 439,1 0 0,-1 0 0,48-3 0,0 0 0,-1 1 0,-1 1 0,0 1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9:28.356"/>
    </inkml:context>
    <inkml:brush xml:id="br0">
      <inkml:brushProperty name="width" value="0.08547" units="cm"/>
      <inkml:brushProperty name="height" value="0.08547" units="cm"/>
      <inkml:brushProperty name="color" value="#E71224"/>
    </inkml:brush>
  </inkml:definitions>
  <inkml:trace contextRef="#ctx0" brushRef="#br0">37 890 8179,'-4'-5'-813,"3"-3"1005,-7 3 5,7-4 1,-3 0-59,4 0 0,0 3 45,0 0-43,0 0 19,0-3-120,0 0 125,-4-1 12,3 5-153,-3 1-23,4 4 1,0 1 43,0 2 1,-2 2-11,-1 5 1,2-1 102,-2 0-65,2 0 1,1 0 34,0 0-59,0-4 1,0 0-40,0-2 144,0-2 18,0 3-124,4-4 0,-2 0 34,5 0-70,-1-4-12,3 3 1,0-3-58,0 4 0,0 0 92,0 0 1,0 0-53,0 0 1,0 0 12,0 0 1,1 3-32,2 0 0,1 0 22,3-3 1,1 0-2,-2 0 0,2-1 11,1-2 1,0 1 0,0-4 0,1 3 3,-1-3 0,1 0-2,2-3 0,-2 0 1,2 0 1,2 0 1,-2-1 1,1 1 0,-1 0 1,1 0 21,2 0 0,3 3 2,-3 0 0,-1 4 0,1-1 1,-1 1 4,2-1 1,0 2-14,-4-2 1,4 2-3,-1 1 0,-1 3 26,2 0 1,-1 1-34,3-1 0,0-2 1,1 2 1,-1 1-27,0-1 1,-1 0-8,-2-3 1,2-1 18,-5-2 1,0 2-4,-3-2 1,-1-1 38,-2 1 0,1-3-29,-4 3 1,1 0 39,-4 3-6,0 0 10,0 0 0,-4 0 7,3 0 87,-7 0 34,3 0 1,-5 0-188,-2 0 0,1 0 57,-4 0 1,3 3-351,-3 0 205,0 4 0,-3-2-79,0 4 1,0-3 86,-1 0 1,1-4-144,0 1 57,0 2 0,0-3-419,0 4-326,0-4 560,0 2 1,0-1 361,0 0 0,0 5 0,0-3 0</inkml:trace>
  <inkml:trace contextRef="#ctx0" brushRef="#br0" timeOffset="1201">54 327 8203,'5'-6'-679,"-2"0"299,-2 4 221,-1-2 361,0 0 21,0 3 39,4-3-212,-3-1 29,3 4 1,-3 1-94,2 7 0,-2 4 87,2 1 1,-2 4-143,-1-1 1,0 2 59,0 1 0,0 0-15,0 1 1,0-2 4,0-2 0,0 2-5,0-2 1,0-2 5,0-1 0,0 1-4,0-1 0,0 1-83,0-4 1,0-3 88,0 0 0,-1-3-91,-2 3 8,2-4-12,-3 2 40,4-4 29,0 0 1,0-7 48,0-2 1,3-6-2,0-1 0,4-2-28,-1-3 0,2-2 64,1-4 1,0 0-36,0-1 0,2 4 8,1 0 0,-2 3-10,2-3 1,-2 6-1,-1 0 0,0 6-1,0 0 1,0 6 0,0 3 1,0 2 21,0 1 0,0 5-24,1 4 0,-4 4 39,0 5 1,-3 1 28,3-1 0,-4 0 9,1 0 0,-2 3-36,-1 0 1,0 0 13,0-2 0,0-2-10,0-2 0,0 1 3,0-4 1,-3 0-25,0-3 0,-1-1 57,1-2-26,2 2-7,-3-7 0,3 3 39,-2-4-119,2-4 0,-3-4 1,4-4 0,0-4 16,0 1 0,4-5-93,2-1 0,1-4 3,-1 4 0,2-3 83,-2 3 1,3-3 12,3 3 0,-2-1-22,2 4 0,-2 4 12,-1 2 0,0 2 22,0 1 1,1 1 8,-1 2 1,-3 2 9,0 4 1,-1 4-28,1 2 0,-1 6 13,-2 3 1,-2 3-12,2 3 1,-2 0 33,-1 3 0,0-3-33,0 3 1,0-3 0,0 3 1,0-3-32,0 0 0,0-5-2,0-1 0,3-3-42,0 3 0,0-7-396,-3 1-41,0-2 309,4-2 1,-2 0 200,4-5 0,0-5 0,3 0 0</inkml:trace>
  <inkml:trace contextRef="#ctx0" brushRef="#br0" timeOffset="1667">480 373 8205,'0'9'-621,"0"0"427,0 0 0,0 0-39,0 0 233,0 1 0,1-5 58,2-2 0,0-2 120,6-1 1,-1 0-126,8 0 0,-5-3-3,1 0 0,1-5-31,-1 2 1,3-2 25,-3-1 0,0 0-96,-3 0 0,3 1 83,0 2 1,1-2-8,-4 2 1,-3-2 37,0-1-38,0 0 1,3 0-39,0 0 1,-3 1 23,0 1 0,-4-1-13,1 2 0,-2 1 47,-1-1-111,0 0 54,0-3-2,0 0 0,-4 4-28,-2 2 0,-2 3-4,-1 3 0,-1 2-31,-2 4 1,1 4 60,-5 2 0,4 3 30,-3 0 0,3 3-35,-3 0 1,4 0 63,-1-3 1,2 0-34,1 1 0,4-1 9,2 0 1,2-4-13,1-2 0,0-2 10,0-1 1,0-3-102,0 0 0,4-4 86,2 1 0,2-2-98,1-1 1,4-1 80,2-2 0,2-2-241,1-4 0,1-1 87,-1-2 1,0 2 168,0-2 0,0-2 0,0 0 0</inkml:trace>
  <inkml:trace contextRef="#ctx0" brushRef="#br0" timeOffset="2460">961 218 8090,'5'0'-211,"-1"0"1,-4 4 349,0 2 0,-1 6 63,-2 3 1,-1 2-66,-2 1 1,-2 5-150,2 1 0,-2-1 6,-1 1 1,0-1-102,0 2 1,3-3 149,-1-4 1,2-1-135,-1-2 0,-1-2 51,4-4 1,-3-3 55,3 0-82,0-4 1,0 1 57,0-6 1,0 0-88,3-6 0,0 1 33,0-7 1,0 0-9,0-3 1,3 0 21,0 0 1,1-1-9,-1 1 1,2 0 7,4 0 1,-3 0 4,0 0 0,2 1-14,4 1 0,-2 3 9,2 4 1,-3 0 148,-3 0-81,6 4 11,-6 1-10,7 4 1,-5 4 92,-2 2 0,1 2-6,-4 1 0,0 3-88,-3 0 1,0 2 34,0-2 0,0-2-20,0 2 0,0 1-7,0-1 0,-1 3-7,-2-3 1,1 0-1,-4-3 0,1 1-27,-1-1 1,-1 0-13,4 0 0,-3-3-67,3 0 100,0-4-242,-1 2 214,3-4-79,-3 0 0,4-1 9,0-2 0,3-3-3,0-6 0,4 1 67,-1-5 0,2 4 12,1-3 0,3 1 22,0-1 1,1 1-52,-4 2 1,0 2 87,0-2 1,0 3-88,0 3 298,0 2-224,0 4 1,-1 1 4,-2 2 1,-2 2 40,-4 4 0,0 1 13,0 2 0,0-1-27,0 4 0,0-3-17,0 3 1,-1-1-64,-2 1 1,2 2 32,-2-5 0,-1 1-67,1-1 1,-3-2 24,3 2 0,0-5-100,3-1 0,-3-3-9,0 3-33,0-4-380,3 2 117,0-4 423,0-4 0,8-5 0,2-5 0</inkml:trace>
  <inkml:trace contextRef="#ctx0" brushRef="#br0" timeOffset="4040">1359 0 7677,'0'5'-207,"0"3"1,1-6 256,2 4-5,-2-4 1,4 5 38,-2-4 1,-2 1-93,2-1 0,-2-1 55,-1 5 1,0-1 11,0 3 0,0 0 138,0 0 0,0 1-109,0 2 1,-3-1 117,0 4 0,-3 0-125,3 3 1,-3 4 12,3-1 1,-4 3-121,1-3 1,-2 3 106,-1-3 1,0 4-102,0-4 0,0 3 89,0-3 1,0 0-214,-1-2 0,1-1 32,0 0 0,0-1-109,0-2 0,0-2 142,0-4 1,3-1-17,0-2 0,1-1 108,-1-2-118,-2-2 206,3 3 0,0-8-138,2-2 1,3-3 47,3-3 1,0-2-53,6-4 0,-2 0 9,5 0 0,2-2-55,1-1 1,1 2-13,-1-2 1,3 2 55,-3 1 0,2 0-5,1-1 0,0 5 89,0 2 0,-3 2-45,0 1 1,-2 0 105,2 0 1,-4 3 11,1 0-36,-2 4 1,-1-2 86,0 4 26,-4 0 1,0 4-48,-2 2 1,-2 2-73,2 1 1,-6 4-156,-3 2 0,-2-1 54,-1 1 1,-3 4-178,0 2 1,-4 0 119,1-3 0,-2 0-80,2 0 1,-1-1 66,4-1 0,0-3-18,3-4 1,0 0 172,0 0-216,0 0 112,4 0 0,-2-3-8,4 0 0,1-4 65,5 1 0,-1-3 28,4-3 1,1 1 2,5-4 1,-1 0-48,4-3 1,0 0-2,3 0 1,-3 1 46,1 2 1,-1-2-45,3 2 1,-3 1 53,0-1 1,-3 3-36,3-4 0,-4 5 59,1-1 1,2-1-33,-2 1 1,0-4 3,-3 1 0,3 1 15,0-1 1,0 0 12,-3-3 1,0 0-17,0 0 0,3-3-15,0 0 1,1-1-44,-4 1 0,0 1 16,0-1 0,0 2-6,0 1 0,-1-3-16,-2 0 1,1 0-8,-4 3 0,0 0-2,-3 0-15,0 0 13,0 0 19,0 4 1,-3 5-35,0 6 0,-4 3 2,1 3 1,-2-1-4,-1 4 1,0-1 23,0 1 1,3 2-3,0-2 1,1 2 5,-1-2 1,-2 1-2,5-4 1,0 3-50,3-3 1,0 0 41,0-3 1,0-3-62,0 0 60,0-4 0,4 2-4,3-4 1,1-1 15,1-2 0,1-2 2,2-4 1,-1 0-11,4 0 1,-3-1 2,3-2 0,-1 1-1,1-4 0,2 1 0,-5-1 1,3-3-2,-3 3 0,3 1 12,-3-1 0,3 1-2,-3-1 0,3-1 31,-2 4 0,-1 1 90,-3 4 1,-3-1-33,0 2 31,0 2-63,3-4 10,0 7-90,-4-3 38,-1 4 1,-4 4-7,0 2 0,-3 2-22,0 1 0,-4 1-6,1-1 0,-1 3-16,1 0 0,-2 0-3,2-3 0,1 0-2,-1 0 0,1 0 30,-1 0 0,-2 0-120,5 0 0,-4 2 104,1-1 1,1 4-31,-1-5 35,4 2 0,-5-2-16,4 0 40,0 0 0,2-3 18,-2 0 15,2-4 1,-3 3-57,4-2 76,0-2 61,0 3 1,0-4-73,4-4-20,-3 3 1,7-6-7,-2 4 0,-1-3 5,1 3 0,-3-1-45,3 1 0,0 1 44,4-4 0,-1 3-51,0-3 1,0 1 50,0-1 0,0-2-2,0 2 1,1-1 4,2 1 1,-2-3 6,2 3 0,1-1-5,-1 1 1,4-1 4,-4 4 0,1-4 28,-1 1 1,-2 2-26,2 1 0,-1-1 36,1 1 1,-4 0-53,4 3 1,-7 0 19,5 0-42,-3 0 0,1 1-8,-2 2 0,-1-1-4,-2 4-1,-2 0 1,2 3 6,-6 0 0,-2 1-9,-4 2 1,-1 2-126,-3 1 0,0 2 124,-2-2 1,-2-1-36,2 1 1,-1-4 36,1 1 0,-2-2-3,1 0 0,3-2 38,1-2 1,2-2 4,1-4 1,3 0 59,0 0-97,4 0 26,-2 0 0,5-4-4,2-2 0,5-2 7,4-2 0,4-2 46,-1 0 0,4 0 107,2 3 1,2 0-154,4 0 0,0 0 5,1 0 0,3 0-57,2 0 1,2 1 0,2 2 0,-1-2-235,0 5 270,1 0 0,-1-1 0,0-1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9:15.422"/>
    </inkml:context>
    <inkml:brush xml:id="br0">
      <inkml:brushProperty name="width" value="0.08547" units="cm"/>
      <inkml:brushProperty name="height" value="0.08547" units="cm"/>
      <inkml:brushProperty name="color" value="#E71224"/>
    </inkml:brush>
  </inkml:definitions>
  <inkml:trace contextRef="#ctx0" brushRef="#br0">568 500 8289,'-1'-12'-495,"-2"0"0,1 7 575,-4-5 0,1 3 349,-1-2 1,-2 1 240,2 2-504,-2-2 0,-1 7-139,-1-2 0,1 2 20,0 1 0,-3 1-225,0 2 1,-1 3 142,1 6 1,2-2-111,-2 2 0,2 2 0,1-2 132,4 0 178,-4-3-184,8 0 467,-3-4-118,4-1-84,0-4-346,4 0 0,-3 1 25,2 2 0,-1 2 165,-2 4 1,-5 1-145,-1 2 1,-3 7 280,-3 9 0,-3 5-78,-6 9 1,-2 5 188,-4 7 1,-5 4-78,-1-1 1,-1 3-97,1-2 0,1-6-64,5-6 1,5-7-83,4-9 1,4-5-1418,5-9 810,0-3 588,3-8 0,10-17 0,7-9 0</inkml:trace>
  <inkml:trace contextRef="#ctx0" brushRef="#br0" timeOffset="1639">105 137 8367,'-9'0'200,"0"0"0,3 3-100,0 0 285,4 0-350,-2-3 0,4 1-16,0 2-55,0-2 281,0 3-66,0 0-184,0-3 1,1 3 19,2-4-78,-2 0 219,3 0 64,-4 0 0,-1 3-291,-2 0 0,1 0 178,-4-3 77,4 0-136,-6 0 1,6 0 193,-4 0-61,4 0 13,-2 0 169,4 0-189,-4-4-292,3 3 215,-3-3-132,4 4-330,0 0 0,0 4 418,0 2 1,0 2-81,0 1 0,0 0 18,0 1 0,1-1-33,2 0 1,-1 1 48,4 2 0,0-2-58,3 2 1,-3-2 6,0-1 1,0 0-11,3 0 0,3-3-6,0 0 0,0-3-53,-2 3 0,-1-4 9,0 1 121,0-1 0,3-4-42,0-1 0,0-3 4,-3-6 0,3 1 7,0-4 1,4-1 8,0-5 1,0 2-44,-1-2 0,2-2-7,-2 2 1,-2 0 50,-1 3 0,-6 0-23,-3 0 0,-2 3 87,-1 3 0,-4 3-89,-2 3 0,-9 2 38,-3 4 1,-6 4-57,0 2 0,-6 3 3,0 3 0,1 2 19,5 1 0,-2 2-11,5-2 0,1 1-82,5-1 1,2-1 81,4-2 0,1-2-146,2 3 0,2-3 48,4-1 1,1-3 41,2 0 0,2-4 54,4 1 1,4-2-8,2-1 0,6 0 28,3 0 1,3-4 22,0-2 0,3-2-48,0-1 0,3 0 2,-6 0 0,5-1-2,-5 1 1,-1 0 9,-1 0 1,-6 3 77,-1 0 1,0 4-51,-3-1 1,1-1 2,-1 1 0,2-3-23,-5 3 1,3-3 10,-3 3 1,0 0-147,-3 3 1,-3-3 126,0 0-320,-4 0 358,2 3 0,-5 0 0,-2 0 1,-2 0 20,-4 0 0,3 0 188,0 0 0,0 0-196,-3 0 1,-3 0 264,0 0 184,0 0-151,3 0 3,-1-4-190,5 3 1,2-4-241,6 2 0,3 1 56,7-4 1,0 3-71,2-3 0,2 0 98,-2-4 0,5 2-134,1 2 0,1-2 21,-4 2 1,3-2 88,0-1 1,3 3-6,-3 0 1,-1 3-4,-4-3 0,0 4 117,-4-1 0,0 2-52,-3 1 1,-3 0 3,0 0 1,-4 1 14,1 2 1,-3 2 112,-3 4 0,-2 0-65,-4 0 0,1 0-51,2 0 0,-2 0-14,2 0 1,-2 1 24,-1-1 1,3 0-128,0 0 0,1 0 68,-2 0 0,2-1-100,2-2 0,2 2 71,-2-2 0,1 1-93,-1-1 17,2 2 46,-3-3 80,4 0 36,0 3 1,0-7 1,1 6 21,2-4 218,-2 1-154,3 0 245,-4 1-177,0 4 0,-3 0-76,0 0 0,0 0 175,3 0 1,1-3-34,2 0 1,3-1 82,6 1 0,7 1 46,5-4 1,3 0 32,3-3 0,1-3-331,3 0 0,1-4-366,-2 1 0,2-2 282,-2-1 0,-2 0 0,-4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8:58.921"/>
    </inkml:context>
    <inkml:brush xml:id="br0">
      <inkml:brushProperty name="width" value="0.11396" units="cm"/>
      <inkml:brushProperty name="height" value="0.11396" units="cm"/>
      <inkml:brushProperty name="color" value="#E71224"/>
    </inkml:brush>
    <inkml:brush xml:id="br1">
      <inkml:brushProperty name="width" value="0.08547" units="cm"/>
      <inkml:brushProperty name="height" value="0.08547" units="cm"/>
      <inkml:brushProperty name="color" value="#E71224"/>
    </inkml:brush>
  </inkml:definitions>
  <inkml:trace contextRef="#ctx0" brushRef="#br0">233 571 16590,'-4'-14'-502,"-1"5"-455,0 1 136,1 7 1,4-2 1791,0 6-661,0 2 0,4 4-584,2 0 0,-1 4 23,1 2 0,-3 1 0,3 2 1,-3-5 297,4 5 0,-5-2 56,1 2 1,-2-1 337,-1-2 1,3 3-905,0-3 1,0-1 285,-3 1 1,0-4 592,0 1 0,1-2-405,2-1 0,-1-3-498,4 0 0,-3-4-105,3 1 0,-3-2 369,3-1 1,0-4 674,3-2 1,-4-6-225,-2-3 1,2-2 0,0-1 0</inkml:trace>
  <inkml:trace contextRef="#ctx0" brushRef="#br0" timeOffset="224">44 571 17337,'-14'0'-184,"1"1"32,4 2 1471,4-2 0,3 3-1921,8-4 0,1 0 1100,8 0 1,4-5 173,5-4 1,2-1-139,2-5 0,2 0 64,0-3 0,0-3-233,-3-1 0,1 0 91,-1 1 1,0 2-546,0-2 1,1 2 441,-1 1 0,-3-1 1746,0 1 1,-4 3-2848,1 0 1,-1 4 812,-2-1 0,-4-2 0,-1 0 0</inkml:trace>
  <inkml:trace contextRef="#ctx0" brushRef="#br0" timeOffset="1737">515 789 18710,'-9'12'3198,"-1"0"-3493,1 0 510,0-3 0,3-1 291,0-2-95,4-1 0,-2-7-1481,4-1 1,3-2 1231,0-4 0,4 0 463,-1 0 1,-1 0-526,1 0 1,1-1 113,6-2 0,-3 2 7,2-2 1,-1 3-106,1 3 0,-2-2-78,2 1 0,1 0 925,-1 1 1,3-2-775,-3 2 1,2-5-132,-2-1 0,-1-4 111,4 1 0,-3-2-275,3-1 1,-1-2 0,1-1 0,2-2-72,-1-4 1,-2 3 125,1-1 1,-4 1-233,1-3 0,1-1 115,-1-2 1,-1 0-238,-5-3 0,2 3 13,-2-3 1,-2 3-90,-1 0 0,2 2 24,-2 1 1,0 1 19,-3 1 0,0 4-15,0 6 0,-3 2 0,0 4 0,-2 4-431,2 2 1,-1 10 1223,-2 5 1,1 8-396,2 4 0,2 4 95,-2 2 0,2 2-68,1 4 1,1 1 22,2-1 0,2-1-129,4-2 1,4-2 30,-1-7 0,-3 1 357,-3-4 1,0-3-932,3-3 0,1-3-247,2 0 1,-5-1 314,2 1 0,-6-2 306,0 2 1,-2 1 186,-1-1 1,0 1 96,0-1 1,-4-3 577,-2 1 1,-2-2-53,-1-5 0,0 0-129,0-3 0,3 0 30,0 0 1,3-4-562,-3-2 1,4-4 113,-1-2 0,2 1-205,1-4 1,1 4 247,2-1 1,2 2-63,4 1 1,0 0 111,0 0 0,0 1 202,0 2 1,0 2-78,0 4 1,0 0 255,0 0 0,1 5-398,3 4 0,-6 1-173,2 5 1,-2 0-32,2 3 1,0-1-481,0-2 1,-3 2-17,0-5 1,3 3-83,3-3 1,0 3 268,-3-3 0,3-1-27,1-5 0,3 1 695,-1-4 0,1 0-89,-1-3 1,2-4 218,-2-2 0,2-5 31,2-1 1,-1-7 147,0 1 1,-3-5 58,0 1 0,-3-4-32,3-1 1,-4-1-65,1-6 0,-4 4-267,-2-3 1,-1 0-141,1-4 0,-2 5-56,-4 2 0,0 6-268,0 3 0,-4 5 45,-2 4 1,-2 6 26,-1 3 0,-4 7 383,1 5 1,-4 6 36,1 6 1,1-2 27,-1 2 0,4 1-81,-1-1 0,2 2 128,1-2 1,2-2-281,1 2 1,4-3 230,-1-3 1,2-2-204,1-4 0,1 1-641,2-1 1,2-1-269,5-2 1,0-2 348,2-4 0,1 0 148,2 0 0,2-1 84,-2-2 1,2-2 181,1-4 1,2-2 132,1-1 1,-1-2 158,4-4 0,0-1 315,4-2 0,-2 1 230,-2-5 1,2 4-149,-2-3 1,3 1-172,0-1 0,-4 2 158,-2 3 1,-2 5-198,-1 2 1,-3 3-272,1 3 1,-5 2-229,1 4 0,-2 4-363,-1 2 0,-4 7 123,-2 5 1,-2 5 10,-1 4 0,0-3-9,0 0 1,-3-3 100,0 4 1,-7-1 34,1 3 0,-2-3 86,2 0 1,-3-5 364,-1 0 0,-3-2 280,1-5 1,1 0-130,-1-3 1,1-3-279,-1 0 1,-1-4-114,4 1 1,-1-2-120,4-1 1,0-3-299,0 0 1,4-4-120,2 1 1,2-2-10,1-1 1,0-3 117,0 0 1,4-3 147,2 2 1,2-2 282,1 3 0,3-3 282,1 3 1,2 0-29,-3 3 0,3 1 101,-3 2 0,3-1 87,-3 4 0,3 0-135,-3 3 0,4 0-88,-4 0 1,4 0-265,-1 0 1,-1 0-54,1 0 1,-3 0-136,3 0 1,-3-1-4,4-2 1,-4 1 187,3-4 0,-3 3 42,3-4 1,-1 1 178,1-3 0,2 0 54,-2 0 1,2 0-181,-2 0 1,2-3 101,-2 0 1,-2-1-104,-1 1 0,-1 1 16,1-5 0,-2 4-85,2-3 1,-2 3-8,-4-3 0,2 1-80,-2-1 1,-1-1-45,1 4 0,-4-2-35,1 2 1,-2 5 44,-1-2 0,0 5-153,0-2 1,-1 4-169,-2-1 0,1 4 469,-4 5 1,0 1 35,-3 8 0,-1 2 60,-3 4 1,5 2 117,-4 4 1,5 0-112,-2 1 0,1-2 28,5-2 1,1-2-144,5-4 1,2-4 124,4-2 0,4-6-571,2-3 0,4-1 237,2-2 1,2-5-297,4-1 1,3-5-38,1-1 1,-1-3-560,-3 3 1100,-4 0 0,3 3 1,-2 0-1</inkml:trace>
  <inkml:trace contextRef="#ctx0" brushRef="#br0" timeOffset="2261">207 1769 14187,'-9'0'-1258,"0"-4"0,3 2-167,0-4 579,4 4 719,-6-6 0,3 3 0,-4-5 0</inkml:trace>
  <inkml:trace contextRef="#ctx0" brushRef="#br0" timeOffset="2971">234 1606 20664,'-17'-8'-2501,"2"2"0,-1-2 1917,4 2 0,0-2 574,3-1 0,3 0-119,0 0 1,3 0 208,-3 0 1,3 0-54,-4 0 1,5 0 603,-1 0-1112,2 3 783,1 2 1,1 5-594,2 2 0,3 7 564,3 5 1,1 6-138,2 3 0,-1 3-162,4 3 0,0 2 82,3 1 1,1 5-434,3-1 1,-3 1 209,2-2 0,1 2-209,-1-1 0,3 1 430,-2-5 0,-1 2-359,-3-2 1,0-2 57,0-4 0,-1-4-48,-2-1 0,-1-7 135,-5-3 0,-3 0-197,0-3 622,-4-2 0,-2-8-188,-6-2 0,-3-3-242,-4-6 0,-2-3 37,-6-6 0,-2-3 44,-4-3 1,-3-1 42,-1-2 1,-2-2-87,3-5 0,-3 0-146,2-2 0,-2-3 139,3-3 1,0-4-9,2-3 0,5 0 141,2 0 0,3 3 28,3 4 0,3 0 155,6 3 1,2 3 53,4 5 1,4 3 25,2 4 0,9 4 142,3 2 1,3 3-153,0 6 1,2 4-107,5 8 0,-1 1-163,0 2 1,3 6-76,1 6 0,-2 3-86,-5 0 1,-2 0-69,-4 0 0,-1-1 65,-1-2 0,-3-1-241,-4-2 1,-4 0 304,-2 3 0,-2 0 349,-1 3 1,-5 4 66,-4 2 1,-4 3-10,-6 0 0,1 0 217,0 0 0,-1-3-206,-2 1 0,3-5 19,0 1 0,0-2-201,6-1 1,-1-4-25,1-2 0,5-5-416,-2-1-13,6-4 1,0 0 56,6-8 257,2 0 0,4-15 0,0 2 0</inkml:trace>
  <inkml:trace contextRef="#ctx0" brushRef="#br0" timeOffset="3500">606 1497 19036,'0'-19'-1252,"-4"1"0,2 0 691,-4 0 1,4-1 534,-1-2 1,-1 2-90,1-3 0,0 6 110,3 1 0,-1 4 181,-2-1-295,2 6-9,-3-2 0,3 7-216,-2-2 0,2 3 786,-2 3 1,1 3-125,-1 6 1,1 3 114,-4 6 0,4-2-191,-1 3 0,-1 1-37,1 1 1,0-2-6,3-1 0,0-2 16,0 0 0,4-1 69,2 0 0,-1-3-900,1 0 0,-3-3 221,3 3 0,-1-4-219,1 1 1,1-1-48,-4-2 0,3 0 116,-3 0 1,1 0 83,-1 0 0,-2-3 158,2 0-23,-2-4 401,-1 2 0,-1-4 203,-2 0 0,2-4-210,-2-2 0,2-6 408,1-3 0,0-2-174,0-1 1,1-1-9,2 1 1,3-3-165,6 0 1,-2-3 295,3 3 1,0-1-240,-1 4 1,3 3 149,-3 0 1,1 7-162,-1-1 0,-2 6-485,2 0 1,-3 3-182,-3 3 1,3 5 325,-3 4 1,2 4-1,1-2 1</inkml:trace>
  <inkml:trace contextRef="#ctx0" brushRef="#br0" timeOffset="3968">896 1432 14307,'5'-13'1682,"-1"0"-1772,-4-2 1,3-2-415,0 1 438,0 3 0,-3-3-158,0 4 189,0 0 1,0 3 165,0 0-3,0 4 0,-1-2-565,-2 4 0,2 4 563,-2 5 0,-1 3-105,1 3 1,-1-1 92,1 4 1,2 1-157,-2 6 1,2-3 70,1 2 0,1-3-83,2-3 0,2 1-132,4-4 1,3 0 9,0-2 1,4-2-274,-1-2 0,2 1 133,1-4 1,4 0-87,-1-3 0,4-5 306,-1-4 0,-2-4 49,-1-6 1,-1-3 254,-2-2 1,-1 1 86,-2-1 0,-5 2 129,-4-2 1,-4 4-176,1-1 1,-4 2-10,-5 1 0,-1 3-343,-8-1 1,0 6-108,-3 1 1,-5 1-82,-1 5 1,-1-3-81,1 3 0,-1 0 113,4 3 1,-4 4 167,4 2 1,0 6 185,3 3 1,1-1 146,2 2 1,2-1 186,3 3 1,5 3-116,2 0 1,2 0-605,1-2 0,4-1 13,2 0 1,7-3 169,2 0 1,2-4 0,1 2-1</inkml:trace>
  <inkml:trace contextRef="#ctx0" brushRef="#br0" timeOffset="4526">1222 979 13031,'0'-6'-334,"0"1"518,0 2 0,1 1 245,2-4 1,-1 3-5,4-3 0,0 1-315,3-1 0,-3-2 123,0 2 1,1-1-341,2 1 192,0-2 0,0 4-47,0-2 1,0 2 21,0 4-381,0 0 1,0 0 5,0 0 0,0 1-61,0 2 0,-3-2-359,0 2 166,0 2 0,2-3 235,-1 4 1,1-3-15,-2 3 0,-1 0 227,1 3 0,-3 1 115,3 2 0,-1 3 54,1 7 1,1-2-4,-4 4 0,3 0 60,-3 3 0,1 2-8,-1 1 0,-2-1 161,2 4 1,-1 0-166,1 0 0,-1 0-40,4-6 0,-3 7-276,3-4 1,-4 0 48,1 0 0,1-7 154,-1-4 0,4-5 0,-1-5 0</inkml:trace>
  <inkml:trace contextRef="#ctx0" brushRef="#br0" timeOffset="4766">1341 1161 12117,'-14'9'1327,"0"0"-1331,2 0 1,2 0-435,-2 0 1,5 0 708,0 0 1,5 1-247,-1-1 0,2-3 51,1 0 1,4-1-331,3 1 1,2-3 266,3-6 0,2-3-47,4-6 0,4 1-16,2-5 1,-1 1 5,2-3 0,-5 3-126,1 0 0,1 3-156,-1-3 0,1 4 376,-4-1 1,-4 1 0,-1 2 0</inkml:trace>
  <inkml:trace contextRef="#ctx0" brushRef="#br0" timeOffset="5731">1867 924 15106,'-21'6'270,"0"0"-239,-4 0 0,6 3 237,-3 0 1,0 4-127,1 3 0,0 1 158,3 1 1,0 0-219,-1 0 1,4 0-597,0 0 409,4 1 1,-2-2-98,4-2 1,1 1-159,2-4 0,-1 0-509,4-3 468,0 0 1,7-4-342,2-2 0,2-2 321,1-1 1,3-5 242,0-4 0,3-1 129,-3-5 0,3 0 144,-2-3 0,2 3-36,-3 0 0,0 3 189,-3 0 1,-1 2 99,-2 1 0,1 3 674,-4 0-463,4 4-638,-6-2-145,3 4-70,-4 4 0,0 1 163,0 4 1,-4 0 68,-2 0 1,1 3-103,-1 1 1,1-1 21,-1-3 0,-1 0 123,4 0 1,-3-3 133,3 0-5,0-4 432,3 2-692,0 0-188,0-3 43,0 3 110,0-4-91,0 4 116,0-3 0,1 3-67,2-4 1,-1 0 105,4 0 0,-3 3-159,3 0 214,0 0 0,3-3 98,0 0 0,-3 1 29,0 2-110,0-2 0,3 6 35,0-4 1,1 3 92,-1-3 1,0 3-98,0-3 1,-3 5 62,0-2 1,0-1-40,3 1 0,0-4 10,0 1 0,1-2 78,2-1 0,-1-1 51,4-2 0,-2-2 99,2-4 1,-3 0-46,3-1 1,0 0 43,3-2 0,-3 1-97,0-4 0,-1 1 15,2-1 1,-2-1-201,-2 4 0,-3 0 97,0 2-500,0 1 220,-8 0 0,2 5-316,-6 4 1,-3 4 176,-6 5 0,-2 5 113,-4 5 0,0 0 75,-1 5 0,-3 0 71,-2 3 1,2 1 58,1-1 0,-2-3-10,2 0 1,3-4 287,3 1 1,3-4-13,-3-2 0,4-3 106,-1 3 0,2-5-18,1-1 1,2-1-156,1-5 0,3 3-14,-3-3-44,4 0-106,-2-3 1,5-3-38,2 0 0,2-4-223,4 1 0,1-5 35,-1-1 0,3 0-458,0 3 683,0 0 0,1 0 1,1 0-1</inkml:trace>
  <inkml:trace contextRef="#ctx0" brushRef="#br0" timeOffset="6552">2212 835 14154,'4'-13'760,"-2"2"-728,4-4 1,-3 4 162,3-1 0,0 1-163,3-1 1,1 2-51,2-2 0,-2 1 143,3 2 0,-6 4-464,-1 2 349,0 2 1,-1 2-316,-2 2 0,-7 9 216,-5 7 0,-4 6-15,-6 2 0,0 4-77,-2 6 0,2-5-14,-2-2 0,-1 1 127,0-1 1,-2-3 2,3-6 1,0-2 197,3-1 0,1-1 103,2-2 0,1 2-380,5-5-66,-4 0 52,3-3-114,1 0-22,5-4 1,9-1-111,4-4 0,1-3 142,5 0 1,-3-4 91,4 1 1,0 1 24,5-1 0,-5 4 57,2-1 1,-2 2-82,2 1 1,0 0 11,-3 0 0,1 4 12,-4 2 0,0 2 147,-3 1 0,-1 0-104,-2 0 0,1 0 142,-4 0 0,0 0-70,-3 0 0,0 3 46,0 0 1,-4 5-90,-2-2 0,-5-1 109,-1 1 0,-1 0-137,1 3 1,1 0 185,-4 1 1,4-2-87,-2-2 1,0 1-21,1-4 1,1 0 76,5-3 0,-2-4 0,3-1 1</inkml:trace>
  <inkml:trace contextRef="#ctx0" brushRef="#br0" timeOffset="7027">2608 735 11882,'-14'0'-1031,"1"0"987,4 0 0,0 1 349,0 2 0,1 2 141,2 4-274,-3-4 0,5 3-116,-2-2 1,-2 2-141,2 1 0,-1-3 17,1 0 1,-2 0 105,2 3 0,1 0-90,-1 0 0,3-3 73,-3 0-255,4 1 0,-3 2-14,2 0 0,2-3 68,-2 0 0,2-3 53,1 3 0,0-3-20,0 3 1,1-4-69,2 1 0,2-2 246,4-1 0,3 0 99,0 0 1,4-1-62,-1-2 1,3 1 8,0-4 1,-1 4-69,-2-1 1,1-1 60,-4 1 1,0 0-52,-3 3 1,-3 1 19,0 2 0,-4 2 27,1 4 1,-6 4 64,-3 2 0,-2 2-82,-1 1 1,-3 4 27,0-1 0,-3 3-30,3-3 1,-4 3-61,1-3 1,-3 2-183,0-2 0,0-2 94,0 2 1,3-2-205,0-1 1,1-1 11,-1-1 0,1-2-464,5-2 7,4-2 595,1 3 83,4-8 0,8-9 0,2-6 1</inkml:trace>
  <inkml:trace contextRef="#ctx0" brushRef="#br0" timeOffset="7243">2780 781 9342,'5'1'-721,"-2"2"1,-1 3 1279,-2 6 1,0 3-14,0 6 1,0 1-600,0 5 1,-4-2 61,1 5 1,0 1-114,3 0 0,-3-1 147,0-3 1,0-3-26,3 1 1,0-2-323,0 1 1,0-2 103,0-4 1,1-4-331,2-2 0,2-1 509,5-2 1,3-4 0,1-1 0</inkml:trace>
  <inkml:trace contextRef="#ctx0" brushRef="#br0" timeOffset="7632">3126 889 10546,'-5'6'132,"-4"0"1,0 1-85,-3 5 0,2-1 283,1 4 0,-3 0-122,0 4 0,-1-1-18,4 0 1,1 3-142,2 0 0,-2 0-116,2-3 1,2 1 71,1-1 0,2-1-237,1-2 1,0 1-117,0-4 0,4 3-56,2-3 1,6-4 3,3-5 0,3-1 89,0-2 0,0 0-201,0 0 0,1-8 33,2-1 0,-5-6 424,3 0 1,-4-2 14,0-1 0,1-3 1,-4 0 1,0-4-76,-3 4 0,-1-4-38,-2 1 1,1 2 471,-4 0 1,0 3-145,-3 1 1,0 1 60,0 2 0,-5 2 41,-4 4 1,-5 4 84,-7 2 1,-2 3-235,-4 3 1,-4 3-233,1 6 0,-2 2-192,5 4 1,-1 3 137,10 0 0,-1 2-161,7-2 0,3-1 94,3 4 0,4-4-478,-1 1 701,2 3 0,5-5 0,1 3 0</inkml:trace>
  <inkml:trace contextRef="#ctx0" brushRef="#br1" timeOffset="8102">3498 1042 8416,'-15'5'0,"0"4"0,1 4 194,-1 5 0,2 5 392,3 1 0,1 2-586,0 1 0,0 0 17,0 1 1,1-1-181,2 0 1,-2-4-61,2-2 1,2-1-88,1-2 0,-2-3 128,-1 0 1,1-8-170,-1-1 0,4-5 44,-1-4 0,2-6 22,1-6 1,0-3 284,0-4 0,3-1 0,0-4 0,4 3 0,-1 0 0,2 3 0,1-4 0,3 4 0,0-3 0,4 3-121,-1-3 0,3 3-59,0 0 1,-3 3 303,0 3 0,-1 0-56,1 6 0,-1 2 201,-2 7 1,-2 0-57,2 0 1,-1 5-71,-2 4 1,0 1-99,0 5-1,-3 0-10,0 3 0,-1 1-29,1-1 0,1 0-14,-4 0 1,3 0-50,-3 0 0,0 0 87,-3 1 0,0-4-54,0 0 0,0-3 30,0 3 1,0-4-213,0 1 1,0-2-169,0-1-248,0 0 623,0 0 0,0-4 0,0 0 0</inkml:trace>
  <inkml:trace contextRef="#ctx0" brushRef="#br1" timeOffset="9027">3861 1043 8416,'-4'9'0,"-2"1"-5,-6 2 1,1 2 58,-4 5 0,2-1 81,-2 0 1,4 3-207,-1 0 1,2 0-19,1-3 0,3 1 170,0-1 1,4-1-198,-1-2 0,2-2 141,1-4 0,1-4-142,2-2 0,2-2 13,4-1 1,1-4 82,2-2 1,2-6-42,4-3 0,1-2-123,-1-1 0,3-2 22,0-1 1,-1 2 60,-5-2 0,2 2 76,-1 1 0,-3 1-36,-1 1 1,-2 0 213,-1 4 0,-3 1 89,0 5 195,-4-2-312,2 7 1,-7-2-13,0 6 0,-5 2 70,-1 4 0,0 3-58,-3 0 1,2 5-67,1 2 0,0-1-19,-1 3 0,2 1-12,2-1 0,-1 1-27,4 0 1,0-3-21,3 2 1,0-3 32,0-3 1,4 1-12,2-4 1,3-3-63,3-2 1,-1-5-156,1 1 1,2-3 49,1-3 0,-1-4 117,1-5 1,1 1 62,5-4 1,-1 0-112,1-3 1,-1-3 0,1 0 1,-2-1 38,2 4 1,-1 0 3,-2 0 0,0 3 61,0 0 0,-3 4-52,0-1 0,-1 3 112,1 2 0,2-1-110,-5 2 1,3 1 170,-3-1 1,1 1-142,-1-1 0,-1-5 15,4 2 0,-3-2-60,3 2 1,-3-4-136,0-2 0,-2 1-70,-1-2 1,0-2 123,0-3 0,-3-1-55,0 1 1,-4-1 73,1-3 1,-2-1 164,-1 2 0,-4-1-54,-2 1 0,-2 1 181,-1 5 1,-1 1-73,-2 2 1,1 6 192,-5 6 0,1 3 104,-3 3 0,0 10-92,0 8 1,-1 6-102,-2 7 1,1 0-42,-1 8 0,2 2-31,1 4 1,1-2-22,2 3 0,0-3-21,6 0 1,-3-1-19,6 0 0,2-4-198,1-5 0,3-1-17,3-5 0,2-3 54,5-6 0,0-6-98,2-3 1,1-5 42,2-1 1,3-5 52,0-1 0,4-8-69,6-7 1,-1-5 1,0-1 1,3-6 13,0 0 0,4 0-90,-4-3 1,3 1 195,-3 2 0,1 4-76,-4 2 1,-3 2 255,0 1 0,-5 3-83,0 3 0,-2 6 310,-5 3 0,0 2-112,-3 1 1,-1 1 26,-2 2 0,-2 5 14,-4 4 0,0 5 62,0-2 1,-4 3-131,-2 3 1,-6-1-10,-3 4 1,-3 1-289,-3 2 1,-3-3 77,-3 0 0,0-1-258,0 2 0,3-3 63,-1-4 0,5-1-43,-1-2 1,-1-3-65,1-6 0,0 1-178,2-4 1,1 0-214,0-3 1,4 0 679,2 0 0,2-4 0,1-1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8:51.470"/>
    </inkml:context>
    <inkml:brush xml:id="br0">
      <inkml:brushProperty name="width" value="0.08547" units="cm"/>
      <inkml:brushProperty name="height" value="0.08547" units="cm"/>
      <inkml:brushProperty name="color" value="#E71224"/>
    </inkml:brush>
  </inkml:definitions>
  <inkml:trace contextRef="#ctx0" brushRef="#br0">46 226 8391,'-9'-5'711,"0"1"381,0 0 0,3 3 264,0-2-504,4 2-691,-2 1-5853,4 0 5345,0-4 1,4 2-89,2-4 0,3 0 62,3-3 373,2 0 0,8 0 0,1 0 0</inkml:trace>
  <inkml:trace contextRef="#ctx0" brushRef="#br0" timeOffset="627">182 100 8436,'-6'0'-299,"0"0"141,4 0 465,-2 0 90,4 0-170,0-4-114,4-1 1,1-3-62,4 2 1,0-1 70,0 4 0,1-4-8,2 1 1,0 1 2,3-1 0,-3 3 91,3-3 1,1 3-3,5-3 1,2 4 138,5-1 1,3-1-162,2 1 1,5 0 37,2 3 1,3-1-111,-1-2 1,2 2-57,-2-2 1,-2 2-163,-3 1 0,-4 0 71,0 0 1,-4 0-86,2 0 0,-4 0 176,-3 0 0,-3 0 227,-6 0 0,1 0-253,-3 0 82,-5 0-286,0 0 210,-7 0 1,-1 3-260,-6 0 0,-6 3 74,-4-3 0,0 4-434,1-1 1,-2-1 131,2 1 1,2-4 8,1 1 0,2-2 83,1-1 1,3 0-229,-1 0-410,5 0 826,-2 0 1,12 0-1,3 0 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8:31.356"/>
    </inkml:context>
    <inkml:brush xml:id="br0">
      <inkml:brushProperty name="width" value="0.08547" units="cm"/>
      <inkml:brushProperty name="height" value="0.08547" units="cm"/>
      <inkml:brushProperty name="color" value="#E71224"/>
    </inkml:brush>
  </inkml:definitions>
  <inkml:trace contextRef="#ctx0" brushRef="#br0">254 757 8552,'0'-6'-1611,"0"-2"1311,0 7 390,0-3-110,0 0 57,0 3-63,0-3 1,0 5 30,0 2 1,-1-1-2,-2 4 1,2-3 5,-2 3 1,1-4 3,-1 1 64,2 3-30,-3-5 1,1 4 44,0-2-45,0-2 216,3 3-107,0-4-115,-4 0-5,3-4-41,-3-1-6,4-4 0,-3-1-37,0 1 0,0 3 74,3 0-64,-4 0 0,3-3 35,-2 0-10,-2 0 1,4 0 7,-2 0 3,-2 0 1,3 0-1,-5 0 1,5 0 0,-5 0 0,4-1 0,-1 4 0,1 0 0,2 4-39,-7-2 18,3 4 1,-4 4-2,0 2 0,0 2-5,0 2 0,1 3 10,2 2 0,-2 2-4,2 1 0,-3 0 6,-3 0 0,4 0-4,-1 1 1,2-1 37,-2 0 1,1 0-19,2 0 0,-1-1 7,4-2 1,0 2 32,3-5 0,0 1 7,0-1 0,0-2-41,0 2 0,1-2 4,2-1 0,-1-3-8,4 0 1,3-1 10,3 1 0,1-1-56,0-2 0,-2-2 17,4 2 1,-3-2-9,3-1 1,0 0 0,3 0 1,-3 0-10,0 0 0,-2 0 5,2 0 0,-3 0-4,3 0 1,-1 0-76,1 0 1,1 0 83,-4 0 1,0 0-105,-2 0 0,-1 1 64,0 2 71,0 3 0,-4 3 0,-1 0 0</inkml:trace>
  <inkml:trace contextRef="#ctx0" brushRef="#br0" timeOffset="854">417 601 8436,'-9'0'-1890,"0"0"1987,4 0 57,-3 0-75,7-4 0,-3 2-133,4-4 1,0 3 109,0-3 1,0 3-57,0-3 1,0 3 43,0-3 0,0 3 58,0-3-57,0 4 1,1-3 33,2 2-34,-2 2-18,7-3 0,-6 5 39,4 2 0,-4 2-19,1 4 0,1 4 9,-1 2 1,0 3-17,-3 3 0,3 6-64,0 3 1,0 0 18,-3-3 1,0-3-9,0-3 0,0-5 7,0-1 0,1-5-9,2-1 0,-2 0 6,2-3 0,2 2-8,-2 1 1,0 0-18,-3 1 0,0-1 28,0 0 1,0-3-121,0 0 0,0 0 75,0 3 1,0-3-10,0 0 1,0-3-11,0 3-28,0-4 57,0 2 7,0-4-5,0-4 1,-3-1 11,0-4 0,0 0 54,3 0 1,0 0-52,0 0 1,0 0 8,0 0 0,3-2-61,0-1 1,3 2-20,-3-2 0,3 2 74,-3 1 0,3 0-35,-3 0 95,4 0 1,-3 0-99,2 0 70,2 0 0,-4 0 0,2-1 1,1 4 7,-4 0 1,1 1 22,-1-1 0,-1-1 37,4 4 8,-4-4 0,5 5 110,-4-4-29,4 4 0,-5-1 24,4 6-111,-4 2 0,6 4-38,-5 0 1,0 0 1,-3 0 0,1 3-42,2 1 0,-2-1-33,2-3 1,-1 0-14,1 0 1,-2 3-15,2 0 0,-2 0-61,-1-3 1,1 3 56,2 0 1,-2 2-86,2-2 0,-2-2 58,-1 2 1,0-5-99,0-1 83,0 0 1,3 0-114,0 0 216,0-4 0,1 2 0,1-4 0</inkml:trace>
  <inkml:trace contextRef="#ctx0" brushRef="#br0" timeOffset="3347">835 738 8359,'-8'-1'-204,"2"-2"0,-2 1 241,5-4 1,-1 3-220,1-3 1,2 3 212,-2-3 1,2 3-81,1-3 0,0 3-116,0-3 0,-1 4 141,-2-1-156,2 2 1,-4 0 7,2-2 65,2 2 108,-7-3 1,4 5 41,-2 2 87,-2 2 1,4 4-129,-2 0 0,-2 0 59,2 0 0,2 0-27,1 0 0,-1 0 9,1 1 0,-1-1-38,1 0 0,2-3-3,-2 0-7,2 0 1,1 3-14,0 0 1,1-3-62,2 0 29,2-4 0,4 2 16,0-4 0,0 0 14,0 0-43,0 0 6,4-4 1,-3 2-8,2-4 1,-2 4-45,0-1 48,-1-2 0,0 3 62,0-4 1,-3 4-42,0-1 1,-3 2 80,3 1 0,-3-1-101,3-2 151,-4 2 1,5-4-48,-4 2 1,1 1 73,-1-4 39,-2 4-74,3-6 1,-4 6 87,0-5-82,0 5-176,0-2-4,0 4 4,0 4 72,0 2 0,0 3-38,0 0 1,0-3-5,0 0 0,3 0-13,0 3 1,0-3 42,-3 0 1,1-1-52,2 1 1,-1 1 44,4-4 0,-3 0 21,3-3 0,0 0 17,4 0 1,-1 0 3,0 0 1,0-3 5,0 0 1,1-4 10,2 1 1,-2-2 53,2-1 0,1 3-47,-1 0 1,1 0 103,0-3 1,-3 4-102,2 2 0,-2 2 30,-1 1 0,0 1-8,0 2 1,0 5 5,0 4 0,-3 4-43,0-1 0,-3 3-4,3 3 1,-4 3 21,1 3 1,-2 0-10,-1 0 1,0 1-156,0 3 0,-4-4 142,-2 0 0,1-4-173,-1-5 0,1-4 127,-1-1 1,-2-3-23,2-1 1,-2 0-9,-1 0 0,1-3-6,2 0 1,-2-4 14,2 1 1,1-2 9,-1-1 0,3 0 66,-4 0 0,5-4-57,-1-2 1,-1-6 5,1-3 0,0-2 13,3-2 0,1-3-2,2-2 1,2 0 0,5-3 0,0 1 5,2-4 0,0-1 30,6 1 0,-2 0-38,5 2 1,-2 2 17,0 2 0,0-1-13,2 4 0,-5 0 6,2 6 1,-2-1 6,2 4 1,-4 0-1,-1 3 1,-3 4 22,-1 2 4,0 2 111,0 1 0,-4 1-131,-2 2 0,-3 6 176,-3 6 1,-2-1-89,-4 1 0,0 3-40,0 4 0,-4-1-51,-3-3 0,2 0 9,-1 0 0,3 0-26,-3 0 1,3 1-13,-3-1 0,1-1-88,-1-2 0,-2 1 70,5-4 0,0 3-108,3-3 0,0 1 75,0-4-70,0 0 24,0 0-24,4-4 106,1-1 1,5-8 4,2-2 1,-1-2 64,4-1 0,3 0-68,3-1 1,1 1 77,-1 0 1,-2 0-65,2 0 0,2 3 90,-2 0 1,3 1-49,-3-1 1,3 1 6,-3 2 0,0 2 17,-3-2 0,0 2 8,0 1 1,0 0 15,1 0-36,-1 0 1,0 0 32,0 0-9,0 0-55,0 0 0,-1-1 14,-2-2 0,1 1 14,-4-4-14,4 0 1,-5-3 3,4 0 0,-4-2-83,1-1 1,1 1 73,-1-4 0,3 0-131,-3-3 1,0 0 111,-3 0 0,3-4-124,0 1 0,0-3 113,-3 3 1,3 0-2,0 3 0,4-3-2,-4 3 0,0-1-22,-3 7 136,0 0-127,0 7 85,0 1 1,0 5-47,0 2 1,-1 3 6,-2 6 0,-1-1 2,-3 4 0,0-1-4,4 2 1,-3 4 33,3-2 0,-3 2-38,3-2 1,-1 0-6,1 0 1,2 1 8,-2-1 1,2-3 9,1 0 1,1-3-17,2 3 0,2-4-2,4 1 1,0-5-3,0-1 1,4-1-6,-1 2 1,4 0 1,-1-4 1,-1 0-1,1-3 0,-1 0-1,1 0 1,2-3 4,-1 0 0,-2-4-1,1 0 0,-4 0 10,1 1 0,1-2 0,-1 2 1,1-2 42,-1-1 1,-2 0 5,3 0 0,-3 0 92,-1 0 0,0 0-119,0 0 1,-1-1-49,-2-2 1,2 1 54,-2-1 0,-1 2-33,1 1 0,-4-3 37,1 0 0,-2 3-149,-1 3 1,0 3 88,0-3 0,-1 4-20,-2-1 0,-2 3 24,-4 3 1,-1 3-4,-2 6 0,2-2-4,-2 2 0,-1 1 13,1-1 0,-4 0-36,4-2 1,0-1 34,3 0 1,1-3 7,2 0-4,-2 0 1,3 3 6,0 0 0,1-3-1,4 0 1,1-4 6,2 1 0,-1-2-9,4-1 0,0 0-33,3 0 1,0 0 30,0 0 1,0-3-30,0 0 1,1-3 24,3 3 0,-3-4-1,2 1 1,1-2 5,-1-1 0,1 0 2,-1 0 1,-2-2 69,2-1 1,-2 2-74,-1-2 164,1 2 1,-2 1-21,-2 0 211,-2 4-275,0 1-36,-3 4 0,0 4-28,-4 2 0,-3 3-16,3 3 0,-4-1-48,0 4 0,2-3 86,-1 4 0,3-5-93,-3 1 0,4-2 61,-1-1 1,2 0-41,1 0 0,0-3-12,0 0 0,0-3-239,0 3 178,0-4-25,0 2 55,4-4 22,1 0 0,4 0-1,1 0 0,-1-1 4,0-2 1,-3 1 69,0-4 1,0 3-17,3-3 0,-3 3 15,0-3 0,-1 3-23,1-3 7,2 4 1,-4-3 37,2 2 0,-1 2-49,-2-2 318,-2 2-207,7 1 24,-7 0-57,3 4-29,-4 1 0,0 4-34,0 0 0,0-3-3,0 0 0,0-3-90,0 3 118,-4 0-158,3 3 1,-3-3 104,4 0-111,0-4 150,0 3 1,1-5 3,2 0 0,2-2 28,4-1 0,1-2 13,-1-4 1,1 1 23,2 2 0,-2-2-63,2 2 1,-2-1 80,-1 1 1,-3 2-62,0 4 1,-3 0 363,3 0-252,-4 0 0,5 4-41,-4 2 1,0 2-83,-3 1 1,-4 0 6,-2 0 1,1 0-102,-1 1 1,0-1 130,-3 0 1,1 0-133,2 0 1,-1-3 111,4 0-237,-4-4 42,6 2-13,-3-4-7,4 0-42,0-4 1,3-1 120,0-4 0,4 0 16,-1 0 1,2-1 45,1-3 0,3 3-41,0-2 1,1-1 76,-1 1 1,-1 0 9,1 3 1,-2 1 44,-1 2-7,0-2 24,0 7-29,0-3 0,-3 5-49,0 2 37,-4 2 1,5 4-23,-4 0-19,0 0 1,-3 0-14,0 0 1,0-3-3,0 0 0,0-3-20,0 3 1,0-3-10,0 3 1,0-3-410,0 3 229,0-4 227,0 7 0,-4-8 0,-1 3 0</inkml:trace>
  <inkml:trace contextRef="#ctx0" brushRef="#br0" timeOffset="4993">2712 728 8492,'0'-5'-1937,"0"-3"2303,0 3 0,-4 0-481,-2 2 180,-2 2 0,1 1-46,-2 0 1,2 0-142,-5 0 1,-1 1 107,1 2 0,0-1-17,3 4 0,0-3 47,0 3 0,-1-3 7,1 3 0,3-1 135,0 1 0,4 2-90,-1-1 1,1 1 50,-1 1 0,2 0-74,-2 0 0,2-3 10,1 0 1,3 0-92,0 3 0,3 0 96,-3 0 1,3 0-150,-3 0 0,3 0 118,-3 0 0,4-3-171,0 1 0,-2-5 136,1 1 1,0-2-21,3-1 0,0-1 24,0-2 0,0 1 0,0-5 0,0 1 12,0-3 1,0-1 10,0-2 0,-1 2-17,-2-2 0,2 1 0,-1-1 1,0 2-1,-1-2 1,1 2 23,-4 1 1,0 2 23,-3 1 5,0 4 13,0-2-89,0 4 0,-3 4 3,0 2 0,-4 3 3,1 0 0,-2 1 23,-2 2 0,2-5-27,2 2 1,2-5 54,4 2-4,-4-4-37,3 2 1,-2-4 6,6 0 0,-1 0-2,4 0 5,0-4 0,3 0-7,1-2 0,2-2 5,0 2 0,0 1-62,-3-1 0,3 4 52,0-1 0,1 2-134,-1 1 0,-2 0 99,2 0 1,-1 3-13,-2 0 1,0 4 43,0-1 0,0-1-1,0 1 1,-3-1 6,0 1 1,-3-2-58,3-4 185,-4 4-92,6-3 25,-7 3 23,7 0 10,-7-3 3,3 3 14,-4-4 24,0 4-73,0-3-52,0 3-48,-4-4 0,2 0-65,-4 0 95,4 0 0,-2-1-12,4-2 0,0-2-13,0-4 0,0-1-9,0-2 1,0 2-113,0-2 1,3 2 130,0 1 0,3 0 0,-3-1 0,1 4 4,-1 0 0,-1 4-15,4-1-34,-4 2 33,6 1 1,-4 1 44,2 2 1,0 2-17,-3 4 1,-1 1 45,4-1 1,-3 0-49,3 0 1,-1 0 118,1 0 1,2-1-112,-2-2 1,2 1 60,1-4 1,-3 3 13,0-3 0,3 1 6,3-1 0,0-2-41,-3 2 0,1-2 0,-1-1 1,1 0-49,2 0 0,-2-3 45,2 0 1,-2-1-80,-1 1 1,0 1 64,0-4 0,0 4-64,0-1 1,0-1 26,1 1 1,-1-3-6,0 3 1,-1-1-95,-2 1 1,1 1 99,-4-4 1,1 3-81,-1-3 47,-2 4 61,3-6 0,-5 6-14,-2-4 0,1 4 5,-4-1 1,-1 2-2,-5 1 0,2 1 7,-2 2 0,1-1-6,2 4 1,0-1 5,0 1 0,0 2-6,0-2 0,-1 2-3,-2 1 0,5-3-21,-2 0 0,2 0 18,-2 3 0,4 0-62,1 0 28,4 0 1,4-1 26,2-2 0,3-1-4,3-5 1,-1-4-6,4 1 1,0-4 2,3 1 1,0-5 29,1-1 0,-2-1-27,-2 1 0,2 1 30,-2-4 1,-1 3-14,1-3 0,-4 2 5,1-2 0,-1 3-7,-2-3 1,0 3 1,0-3 0,-3 3-3,0-3 0,-4 3 0,1-4 0,-2 5 89,-1-1 0,-4 2-47,-2 1 1,-2 3 7,-1 0 1,0 1-44,0-1 1,-4-2 1,1 2 1,0 2-36,3 1 10,0 2 1,0 2-67,0 2 0,3 2 83,0 4 1,4 1-76,-1 2 0,2 2 42,1 4 0,0 1-6,0-1 0,1 0 30,2 0 0,1 3 5,2 0 1,2-1-66,-2-4 1,2 0-2,1-4 0,0 3-110,0-3 1,0 0 24,1-3 152,-1-4 0,8-1 0,2-4 0</inkml:trace>
  <inkml:trace contextRef="#ctx0" brushRef="#br0" timeOffset="7893">3819 693 8436,'0'-9'-1674,"0"0"1571,0 0 1,0 3 393,0 0 1,0 3-107,0-3-15,0 4-325,0-6 196,0 7-233,0-3 158,0 12 0,0-4 45,0 8 0,0-3-1,0 6 1,-3 0-3,0 3 0,-1 0 21,1 0 1,2 0 24,-2-3 1,2 1-18,1-4 1,0 0-7,0-3 0,0 0 22,0 0-37,0 0 0,1 0-1,2 0 1,-2-3-37,2 1-17,-2-1 7,-1-1-10,0-1 5,0-4 0,-3-4-87,0-2 0,0-4 78,3-2 1,0 2-8,0-2 0,0-2 26,0-1 1,1 1-4,2-1 1,1 0-16,2-3 1,2 2-3,-2 1 1,-1 3 53,1-3 0,0 4-40,3-1 0,4-1 14,-1 1 0,0 3 43,-3 3 1,0 3 6,0-4 0,0 5-27,0-1 0,0 3 2,0 3 0,0 3 2,0 3 0,-1 0-8,-2 0 0,-1 1 171,-5 2 0,0-2-99,0 2 0,0-2-61,0-1 1,0 0 79,0 0 0,0 0 16,0 1 1,-4-4-84,1 0 1,-1-1 2,1 1 0,1 1-24,-4-4 40,4 4 0,-3-6-212,2 2 212,2 2-173,-3-4 1,3 3 17,-2-4 38,2 0 0,-2-2-30,6-4 0,-1-1-15,4-8 0,0 3 65,3-4 0,0 1 2,1-3 0,-1 3 12,0 0 0,0 3-21,0-3 1,0 4 124,0-1 1,-3 5-57,0 0 1,-3 5 38,3-1 0,-4 2 0,2 2 13,-4 2 1,0 3 69,0 3 0,0 4-113,0 2 1,0 5 53,0 1 0,0 1-38,0-1 0,0-1-2,0 1 1,0-3-12,0-3 1,0-2 21,0-4-6,4 0 1,2-4-4,6-2 1,-2-2 7,2-1 1,0 0-14,0 0 1,2-4-56,4-2 1,-3-2 37,0-1 1,1-3-4,5 0 0,-1-1-26,1 1 1,-5 1-11,-1-4 1,0 2-27,3-2 1,-3 4-10,1-1 1,-5 2-14,1 1 1,-5-2 42,-1 2 1,-4-2 16,1 5 0,-2-2-14,-1-1 1,-3 3 49,0-1 0,-4 4-43,1-3 1,-5 4 0,-1-1 1,-5 2-34,2 1 1,1 1-4,-1 2 1,0 2 46,-3 5 1,3 2-16,0 0 1,2 3 49,-2-3 1,4 3-53,-1-3 1,2 4 76,1-1 1,1-1-13,2 2 0,2-5 12,4 1 1,0-2-38,0-1 1,1-1 4,2-2 0,3-2-3,6-4 1,1 0 0,2 0 1,2 0-32,-1 0 0,1-1 28,1-2 1,3 1-104,0-4 0,0 1 55,-3-1 0,-2-2-7,-1 2 0,0-2 35,3-1 1,-1 3-4,-2 0 0,1 1 15,-4-2 1,2 0 7,-2 4 150,-2 0 0,3 3-93,-4 0 0,-3 1 51,0 2 1,-4 2-69,1 5 1,-2-1 4,-1 0 1,0 0-21,0 0 1,0 0 45,0 0-45,0 0 1,-3 0-12,0 0 1,-3-3-40,3 0 1,-3-3 68,3 3-65,-4-4 1,2 2-6,-4-4 0,3 0-6,0 0-6,4 0-51,-2 0 0,4-1 76,0-2 0,0 1-94,0-4 1,3 0 75,0-3 0,4 0-143,-1 0 0,2 0 63,1 0 1,1-1 34,2-2 0,-2 2 5,2-2 0,-2 1-10,-1 2 1,-1 0 196,-2 0-176,2 4 1,-6 1 171,5 4-148,-5 0 1,2 4 57,-4 2 0,0 6 32,0 3 0,0 0 14,0 0 1,0-3-45,0 3 1,0-3 13,0 3 1,0-4-69,0 1 1,0-2 41,0-1 1,0 1-80,0-1 88,0-4-40,4 3 60,1-7 0,4-1 16,0-6 1,0 1-81,0-1 0,0 0 31,0-4 0,0 1-42,0 0 0,-2-3 42,2 0 1,-5-3-49,5 3 1,-1-4 37,1 1 0,2 1-108,-2-2 1,2 1 38,-5-3 1,2 0-6,1 0 0,-3 1-14,0 2 0,-4-3-14,1 3 0,-2 1 107,-1-1 0,0 3-64,0-3 0,0 4 94,0-1 1,0 5-117,0 1 193,0 4 1,-3 2-86,0 6 0,-3 6 6,3 3 1,-3 2-10,3 1 1,-1 0-1,1 0 1,2 2-11,-2 1 0,2-5 6,1 2 0,0-5 42,0 2 0,1-4-71,2 1 1,-1-1-9,4-2 1,0-1 4,3-2 0,0 2-9,0-2 1,0-1 35,0 1 1,0-3-4,1 3 0,-1-4 38,0 1 1,1-1-45,2 1 0,-1-2 9,4 2 1,-3-2-5,3-1 0,-1 0-44,1 0 0,3 0 0,-3 0 0,1 0-7,-1 0 0,2 0 2,-2 0 1,-1-3 21,1 0 0,0-4-23,0 1 0,1-2 12,-4-1 0,3 0 18,-3 0 0,0 0-14,-3 0 0,-1-2 21,-2-1 1,-1 2-37,-2-2 1,-2 2 2,2 1 1,-6 4 12,-3 2 1,-2-1-3,-1 1 1,0 1-21,0 5 0,-3 2 18,0 4 1,-1-3-17,1 0 1,2 1 28,-2 5 1,2-2-2,0 2 1,1-1 6,0-2 1,1 0 3,2 0 1,-1 0-5,4 0 7,0 0-3,3 0 0,1-1-9,2-2 1,-1-2 2,4-4 1,3 0 14,3 0 1,1 0 0,0 0 1,-3-3-22,2 0 0,1-3 1,-1 3 0,0-4-9,-3 1 1,3-1-2,0 1 0,0-2 6,-3 2 0,1-2 4,-1-1 1,0-2-38,0-1 1,0 2 29,0-2 1,-3 2-5,0 1 24,-4 0 1,2 0 22,-4 0 169,0 4-189,0 1 51,0 4 0,-1 4-43,-2 2 0,1 6 13,-4 3 1,3 1-27,-3-1 0,4 2 0,-1-1 0,2-3 2,1-1 0,0-2 5,0-1-47,0 0 1,1-1-56,2-2 29,2-2 1,4-4 44,0 0 1,3-3-91,0 0 0,0-4 82,-3 1 0,3-2-78,1-1 1,3 3 73,-1 0 0,-1-3-2,1-3 0,0 0-14,3 2 0,-3 1 4,1 0 0,-2-1 74,1-2 1,2 1-71,-2-4 1,-2 1 112,-1-1 0,-1-2-92,1 1 0,-5 3 147,3 1 0,-4-1-79,0 1 0,1 0 6,-4 3 1,0 0-24,-3 0 0,0 0 50,0 0-142,0 0 123,0-1-175,-4 5 1,-1 5 111,-4 6 1,-4 4-73,1 2 1,-1 2 30,1 4 1,1 4-9,-4 2 1,4 1-4,-1 0 1,3 3-4,3-4 0,-1 0-81,4-6 0,0-1 89,3-1 1,0-2-115,0-2 1,0-2 35,0 2 71,0-2 1,1-2-17,2-2 5,-2 2-21,7-7 1,-6 6 7,4-4 1,-3 0-149,3-3 217,-4 0 0,6 0 0,-3 0 0</inkml:trace>
  <inkml:trace contextRef="#ctx0" brushRef="#br0" timeOffset="8228">4445 766 8363,'-10'-4'0,"2"-1"-288,8-5 198,0 1 0,2 3 25,4 0 0,4-3-142,8-3 1,4-1 42,3 1 0,5-2 133,3-4 0,2 3-300,2-1 148,-1 1 0,0 0 99,1 0 1,2 1-9,0-1 1,0-1 119,-2 4 1,0-4-126,2 4 0,-4 0 100,1 3 1,-2 3-4,2 0 0,-2 4 0,-1-1 0,-4 2 0,2-3 0,-3-1 0</inkml:trace>
  <inkml:trace contextRef="#ctx0" brushRef="#br0" timeOffset="10892">5915 911 8456,'0'-5'-36,"0"-3"-49,4 7 0,1-3 104,4 4 1,-3 0-21,0 0 1,1 0-37,5 0 0,-2 0-164,2 0 1,-1 0 10,1 0 1,3-1 128,3-2 0,0 0-46,0-7 1,4 2 42,2-7 1,3 0 14,0-3 1,0-1 17,0-2 1,1-1 7,3-3 0,-6-1 64,2 2 1,-6-1 9,0 1 0,-3-3 111,-2 3 1,-3 2-95,-4 1 1,-4-1 32,-2 0 1,-2 1-70,-1 3 0,-1 1 24,-2 2 1,-2-1 30,-4 4 0,-3 0-9,0 3 1,-6 3-12,0 3 1,0 3-43,-3 3 0,2 4-94,1 5 0,-3 3-54,3 6 0,-2-1-314,5 4 0,2-2 255,1 6 1,2-3 217,1 5 1,1-2-16,2 0 0,2-1 14,4 0 0,0-4 20,0-2 1,0-3 116,0-2 1,0 0-154,0-4 1,1-1 15,2-5 0,1 2-50,2-2 1,-2-1 64,-4 1 0,0-3 53,0 3-102,0-4 0,0 3-19,0-2-25,0-2 0,0 2 54,0-6 1,0-2-76,0-4 1,0 0 68,0 0 1,1-1-140,2-2 0,0 1 84,6-4 0,-4 1-10,7-2 0,-7 2 36,4 2 0,-2 2 0,2-2 1,-1 5 24,-2 1 0,-1 4 5,-2-1 60,-2 2 1,3 2-77,-4 2 0,0 6 88,0 6 1,0 2-56,0 1 0,0 2 29,0 1 0,0-3-33,0 0 0,0-1-10,0-5 1,0 0 34,0-3 0,1 0 4,2 1 1,3-2-75,3-2 0,0-1 44,0-2 1,3-2-46,0 2 0,4-2 32,-1-1 0,-1 0-2,1 0 0,-1-3-16,2 0 0,0-3-8,-4 3 0,1-4-38,-1 0 0,-2 2-6,2-1 0,-2 0 45,-1-3 0,0 0 0,1 0 1,-2 0 33,-2 0 1,1-1-24,-4-2 0,3 2 1,-3-2 0,0 1 31,-3-2 0,0 3 11,0-2 1,0 2 239,0 1-259,0 4 1,-1-2 282,-2 4-258,2 0 0,-3 4-69,4 2 1,0 2 21,0 4 0,0 1-8,0 2 0,0-1 26,0 5 1,0-2-13,0 1 1,0 1-22,0-4 1,1 3-10,2-3 1,-1 1 40,4-1 1,0-2-15,3 3 1,4-6 48,2-1 1,3-4 3,3 1 0,3-5 8,3-1 0,1-5-51,2-1 0,0-2-1,3-4 0,0 1-2,3-1 1,-2-2 18,-1 2 1,-4-1-108,1 1 1,-1-3 90,-2 3 0,-5 1-63,-4-1 1,-1 4 54,-5-1 1,-1 2-7,-5 1-26,-1 0 0,-7 1 3,-1 2 0,-3-1-48,-6 4 0,-3 0-7,-6 3 1,-1 2 19,-2 4 1,-3 0 27,3 6 0,1 2 112,-1 1 1,3 2-58,-3 1 0,3 3 112,0 1 1,5-1-65,1-3 1,5-1 28,1-2 1,1 1-148,5-4 0,0 3 89,3-2 0,1-4-151,2-3 0,2-4 138,4 1 1,0-2-174,0-1 0,3 0 40,0 0 0,0-4 24,-3-2 0,1-3 40,3-4 1,-3 2-2,2-4 0,-1 3 100,1-3 1,-2 3-90,2-3 1,-2 3 111,-1-3 1,0 4-94,0-2 1,0 3 62,1 1 1,-4 0-18,0 0 0,-3 1 14,3 2 0,-3 2 63,3 4-41,-4 0 0,5 4 13,-4 2 1,0 3-4,-3 3 1,0 2-73,0 5 0,-1-4 43,-2 0 0,1 0-53,-4 3 1,3 0-13,-3 0 0,1-3-130,-1 1 1,1-4 19,2 3-25,2-4 126,-3 2 1,8-8 12,2-2 1,3-6 114,3-3 0,2-2-121,4-1 0,0-4 57,0-2 0,3-2-31,1 2 0,0-3 7,-1 0 1,-2 0-48,2-3 0,-2 1-15,0-2 1,-1 3-19,0-2 0,-3-1 49,0 1 0,-1-3-50,1 2 1,-1 1 36,-1 3 1,-6 0 6,2 0 1,-3 1 24,0 2 0,-2-2 2,-4 5 1,0-3-20,0 3 1,-4 1 4,-2 5 1,-2-1-19,-1 4 0,0 1 24,-1 5 1,1 3 29,0 6 0,-1 2-34,-2 4 0,2 1 87,-2 3 1,2 2-81,1 6 0,0 2 115,0 5 1,3-1-82,0 0 0,4 0 21,-1 1 0,2-2-150,1-2 1,1 0 121,2-3 0,-1-2-141,4 2 0,0-7 112,3-4 0,3-6-4,0-7 0,7-3 48,-1-6 1,3-6 133,1-7 1,-2-5-107,4-3 0,-4 1 151,1-1 0,-5 3-111,-1-4 0,-3 2-20,0-1 0,1-1-131,-1 4 0,-1-2 129,-5 2 1,1 2-309,-4-2 0,3 2 29,-3 1 0,3 3 32,-3-1 1,0 5 160,-3-1 1,1 5-34,2 1 36,-2 4 0,3-1-42,-4 6 0,0 3 35,0 6 1,-3-1-3,0 5 1,-1-1 57,1 3 0,-1 0 25,-2 0 0,1 0 2,2 0 1,2 1-41,-2-1 0,-1 0 9,1 0 0,0-3-17,3 0 1,0-4 0,0 1 0,3-2 2,0 0 4,4-1 0,-2-3-120,4 0 1,1-4 57,2 1 1,-2-3-14,2-3 1,3-3 6,0-6 1,5 0-7,1-3 0,1-3-4,-1-3 1,0-1-5,3 1 1,-4-2-111,1-5 1,1 1 74,-1 0 0,-2-3-100,-4-1 1,-4-2 124,1 3 0,-2-3-22,-1 2 0,-3 1 86,0 3 1,-4 0 168,1 0 1,1 2 50,-1 1 0,0 5-150,-3 1 1,1 4 290,2 5-301,-2 4 0,3 5-149,-4 6 1,-4 10 93,-2 5 0,-2 6-28,-1 6 0,-3 2-16,0 7 1,-1 0-109,1 4 1,2-1 32,-2 0 0,-2 0 74,2-3 0,0-2 39,3-3 0,1-8-42,2-2 1,-1-10 198,4-2-91,0-3-20,3-7 1,0-2 19,0-6 1,0-4 134,0-5 0,4-2-182,2-4 1,-1 0 27,1 0 0,3-4-189,3-3 0,1 2 111,-1-1 1,0 3-93,3-3 0,-3 7 114,3-2 0,0 4-9,3 0 1,-1 2 27,-2 4 0,2 4 13,-5 2 0,3 2 60,-3 1 0,0 5-78,-3 4 0,-1 4-4,-2 5 0,-2 6 16,-4 3 0,0-1-43,0 1 0,-3-1 17,0-4 0,-4-3-7,1-1 0,1-6-31,-1 3 0,1-1-7,-1-2 0,-2 0-130,2-3 1,1-3 99,-1 1 0,3-4 76,-3 3 0,0-4 0,-4 2 0</inkml:trace>
  <inkml:trace contextRef="#ctx0" brushRef="#br0" timeOffset="11120">7467 748 8177,'-5'-4'65,"2"0"150,6-2 0,4-2-42,8 2 0,2-2-132,10-1 1,3-1-111,6-2 1,0 2-347,0-2 0,1 2-676,-1 1 1091,0 0 0,1-5 0,-1 0 0</inkml:trace>
  <inkml:trace contextRef="#ctx0" brushRef="#br0" timeOffset="12388">8545 775 8230,'-4'-13'-5,"3"2"112,-2-1 120,2 6 8,5 2 1,1 5-357,4 2 0,-3 3 103,1 6 1,-2 7 9,1 5 0,1 7 29,-4 5 0,1 2-59,-1 4 1,-2 1 56,2 6 1,-3-2-195,-3 4 0,1-3-59,-4 0 1,0-5 172,-3-4 1,-2-2-26,-1-1 1,-1-3 45,-2-3 1,-2-6 5,2-3 0,-2-3-67,-1-2 1,3-7-1,-1-6 0,2-3 34,-1-3 1,-1-7 10,4-9 1,0-4 47,3-7 0,0-3-45,0-7 0,3-1 57,0-4 1,4-8-59,-1-1 1,7-7 145,5 1 0,1 0-52,5 0 1,3 1 171,3-2 0,1 3-127,-1 3 1,3 5-1,3 1 0,0 4-64,0 3 0,1 6 35,-1 9 0,-4 5-69,-2 7 1,-3 3 24,-3 6 0,1 4-7,-3 8 0,-2 4-66,-5 8 1,-2 5-148,-4 4 0,0 4 120,0 2 0,-1 1-14,-2-4 1,1 4 102,-4-4 0,0-4-58,-3-5 1,-1 1 156,1 0 0,-3-4-96,0-3 0,-1-3 14,1 3 1,1-4-13,-4 1 0,4-2 5,-1-1 1,-2-3 3,2 1 1,0-5-4,3 1 43,0 2-48,0-4-96,4 3 88,1-4-274,4 4 244,4-3 0,4 3-8,4-4 1,1-4 38,-1-2 1,-1-2-1,5-1 1,-1-1 116,3 1 1,0 0-134,0 0 1,0 0 51,0 0 0,1 0-9,-1 0 0,-1 0-29,-2 0 1,-1 0 50,-2 0 0,-2-2-1,2 1 0,-5-4-24,-1 5 0,-1-2-1,2 2 0,0-3-38,-4 0 1,3-1 36,-3 1 0,3 5-135,-3-2 97,0 2-16,1-2-24,-3 3 18,7 2 0,-6 4-9,4 0-2,-4-4 21,6 3 0,-3-3 11,4 4 1,-3-1 24,0-2 1,-3 2-41,3-2 52,-4 2 0,3 1 96,-2 0 19,-2 0 55,3 0-21,-4 0 1,0 4-128,0 2 0,-1 3 8,-2 4 0,2-2-42,-2 4 0,1 0-9,-1 3 1,1 0-26,-4 0 0,4-3-12,-1 1 0,-1-4 23,1 3 0,-1-4-11,1 1 0,1-2 3,-4-1 1,3 0 14,-3 0 1,0 0-4,-3 0 0,0 0 56,0 1 0,1-1 124,2 0 1,-2 0-153,1 0 35,3 0-186,0 0-352,4 0 140,0-4 1,1-1-83,2-4 428,3 0 0,3 0 0,0 0 0</inkml:trace>
  <inkml:trace contextRef="#ctx0" brushRef="#br0" timeOffset="12963">9072 747 8238,'0'-9'-283,"0"0"141,0 4 111,0 1 70,0 0-258,0 3 77,0-3 1,-4 11 114,1 2 1,-3 3 28,3 0 0,-1-1-3,1 1 1,1 2 45,-4 1 1,4-1-65,-1 1 1,-1-3 70,1 3 1,0-3-58,3 4 0,0-5 7,0 1 0,0 1-26,0-1 0,0 0-93,0-3 0,0-3 90,0 0 1,4-4-17,2 1 1,2-2 39,1-1 1,0-4-34,1-2 0,0-2 155,2-1 1,-2 1-123,2 2 1,-2-2 12,-1 2 1,0-2-3,0-1 1,-3 3 20,0 0 61,-4 0-3,2-4-54,-4 1-26,0 0 0,0 3-16,0 0 0,0 3 9,0-3 1,-1 0-1,-2-3 1,1 0-2,-4 0 1,3 0-7,-3 0 1,-3-1-64,-3-2 1,-1 0-14,1-3 1,2 4-31,-2-1 0,-2 2 86,2 1 1,3 1 6,3 2 1,3 2-7,-3 4 1,4 1 0,-1 2 1,-1 3-35,1 6 1,0 2 0,3 4 1,0 1 3,0 3 54,0-3 0,4 3 0,1-4 0</inkml:trace>
  <inkml:trace contextRef="#ctx0" brushRef="#br0" timeOffset="13596">9271 712 8240,'0'-9'0,"1"0"-413,2 0 380,-2 0 1,4 1 0,-2 2 1,-1-1-135,4 4 1,-3-3-88,3 3 87,-4-4 149,2 6-49,-4-3 105,0 4-11,0 4 0,0-2-50,0 4 299,0-4-213,0 6 1,0-3 98,0 4 0,0-3-55,0 0-50,0 0 0,3 3-31,0 0 0,0 0 47,-3 0 1,0 0-156,0 0 0,0 0 122,0 1 0,0-1-122,0 0 1,0 3 55,0 0 0,0 4-11,0-1 0,0-1 14,0 1 0,-1 0-5,-2 4 0,2-1-16,-2 0 1,2-1-6,1-2 0,0 1-9,0-4 0,0 3 14,0-2-277,0-1 268,-4-3 17,3-4 0,-3-5 38,4-6 1,0-6 111,0-4 1,0-4-101,0-1 0,0-1 107,0 1 1,3 2-148,0-2 0,3 1 48,-3 2 0,4 0-74,0 0 0,1 0 10,1 0 1,0 0-23,0-1 0,0 5 9,0 2 1,1 0-18,2 3 1,-3-2-10,0 5 0,0 1-8,-3-1 1,-1 4-284,1-1 256,-4 2 115,7 1 0,-8 4 0,3 1 0,-4 4 0</inkml:trace>
  <inkml:trace contextRef="#ctx0" brushRef="#br0" timeOffset="15502">9433 1092 8339,'-5'0'-1073,"1"-4"1,4 2 1072,0-4 0,0 0 346,0-3-158,0-4 1,3 2-163,0-4 1,4-2-16,-1-4 1,4 2-32,2-2 0,-4 2 67,4 1 1,-7 0-149,4-1 0,-2 4 70,2 0 1,-1 3-19,-2-3 0,2 4 36,-2-1 0,-1-1-5,1 1 1,-3 1 14,3 4 0,-3 2-4,3 2 7,-4 2 0,3-2-6,-5 6 0,0 2 22,0 5 0,0 3-12,0 2 0,-2 1-1,-1-1 0,-2 5-4,-4-2 1,0 2 0,0-1 0,0-1-1,0 0 1,3-1 0,0-2 0,0 2 0,-3-2 0,1-2 0,2 0 0,-1 0 46,4-1 1,-3 0 9,3-3 0,0 0 76,3 0-116,0 0 1,1-1 5,2-2 0,2 1-41,4-4 1,3 0 42,0-3 0,4 0-135,-1 0 1,2-3 72,1 0 0,1-4-45,-1 1 0,0-2 67,0-1 1,0 0-18,0 0 1,-3-1 76,1-2 1,-2 2 17,1-2 0,-2 2-31,-4 0 0,0 1 260,0 0-230,0 0 0,-4 0-15,-2 0 1,-2 0-86,-1 0 1,0 3 38,0 0 0,0 0-6,0-3 1,-4 1-50,-2 2 1,0-2-16,-3 1 0,2 3 41,-5 1 1,1 2 4,-1 1 1,1 0 27,-5 0 0,4 4-22,-3 3 1,3 1 39,-3 1 0,4 0-24,-1 0 0,-1 0 6,1 0 1,0 0 33,3 0 0,2-1-3,1-2 0,1 2-6,-1-2 0,2-1 41,4 1-76,0 0 0,0 0 22,0 1 1,1-5 51,2 1 1,2-2-40,4-1 1,1 3 1,-1 0 0,1 0-21,2-3 0,-1 0-2,4 0 0,-4 0-32,1 0 0,1 0 43,-1 0 1,0 1-57,-2 2 0,-1-2 47,0 2 1,0-2-125,0-1 0,-1-1 93,-2-2 1,2-3 2,-2-6 1,-1 0 52,1-3 1,-3-3 1,3-3 0,-4 0-25,1 3 0,-2-3 8,-1-1 0,0-3 1,0 1 0,-1-1-10,-2 1 0,2-3 3,-2 3 1,2-1-44,1 1 0,0-2-8,0 1 1,0 3 21,0 1 0,0 2-12,0 1 1,1 4 17,2 2 1,-2 2-20,2 0 96,-2 5 1,-1 2-75,0 6 0,0 6 93,0 7 0,-1 2-57,-2 3 1,1 5 10,-4 4 0,4 5 36,-1-2 1,2-1 6,1 1 1,0-6-33,0 0 1,0-6-16,0 0 1,3-2 6,0-1 1,3-2 3,-3-1 0,1-3-33,-1 3 0,-1-4 5,4 1 0,-4-2-11,1-1 1,1 0-20,-1 0 1,1 0-7,-1 1 0,-2-4-39,2 0 1,2 0 63,-2 3 1,3-3-91,-3 0 1,1-1 74,-1 1 1,-2 2-71,2-2 0,-2-1 33,-1 1-47,4-4 87,1 2 1,4-8-4,0-2 0,0-6-65,0-3 0,0-5 49,0-1 0,0-4-77,0 4 0,0-3 71,1 3 0,-4 0-12,0 3 0,-4 0-19,1 3 0,1 2-68,-1 4 115,0 0 114,-3 0 0,-4 5 31,-2 4 1,-3 4-79,-4 5 0,2 4 99,-4 2 1,4 2-117,-1 2 0,-1 2-20,1 0 0,0 1 51,3-1 0,1-1-7,2 5 0,-1-5-48,4 1 0,0-2-6,3-1 1,0-4-51,0-2 1,1-2 61,2 0 0,2-5-69,4-2 1,3-2 62,0-1 1,1 0-134,-1 0 1,1-3-14,2 0 0,1-6 26,-4 0 1,4 0 35,-4-3 1,0 2-15,-3 1 1,0-1-29,0-2 1,0 1-95,0-4 1,0 3 173,0-4 0,0 4-57,0-3 0,1 3 151,-1-3 0,0 3-11,0-3 0,0 4 133,0-1 1,-3 5-130,0 1 82,0 4 0,0-1 51,0 6 1,-4 3-39,1 6 0,-2 2 93,-1 4 1,-1 1-147,-2 2 0,-2 2-126,-4 5 1,-3-4 13,0 0 1,-4 0-99,1 3 0,-3-3 105,0-3 0,0 1-22,0-1 0,0-3 15,0-3 0,3-7-4,-1 2 60,5-3 0,-2-2-40,4-2 209,4-2-169,1-1 0,4-4 8,0-2 0,4-2-93,2-2 0,6-2-8,3 0 0,3-3-164,0 3 1,4-3 130,2 3 0,-1-3-64,1 3 1,0-4 89,0 4 0,-2-3-39,-4 3 0,2 1 85,-2 5 0,5-1 12,-8 4 1,3 0-20,-6 3 0,3 0 121,-3 0 1,3 4-50,-3 2 1,1 3-56,-4 3 0,-1-2-17,-2 2 0,2-3 42,-2-3 213,-2 3-135,0-4 1,-4 4 160,0 0 0,-7 0-106,-2 0 0,-5 0-16,2 0 0,-5 0-198,2 0 1,-3 0 154,-3 0 0,1 0-170,-4 0 0,-1 1 83,-2-1 1,0 0-136,0 0 0,1 0-20,1 0 1,-1-3-162,2 0 0,1-3 26,-1 3 1,4-4 280,2 1 0,0-2 0,4-1 0</inkml:trace>
  <inkml:trace contextRef="#ctx0" brushRef="#br0" timeOffset="15743">9099 5 8271,'-29'-4'0,"4"4"0,10 0 0,3 11-283,6 7 29,6 6 254,9-9 0,5 6 0,4-7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48:26.157"/>
    </inkml:context>
    <inkml:brush xml:id="br0">
      <inkml:brushProperty name="width" value="0.08547" units="cm"/>
      <inkml:brushProperty name="height" value="0.08547" units="cm"/>
      <inkml:brushProperty name="color" value="#E71224"/>
    </inkml:brush>
  </inkml:definitions>
  <inkml:trace contextRef="#ctx0" brushRef="#br0">454 64 8566,'5'-6'0,"-1"-1"-587,0 0 1,-2 2 342,4-1 1,-4 3 158,1-3 1,1 3 196,-1-3-46,4 4 1,-5-2-41,4 4-16,-4 0 44,2 0-8,0 0 120,-3 0 46,3 0 33,-4 0-138,0-4 8,0 3 0,-1-3 108,-2 4-3,2 0-150,-7 0 1,3 0-13,-4 0 0,0 3 163,0 0 0,-1 6-132,-2-3 1,-1 7 86,-2-4 0,-2 4-71,1-1 0,2-1-116,-1 4 0,0-1 62,-3 1 0,0 1-13,0-4 1,0 1-19,-1-1 1,4 0-184,0 3 0,0-3-53,-3 3 1,-2-1 120,2 1 1,-3 2-175,6-2 1,-2 1 114,-1 0 1,3 1-115,0-2 0,4-2-2,-1-1 0,5-2 58,0-1 1,4-3-5,-3 0 1,4 0 215,-1 3 0,2-4 0,1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0:50.680"/>
    </inkml:context>
    <inkml:brush xml:id="br0">
      <inkml:brushProperty name="width" value="0.08547" units="cm"/>
      <inkml:brushProperty name="height" value="0.08547" units="cm"/>
      <inkml:brushProperty name="color" value="#E71224"/>
    </inkml:brush>
  </inkml:definitions>
  <inkml:trace contextRef="#ctx0" brushRef="#br0">2203 1290 8001,'-4'-9'-33,"3"3"77,-2 0 0,-1 3 349,1-3 89,0 4-306,3-2 11,0 4 0,0 4-89,0 2 0,0 2-172,0 1 0,0 4-58,0 2 1,3 3 75,0 0 0,0 3-115,-3 0 1,0 3 54,0-3 0,0 1-66,0-4 1,3 0 29,0 0 0,3 0-71,-3 0 1,1-3 93,-1 0 0,1-3-25,3 0 0,-2-2-17,-2-1 1,-2 0-116,2 0 1,1-3 285,-1 0 0,0-4 0,1 6 0,1-3 0</inkml:trace>
  <inkml:trace contextRef="#ctx0" brushRef="#br0" timeOffset="334">1869 1498 8001,'-9'0'-10,"0"0"16,4 0 50,1 0 66,4-4 1,0 2-142,0-4-12,4 4 1,0-3 113,2 2 0,2 1-28,-2-4 1,-1 1-15,1-1 1,0-3-35,3 3 1,3-5 41,0-1 1,1-3-4,-1 3 0,5-7 8,5 1 1,3-2 5,-1 1 0,3 1-114,3 0 1,3-3 105,3 0 1,0-3-133,1 2 0,-4 1 69,0 3 0,-4 3-324,2 0 0,-4 5-32,-3 1 0,1 1-538,-4 5 905,-4 0 0,1 3 0,-4 0 0</inkml:trace>
  <inkml:trace contextRef="#ctx0" brushRef="#br0" timeOffset="1460">2321 1589 7982,'5'0'-23,"3"0"220,-3 0 0,5-1-68,-1-2 40,0 2 0,0-5-6,0 3 0,0 2-155,0-2 0,3-1-11,0 1 1,3-3 113,-3 3 1,3-4-166,-2 1 0,2-1 61,-3 1 1,4-2-75,-1 2 0,-1-3 41,1-3 0,0 1-53,4-4 1,-1 0 59,0-4 1,-1-2-85,-2 0 1,1-4-162,-4 1 0,0-2 49,-3 2 0,-1 1-43,-1 2 0,-3 2 89,-4-2 0,0-2-41,0 2 0,-4 3 128,-3 3 0,0 4 105,1-1 0,-2 3-128,2 3 214,-2 2 1,-1 8-47,0 2 1,3 6-56,0 3 1,1 3 122,-1 3 1,-1 1-66,4 3 0,0 1-8,3-2 1,0 1-53,0-1 1,0 2-7,0-5 0,0 3-27,0-3 0,0 0-10,0-3 0,0 0 23,0-3 1,0 1 1,0-4 0,0 0 7,0-3 0,0-3 12,0 0 2,0-4 24,0 2-12,4-4 1,-2-4-18,4-2 1,-3-2 2,3-1 1,-3-1-53,3-2 1,-3-1 46,3-2 1,-1-3-2,1 3 1,2-1-18,-2 1 0,1-1-5,-1 4 0,2 0 17,-1 3 1,1 0-1,1 0 1,-3 4 42,0 2 0,-3 2 6,3 1 1,-3 0 40,3 0 1,-4 4-67,1 2 1,-2 2 0,-1 1 0,0 3-9,0 0 0,0 3 9,0-3 0,-3 3-12,0-3 0,0 3-8,3-2 0,0-1 11,0-3 0,0 0-5,0 0 0,1-3-30,2 0 1,-1-4 29,4 1 0,1-2-129,5-1 0,-2-1 95,2-2 1,1-2-8,-1-4 0,4 0 14,-4 0 0,3 0-4,-3 0 0,0 0 13,-3-1 1,0 1 12,0 0 0,0 0 109,0 0 0,-3 0-33,0 0 200,-4 0-91,3 0-72,-5 4-48,0 1 3,0 4 11,-5 4-59,4 1 1,-4 0-38,2-2 80,2 2-164,-3-4 82,4 3-38,0-4 1,3 1 8,0 2 33,0-2 16,1 3 0,-2-4-47,5 0 20,-1 0 1,3 3-28,0 0 0,-3 0-6,0-3 1,0 0-8,3 0 0,-3 0 39,0 0 1,0 0 24,3 0 1,0 3-40,0 0 1,-3 0 154,0-3-169,0 4 35,4 1 1,-5 1 123,-2 0 1,1-3 508,-1 3-517,0-4 0,-4 7-47,-2-3 1,-3 2-98,-7 1 0,2 0 71,-4 0 0,0 0-307,-3 0 1,0 0 27,0 0 0,3-1 24,-1-2 1,5-2-11,-1-4-167,6 0 407,2-4 0,4-5 0,0-5 0</inkml:trace>
  <inkml:trace contextRef="#ctx0" brushRef="#br0" timeOffset="1718">3057 1108 7992,'-9'0'0,"3"1"-63,0 2 164,0-2 1,-2 7 112,2-2-15,2-2-54,0 4-195,3-3 1,-6 4 5,4 0 1,0-3-253,3 0 1,0-3-617,0 3 557,0-4 355,4 2 0,1 0 0,4 2 0</inkml:trace>
  <inkml:trace contextRef="#ctx0" brushRef="#br0" timeOffset="3602">3537 1280 7788,'0'9'212,"0"0"-146,0 0 0,0 3-132,0 1 1,0 3 118,0-1 0,0 0-69,0 3 0,0-2 6,0 5 1,0-5-21,0 0 1,0-2 3,0 1 1,0 1-99,0-4 0,0 0 56,0-3 1,0 0-135,0 0 1,0 0-166,0 1 248,0-5 49,0 3 11,0-7 1,-3 2 112,0-6 0,0-3-80,3-7 0,-3 2 105,0-4 1,0 0-2,3-3 1,0-3-36,0 0 1,0-2 93,0 2 0,4 2-68,2-2 1,2 2-81,1 1 1,1 0 27,2-1 1,-1 5-3,4 2 1,-3 2 47,4 1 1,-4 4-6,3 2 1,-4 2-8,1 1 1,-1 4-26,1 2 0,-3 5-21,0 1 1,-1 4 28,-5 0 0,0 1-68,-3 1 1,0 0 32,0 0 1,0-3-11,0 0 1,0-4 13,0 1-11,-4-1 0,2-3 95,-4-2 1,4-1-81,-1-2 183,2-2-168,1 3 1,-3-5 25,0-2 0,0 1-43,3-4 1,0 0-8,0-3 1,0 0-5,0-1 1,0 0-9,0-2 1,0 1-20,0-4 1,1 4-122,2-1 0,-1-1 0,4 1 1,-3 0 121,3 3 1,-3 2-109,3 1 0,-3 3 7,3-3 1,1 4-22,2-2 80,0 4 0,0 3 38,0 0 1,-3 4 0,0-1 0,-1 3 111,1 0 0,2 0-118,-2 0 1,2 0 184,1 0 1,3 0-58,0 0 1,2-3 42,-2 0 0,-2-3-109,2 3 0,1-3 7,-1 3 1,0-1-35,-3 1 0,0 1-5,0-4 1,0 3 1,0-3 1,0 4 31,1-4-63,-1 4 1,0-3-6,0 2 1,-3 1-4,0-4 1,-1 1-96,1-1-18,2-2 154,-3 3 1,1-4-10,0 0 1,-3-4 72,3-2 1,-4-3-88,1-3 0,1-1 228,-1-3 1,1-1 10,-1 2 0,-2-2 49,2-1 0,-2-1-147,-1-2 0,0 1 15,0-1 0,3 2-94,0 1 0,1 4 2,-4 2 1,0 2-95,0 1 185,0 4-94,0 1 0,-6 5-52,-3 2 1,-1 5-11,-5 4 1,3 1 14,-3-1 0,3 1-103,-3 2 1,4 2 82,-1-2 1,-2 3-105,2 0 0,3-3 37,3 0 0,1-4 63,-1 1 0,2-2 45,4-1 0,0 0-34,0 0 1,4-3-1,2 0 0,3-4-15,3 1 0,-2-1 9,3-2 0,0 0-26,-1 0 1,1 0-16,-1 0 0,-1-5 41,4-1 0,-3-1-10,3 1 1,-4-3 87,2 0 0,-3 0-49,-1-3 0,0-1 7,0 1 0,-3 0 41,0 3 1,-4-3 144,1-1 1,-2 1 187,-1 3-266,0 0 0,-3 0 280,0 0-307,-4 4 0,5 1-58,-4 4-2,4 0 0,-5 4-11,4 2 0,0 5 20,3 1 1,0 3-18,0-3 0,0 4-41,0-4 0,0 4-9,0-1 1,1-2-77,2-1 1,1-2 8,2-1-7,2 0 1,-3-4 138,4-2 0,0-2 0,0-1 1,0-1 6,0-2 1,0 1 15,0-4 1,1 0-15,-1-3 0,2 0 17,-2 0 0,2-1 52,-5-2 1,2 2-48,1-2 0,0 1-14,0-1 1,-3 1 2,0-1 1,-3 2-63,3 1 1,-3 0 5,3 0-15,-4 4-28,2-3 1,-4 8-9,0 0 0,0 4 19,0 5 1,-1 0 23,-2 0 1,2 0 9,-2 0 1,-1 3-24,1 1 0,0-1-2,3-3 1,0 0-12,0 0 1,0-3-1,0 0 1,1-4 39,2 1 1,-1 1-38,4-1 29,-4 0-40,6-3 0,-2 0 38,3 0 3,0-4-1,0-1 1,0-3-4,0 2-58,0-2 0,0 3 52,0-4 1,0 3-22,0 0 0,-3 4 14,0-1 0,-3-1 168,3 1-3,-4 0 281,6 3-267,-7 4 0,4 4 138,-5 4 1,0 3-145,0-3 1,0 5-39,0 1 1,-5 3-158,-1 4 1,2 1 104,1-2 0,-1-1-93,1 1 1,0-3 26,3 4 1,0-4-154,0 3 1,0-4 45,0 1 0,3 2-149,0-2 0,1 0-52,-1-3 0,-2 1 113,2 2 1,1-2-139,-1 3 0,1-4 34,-4-3 0,0 1-74,0-4 382,-5 4 0,0-6 0,-4 3 0</inkml:trace>
  <inkml:trace contextRef="#ctx0" brushRef="#br0" timeOffset="4722">4861 1408 7965,'-5'4'135,"1"-3"1,4 4 162,0-2-291,0-2 0,0 4 106,0-2 0,1-2-183,2 2 0,-2-1 80,2 1 125,2-2 1,-1 2-71,2-6 1,1 1-10,-4-4 1,4-3-20,-4-3 0,4-7 7,-1 1 1,1-3-92,-1 0 1,2-3 27,-2-3 1,-1 1-165,1 2 1,-1-2-58,1 1 1,1-1 61,-4-1 0,1-3 91,-1-1 0,-2 0 75,2 1 0,1 2-13,-1-2 0,0-1 27,-3 4 1,1 0 258,2 9 17,-2-2-204,3 9 0,-5 7-53,-2 10 0,1 9 17,-4 9 0,-2 5-3,-1 10 0,-4 3-20,7 3 1,-4 3-11,4 1 1,2-2-36,1-5 0,2-1-112,1-5 1,0-5 123,0-3 0,0-2 3,0-5 0,1-3 128,2-3-113,-2-4 9,7 2-11,-7-4 19,7-4-2,-3-5 1,4-6-9,0-6 1,0 1-20,0-4 1,0 0 13,0-3 1,4-3-55,-1 0 0,0-2 21,-3 2 0,3 2-2,0-2 0,0 6 26,-3 3 0,-1 2-6,-2 1 4,2 3 0,-6 2-2,4 4 1,-4 1 136,1 2 1,-2 4-131,-1 5 1,0 1 116,0 2 1,0 2-51,0-2 1,-3 2-37,0 1 1,-3-1-10,3-1 0,-1 0-14,1-4 1,2 0 15,-2-3 0,2-3 5,1 0-28,4-4 0,1 2-3,4-4 1,0 0-34,1 0 0,-1 0 45,0 0 1,0-3-118,0 0 0,0-3 106,0 3 0,0-4-6,0 1 1,0 1 6,0-1 0,0 0-3,0-3 0,0 0-28,1 0 1,-4-4 0,0 1 0,-1-3-10,1 3 0,1-1 31,-4 1 1,0 1 83,-3-4 1,3 4 1,0-1 218,0 2-230,-3 0 1,-1 5 22,-2 2 0,1 6-34,-4 3 1,0 6 21,-3 0 0,0 4 25,0-1 1,2 2 4,1 1 0,1-1-19,-1-2 0,-1 3-45,4-3 1,0-1-59,3 1 1,0-4-88,0 1 1,4-3-134,2-3 1,2 1-172,1-4 1,4 0 134,-1-3 1,4 0 72,-1 0 0,2-3 52,1 0 1,0-4 150,0 1 0,1-2 0,-1-1 0</inkml:trace>
  <inkml:trace contextRef="#ctx0" brushRef="#br0" timeOffset="5731">5868 1118 7991,'0'-9'526,"0"0"-127,0 0 1,0 4-362,-4 1 0,2 4 109,-4 0 1,0 1-205,-3 2 1,0-2 102,0 2 1,0 1-5,0-1 0,0 3 30,0-3 0,3 0-18,-1-3-1,1 0 1,0 3 20,0 0-35,4 0-237,-2-3-144,4 0 235,-4 4 1,2 0-57,-4 2 0,3 2 45,-3-2 0,4 2 31,-1 1 0,-1-3 36,1 0 0,0 0 23,3 3 1,0 1-24,0-1 0,0-3 25,0 0 0,1-3-31,2 3 1,-1-4 14,4 1 0,0 1-4,3-1 0,1 0 0,2-3 0,-2 0-3,3 0 0,0 0 24,-1 0 0,0 0 0,-3 0 0,0 0 20,0 0 0,0 3 25,0 0-20,0 0 2,0 1 51,0 1 0,-4 4-61,-2 0 1,2 0 145,-2 0 1,-1 0-24,-5 0 0,-2 2-36,-5 1 0,1-1-6,0 4 1,-4-4 9,-2 1 1,-2 1-213,-1-1 1,-1 3 119,-3-3 0,3 1-177,-2-4 1,3 0 53,3 0 1,-1-3-73,4 0 0,0-4-317,3 1-19,-1-2 325,1-1 1,5-4 214,4-2 0,4-10 0,5-3 0</inkml:trace>
  <inkml:trace contextRef="#ctx0" brushRef="#br0" timeOffset="6053">6087 1063 7942,'-9'0'43,"4"1"-4,2 2 1,2-1-71,1 5 1,-3-1 107,0 3 0,0 0 47,3 0 1,-1 3-25,-2 0 0,2 3 14,-2-3 1,2 4-142,1-1 0,0 0 102,0 0 1,0 0-125,0 3 0,0-3 68,0 0 1,0-1-71,0 1 1,0 2 16,0-5 1,0 3-151,0-3 0,3 3 50,0-3 1,0 0-378,-3-3 139,0 0-220,0 0-77,0 0 669,0-4 0,0 0 0,-4-1 0,-1 1 0</inkml:trace>
  <inkml:trace contextRef="#ctx0" brushRef="#br0" timeOffset="6285">5886 1210 7991,'-9'-4'0,"3"2"-42,0-5 0,1 4-29,-1-3 202,2 4 55,4-2-248,0 0 1,5 2 92,4-4 0,4 1 225,5-1 1,5-4-57,1 4 1,2-4-58,1 4 0,3-2-67,1-1 0,0 0 13,-1 0 1,-5 0-67,3 0 0,-6 2-163,2 1 0,-7 1-230,1-1 0,-6 1 15,0 2-756,-1 2 1111,-6-3 0,3 4 0,-3 0 0</inkml:trace>
  <inkml:trace contextRef="#ctx0" brushRef="#br0" timeOffset="9104">6286 1289 7986,'4'-9'-1271,"-3"2"1243,2-2 1,-2 4 374,-1-7 0,0 7-193,0-4 0,0 2-35,0-2 0,-3 3-144,0 0 5,0 4 1,-2-2 60,-1 4 0,1 0-130,-1 0 0,0 3 21,-3 0 1,0 4 78,0-1 1,0 5-74,0 1 0,1 1 71,2-1 1,-1-2-35,4 2 0,0 1 21,3-1 0,0 4 0,0-4 0,0 0 3,0-3 0,0-3 2,0 0 0,1-3 28,2 3 0,2-4 2,4 1 1,-3-2 1,0-1 0,0 0-22,3 0 0,0-3 0,0 0 0,0-4 7,0 1 1,0-1-83,1 1 1,-2-5 60,-2 2 1,2-4-10,-2 1 0,-1 2 24,1-2 1,-3 1 0,3-1 0,-4 2 8,1-2 0,-1 2-18,1 1 81,-2 4-67,3-3-5,-4 7 0,0-2-47,0 6 1,-1 2-13,-2 4 0,-1 0 51,-2 0 1,-1 3-2,4 0 1,-3 0-5,3-3 1,-3 3-5,3 0 0,-3 1 2,3-4 1,0-3 4,3 0 1,0-4 1,1 2 21,2-4 0,2 0-6,4 0 1,1 0-9,2 0 1,1-3 8,2 0 0,2-3-104,-2 3 1,-1-3 87,2 3 0,-5-4-113,1 4 0,1-3 103,-1 3 1,0 0-4,-3 3 0,0 0-2,0 0 0,-3 0 4,0 0 0,-3 3 9,3 0 0,-4 4 6,1 0 1,-1 1 92,-2 1 1,-2 0-53,-1 0 1,1-1-10,-4-2 0,3 2 5,-3-2 1,3 2 3,-3 1 0,3-3 22,-3 0 1,3-4 78,-3 1 0,3 1-10,-3-1 39,4 0-209,-6-3 0,6 0 154,-4 0-193,4 0 1,-3-3 52,2 0 1,2-4-19,-2 1 1,2-2 8,1-1 0,0 0-108,0 0 1,0 0 77,0 0 0,3-3-99,0 0 1,4-2 28,-1 2 0,2 2 69,1-2 0,0 3-133,0 3 0,0-2 143,0 2 1,-3 2-8,0 1 0,1-1 11,2 1 1,0 0 13,0 3 1,-3 0-29,0 0 120,0 0 1,0 3 36,0 0 1,-4 4-76,1-1 0,1 2 91,-1 1 1,0 0-70,-3 0 0,0 0 105,0 0 1,3 1-96,0-1 1,0 0 10,-3 0 0,3 0 10,0 0-41,4 4 0,-3-3 17,2 2 1,2-5-8,-2-1 0,3-4-151,0 1 0,3-2 45,0-1 0,4-1 36,-1-2 0,-1 1-23,1-4 1,-1 0 0,1-3 1,2 0 20,-5 0 1,3 0-9,-3 0 1,0-1 38,-3-2 1,0 2-23,0-3 0,-3 2 133,0-1 1,-4 2-37,1-2 1,-3 3-30,-3 3 1,0-2-15,-6 2 1,1 2 6,-7 1 0,3 2-52,-3 1 0,1 1-131,-1 2 1,-2 2 91,5 4 0,-3 1 44,3 2 0,-3-1-86,3 4 1,0-1-6,3 2 0,1-3-4,2-4 1,2 0 20,4 0 0,0-3 0,0 0 1,1-4-62,2 1-35,2-2 194,8-1 0,0 0-89,2 0 0,-2-4 116,-4-2 1,0 1-23,0-1 1,0 0 12,1-3 0,-1 1 2,0 2 0,0-5 15,0 1 1,-3-1 9,0 2 1,-1-3 1,1 0 1,1-1 19,-4 1 0,3-2-49,-3-4 1,1 0-46,-1-1 0,-1-2 5,4 0 0,-4 0-11,1 3 1,-1 0 85,1-1 0,-2 1 1,2 0 1,-2 4-16,-1 2 0,0 2 71,0 1-165,0 4 77,-4 1 1,2 9-166,-4 4 0,3 4 53,-3 5 1,4 1 35,-1 2 0,-1 0-13,1 3 0,0-1-95,3 1 0,0 1 130,0-4 0,0 4 1,0-4 0,4 0-32,2-3 1,-1-3 14,1 0 1,-3-4-42,3 2 0,0-3 65,3-1 1,-3-1 2,1-2 0,-1 1 35,3-4 1,0 0 6,0-3 0,0 0-30,0 0 0,3 0 15,0 0 0,1-3-43,-1 0 0,-1-4 35,5 1 0,-4-2-123,3-1 0,-4 0 48,1 0 1,-2-1 25,-1 1 1,-3 0 64,0 0 1,-4 0 108,1 0 0,-2 0-105,-1 0 0,0 0 126,0 0 0,-4 0-60,-2 0 1,-3 1-47,-3 2 1,1-2-45,-4 5 1,4 0-2,-1 3 0,-2 1-104,2 2 1,0 3 78,3 3 1,0 0-118,0 0 0,1 0 52,2 0 0,-1 0 14,4 0 1,0 0-10,3 0 0,0 0 29,0 0 0,1-1-44,2-2 1,2 1 4,4-4 0,0 1-96,0-4 0,3 0 79,0 0 1,1 0-14,0 0 1,-3-4 59,2 1 0,1-4 8,-1 1 0,0-2 182,-3-1 1,-1 0-69,-2 0 0,2 0 289,-2 0 0,-2 0 167,-1 0 35,-2 0-322,-1 0 0,0 3 363,0 0-337,0 4-320,-4 2 0,0 6-60,-2 6 1,-2-2 82,2 2 0,1 1-117,-1-1 0,4 3-34,-1-3 0,2 0 16,1-3 0,0-3 97,0 1 0,1-2-8,2 1 1,-1 1-92,4-4 116,0 0 1,3-3-103,0 0 1,0 0 85,0 0 0,1 0-17,-1 0 0,0-3 81,0 0 0,-3-3 7,0 3 0,-1-4-27,1 0 1,1 2 3,-4-1 0,3 0 160,-3-3 0,4-1-41,-1-2 0,-1 2 42,1-2 0,-1 1-176,1-1 1,2 2-7,-2-2 1,5 2-3,-2 0 0,2 1-172,-5 0 0,1 3 96,-1 0-60,2 4 89,-3-2 0,0 5 9,-2 2 1,1-1 18,-1 4 23,0 0 1,-2 3 15,2 0 1,-2 1 31,2-1 0,-2-3 10,-1 0 1,0 0 3,0 3 0,0-3 254,0 0-164,-4 0 1,2 2-100,-4-2 0,4 2 47,-1-2 0,-1-1-19,1 1 0,0-3-16,3 3-49,-4 0-26,3 3-17,-3 1 16,4-1 1,1-1 34,2-2 1,-1-2-7,4-4 0,0 3 8,3 0 1,-3 0-6,0-3 0,0 0 27,3 0 1,0 0-9,0 0 1,1 0 5,-1 0 1,0 0 22,0 0 1,0-1 2,0-2 1,0 2 1,0-2 0,0-2 7,0-1 1,-1 1 24,-2-1 0,2 3-46,-2-4 0,1 4 44,-1-3-58,3 0 0,-7-3-15,4 0 1,-4 3-64,1 0-99,-2 0 1,-1-3 42,0 0-49,0 0 0,-3 0 102,0 0 1,-1 1 12,1 2 0,1-1 45,-5 4-13,5-5 281,-6 7-182,3-3 0,-1 4 148,0 0 0,0 0-76,-3 0 0,3 1 48,0 2 0,0 3-129,-3 3 1,1-3 22,2 0 0,-2 0-129,2 3 0,2-3 78,1 0 1,-1 0-28,1 3 1,-3-3-36,3 0 1,-4 0-118,4 3 1,-1 0 16,1 0 1,2 0 109,-2 1 0,2-4-24,1 0 14,0 0 0,1 2 92,2-2 0,1-1-49,2-2 1,3-2 11,-3 2 1,2-2-20,1-1 1,0 0 8,0 0 0,0-3-17,0 0 1,3-4 13,0 1 1,0-3-94,-3-3 1,3 0 79,1-3 1,-2 3-125,-5-3 1,2 0 65,-2-3 0,-1-1-5,1-2 0,-3 0 49,3-3 0,-4 1 4,1-1 0,-2-4 93,-1 3 0,0-3-110,0 4 0,0-2 339,0-1 0,-3 3-7,0 3 0,-1-1-15,1 1 0,1 0-177,-4 3 1,4 3 61,-1 3-135,2 2 0,1 4-160,0 0 0,0 5-83,0 1 0,0 8 79,0 7 1,0 7-40,0 2 0,-3 6 42,0 3 1,0 4-174,3 2 0,-3-2-25,0 2 1,-1-1-49,1-2 0,2-5 173,-2-4 0,2 0 37,1-6 1,4-4 153,2-5 0,2-2 0,1-1 0,0 0 0</inkml:trace>
  <inkml:trace contextRef="#ctx0" brushRef="#br0" timeOffset="11413">217 2189 8007,'-9'0'0,"0"0"0,3 0 162,-1 0 208,5 0-42,-2 0-301,0-4 0,3 2-238,-2-4 191,2 4 0,1-3 51,0 2 1,0 1 29,0-4 1,3 3 52,0-3 0,4 3-60,0-3 0,-2 3 19,1-3 1,0 4 25,3-1 1,0-1-136,0 1 0,0 0-8,0 3 1,0-3-98,0 0 1,0 0 15,0 3 1,3-3-152,0 0 1,1-3-21,-4 3 0,1-5 75,2 2 0,-2-3 78,2-3 1,-1 1 70,1-4 1,-2-3 108,2-3 0,-3 0-57,-3 2 0,2 1 170,-5 0 0,0-2-65,-3 2 1,0-2 133,0 5 1,-3-2-23,0 2 0,-5 2-139,2 4 0,-2 3-41,-1 0 1,0 5 47,0 1 0,-1 8-122,-2 7 0,1 7 43,-4 6 1,0 6-27,-3 5 1,-1 9 13,1 0 1,0 4-2,0 3 1,3 1-89,0-1 0,3 0 97,-4-7 0,5 1-66,-1-4 0,3-6 60,3-3 1,-1-6-42,4 0 0,0-5 11,3 0 1,0-9-3,0-1 0,0-4-6,0-2 36,0-4 0,0-2 106,0-6 0,-1-6-64,-2-6 1,2-2 5,-2-1 1,-1 0-28,1-1 0,-4-2-34,1 0 0,-2-1 24,-1 1 0,0-1-3,0-3 0,0-1 6,-1 2 1,1 1-6,0-1 1,3 0 109,0 0 0,1-1-103,-1 4 1,1 1 258,2 5-152,2 1 1,-2 6-31,6 2 0,-1 2-53,4 4 1,1 4-11,5 2 1,-1 3 22,4 4 0,1-3-8,2 2 1,0 1-118,0-1 0,1 0 71,2-3 0,-2-3-157,3 0 0,-3-4 41,-1 1 1,3-2 43,0-1 1,0-1 76,-2-2 1,-1-2-5,0-4 0,0 0-2,0 0 0,0 0-2,0 0 1,0-3 111,-3 0 0,2 0-58,-2 2 1,-1 2 124,1 2 1,-4-1-87,1 4 1,-2-1-40,0 1 1,-4 2-9,0-2-11,-4 2 52,6 5 1,-7 2 0,2 6 0,-2-1 32,-1 5 0,0-5-71,0 1 0,-3 1 5,0-1 1,-1 0 65,1-3 22,2 0-104,-3 0-20,4-4-37,0-1 10,4-4 0,1-1 4,4-2 1,0-2 36,0-4 0,-1 0-11,-2 0 0,2 0 20,-2 0 1,-1-3 0,1 0 0,-3-1 19,3 0 1,-4 3 9,1-2 0,-2-1-37,-1 1 1,-3-1 5,0 1 0,-4 2-25,1-2 1,-2-1 37,-1 1-22,0-1 0,0 8 18,0 2 1,0 2-9,0 1 0,3 1-16,0 2 0,1 3 9,-2 7 1,0 0-19,4 2 1,0 2-3,3-2 0,0-1-97,0 1 1,1-1 63,2 1 1,2-1-75,5-5 0,0 0 45,2 0 1,-2-4-6,2-2 0,2-2 12,1-1 0,-1-5-11,1-4 1,0 0 55,4-3 0,-2-3 186,-2 0 0,2 1-188,-2-1 1,-1 1 12,1-1 0,-4 2 37,1 4 1,2 0 88,-2 0 1,0 4-88,-3 1 1,-1 5 9,-2 2 0,-1 3 37,-2 6 0,-2 2 138,2 4 1,-2 1-61,-1 2 1,-1-1-72,-2 5 0,1-2-157,-4 1 0,4-2 42,-1-4 0,2-4-386,1-2 192,0-1 20,0-2 1,4-4-10,2-2 220,2-2 0,1-9 0,0-2 0</inkml:trace>
  <inkml:trace contextRef="#ctx0" brushRef="#br0" timeOffset="12434">1243 2345 7961,'-9'5'-313,"4"-1"1,1-5 351,4-2 0,1-2 67,2-5 1,-1-3 81,4-2 0,0 0-59,3-3 1,1 2-18,2-5 1,-1-3-4,4 0 1,0 1 15,4-1 1,-2-1-25,-2-6 0,2 3-16,-2-2 1,2 1-31,1-1 0,-3 1-26,1-1 0,-5 5-156,1 1 0,-5 8 54,-1 0 1,-4 5-65,1 2 39,-2 4 0,-1 6 21,0 8 0,-4 8 71,-2 8 0,-3 2 13,-3 3 0,1 3-14,-5 7 0,5-6 23,-1 2 0,1-3-159,-1 1 0,5-1 135,-2-6 1,5 1-155,-2-6 1,4 2 17,-1-3 1,2-4-108,1-5 197,0-2 38,4-5 0,2-2-35,6-6 1,-2-3 121,2-6 1,2-2-112,1-4 0,3-1 22,0-2 1,0 0 170,0-3 1,0 0-81,0-3 0,1 0-62,3-1 0,-3 2-10,2 2 1,-5 2-2,-1 4 1,-4 4 43,1 2 0,-5 2 4,-1 4 1,-4 3 129,1 6 0,-6 6-91,-3 7 1,-5 5 129,-1 3 1,-7 3-122,1 3 0,-2 2-48,2 1 0,2-2 18,1-4 1,4 0-3,-1-3 0,2-2 21,1-4 0,3-4-23,0-2 1,4-2-114,-1-1 1,2-3 83,1 1 0,1-5-109,2 1 0,2-3 46,4-3 1,3 1-140,0-5 1,3 1 92,-3-3 0,4-1-159,-4-2 0,3 2 99,-3-2 1,3 2 14,-3 1 1,0 0-55,-3 0-35,0 0 226,0 0 0,-4 3-11,-2-1 80,2 5 0,-5-2-68,0 4 1,-1 3 132,-5 0 0,3 5-110,-3-2 1,1 2 15,-1 1 0,1 0-74,2 0 0,2-3 74,-2 0-289,2-4 151,1 2 0,1-4 28,2 0 0,2 0 32,4 0 0,-2-3-44,2 0-28,-2-4 1,7 2-14,-5-4 108,0 4 0,0-2-61,0 4 157,0 0 0,1 3-11,2 0 1,-2 1 96,2 2 0,-2 2-118,-1 4 1,1 0 24,-1 0 0,0 0-123,0 0 0,-1 0 85,-2 0 1,1-3-252,-4 0 0,1-4-225,-1 1-4,-2-2 222,3-1 0,-5-4 206,-2-2 0,-2-6 0,-4-2 0</inkml:trace>
  <inkml:trace contextRef="#ctx0" brushRef="#br0" timeOffset="12714">1098 2042 8006,'-5'0'36,"1"0"1,11 0-132,2 0 0,7 0 169,2 0 1,2-3 195,7 0 1,-1-4 33,4 1-261,-2-2 1,-1 2-35,0 0 1,1 3 1,-1-3 1,-4 3-46,-2-3 1,-2 4-138,0-1 0,-4 2-212,0 1 1,-3 0 57,3 0 325,-4 0 0,2 0 0,-4 0 0</inkml:trace>
  <inkml:trace contextRef="#ctx0" brushRef="#br0" timeOffset="13610">2504 1817 8002,'0'-5'-166,"0"-3"0,0 6 186,0-4 6,0 4 207,0-2 151,0 0 1,0 3 64,0-3 747,0 4-932,0 4 1,0-2-82,0 4 0,1-3 155,2 3-36,-2-4-272,3 6 0,-4-6 182,0 4-215,0-4 0,1 2 52,2-4 11,-2 4 0,4-2-83,-2 5 1,-1-1 7,4 3 1,-3 0-66,3 0 1,-3 4 89,3 2 1,-3 2-1,3 1 0,-3 1-131,3 3 1,-4-2 59,1 4 0,-2-1-98,-1 1 0,0 3 91,0-3 1,0-2-84,0-1 0,0-5 112,0-1 0,0-4-3,0 1 0,1 2-28,2-2 1,-2-3-56,2-3 125,2-4 1,0 2-51,5-4 1,-2-1 187,-2-2 0,3 0-98,0-6 1,0 1-53,3-7 0,-1-1 50,1-2 0,-1-3 113,4 0 1,-1-3-94,2 3 0,1-2 3,-2 2 1,-1-1-61,1-2 1,-3-2 30,3 1 0,-1 3-75,1 1 0,2-1 64,-5 1 1,4 0-121,-1 3 0,-1-1-33,1 1 1,-3 1-135,3 2 1,-4 2-183,2 4 80,1 0 1,-4 1-258,2 2 0,-5 2 181,-1 4 0,-4 1-8,1 2 0,-2 3 452,-1 6 0,-4-2 0,-1 3 0</inkml:trace>
  <inkml:trace contextRef="#ctx0" brushRef="#br0" timeOffset="14281">3111 1973 7964,'1'-5'202,"2"2"517,-2-3-516,3 5-12,-4-3 1,-1 7 51,-2 0 0,1 6-6,-5 0 0,-2 0-79,-3 3 0,-1 2 33,1 1 1,1 2 9,-4 1 1,3 3-141,-3 1 0,4-1 2,-1-3 1,2-3-88,4 0 0,-1-4 195,4 1-242,-4-2 1,6 0 5,-2-1-204,2-4-16,1-1 143,0-4 164,0-8 1,4 1-12,2-9 0,-1 4-23,1-3 0,-3 0 43,3-3 1,1 0-23,2 0 0,0-4-116,0 1 0,3-3 67,0 3 0,1-3-123,-1 3 0,1-4 67,2 4 1,5-3-23,-1 3 0,-1 0-35,0 3 0,-3 0 76,3 3 0,0 2 141,-3 4 0,-1 1-98,-2 2 1,-2-1 153,-1 4-105,0 0 0,-4 4 28,-2 2 0,-2 2 18,-1 4 1,-1 1 130,-2 2 0,-2-1-54,-4 4 1,0 1-94,0 2 1,0 0 77,0 0 0,0 0-52,3 0 1,-1 0 75,4 1 0,0-1-33,3 0 0,0 0 9,0 0 0,0-3-93,0 0 1,0 1-12,0 2 0,0-3-28,0 0 0,0 0 82,0 3 0,0-1-315,0-2 1,3 2 77,0-5 1,0 3-120,-3-3 1,3 0 48,0-3 0,0 0 107,-3 0 0,0-3-142,0 0 1,0-3-697,0 3-319,0-4 452,0 2 150,-4-4 682,3 0 0,-7-4 0,3-1 0</inkml:trace>
  <inkml:trace contextRef="#ctx0" brushRef="#br0" timeOffset="14572">2986 2142 7959,'5'-4'-98,"6"2"-50,-2-4 1,6 3 575,0-3 0,3 0-110,3-3 1,-1 0-18,5 0 1,-4-1-60,3 1 1,-4 1-186,1 2 1,-3-1 60,-2 4 0,-2-3-87,-2 3 1,-5 0-87,2 3-516,-6-4-152,1 3 0,-4 1 62,0 6 661,-8 2 0,-2 5 0,-8 1 0</inkml:trace>
  <inkml:trace contextRef="#ctx0" brushRef="#br0" timeOffset="14951">3601 2314 7932,'-4'-8'458,"-2"2"-49,2 2 65,-4 4 0,6 0-158,-4 0-397,4 0 0,-5 4-135,4 2 0,-3 2 115,3 1 0,-4 3-44,1 1 1,-2 0 108,-1-1 0,3-1-211,0 4 1,0-4-26,-3 1 0,-1-2-35,1-1 1,0 0 34,0 0 1,0 1 123,0-1 1,3 0-67,0 0 0,0-3 214,-3 0 0,4-4 0,1 2 0,4-4 0</inkml:trace>
  <inkml:trace contextRef="#ctx0" brushRef="#br0" timeOffset="16540">3937 2189 7991,'0'5'-697,"0"-1"0,1-4 2115,2 0-728,-2 4-655,3-3 29,0 3-50,-3-4 138,3 0 0,-3 0 14,2 0 0,-2-4-12,2-2 1,1-3-6,-1-3 1,4-2 52,-1-4 0,3-1-46,4-2 0,-3 0-36,2-3 0,1 1 25,-1-1 1,1-2-24,-1 1 1,1-1-69,2-1 1,-1-1-178,-1-2 0,-3 1-15,2-1 1,1-1 83,-1 1 1,-1 0-319,-5 6 0,2-1 155,-2 4 1,-1 0-103,1 3 1,-4 3-133,1 3 353,-2 6 1,-1 3 30,0 6 0,-1 7 22,-2 9 0,-5 7 86,-4 7 1,0 6-66,3 4 0,-3 1-48,0 1 1,0 3-40,3-3 0,3-2-15,-1-6 1,4-2 111,-3-2 1,3 2-3,-3-5 0,4-4-4,-1-5 1,2-3 109,1-3 1,0-1 267,0-5-236,4-4 1,1-1 68,4-4 0,1-4-68,-1-2 0,3-6-27,0 0 1,3-7-20,-3 1 0,4-3-118,-1 0 1,1 2 55,-1-3 0,-1 3-131,-5 1 0,0 1 100,0 2 0,-3-1 38,0 4-8,0 0-17,-1 3 93,-1 3 0,-4 4-65,0 8 0,0 2 16,0 7 1,-4 0-15,-2 3 1,-1 1-37,1 2 1,-2 1-122,2 3 0,2 0 78,1-4 0,-1 0-47,1-3 0,0-1 78,3-1 1,0 0-248,0-4 205,4 0 0,1-4-7,4-2 0,0-2 9,0-4 0,0-3-2,0 0 0,1-5 65,2-1 1,-2 0-63,2-3 1,-2-1 113,0 0 0,-1-2-40,0 3 0,0-4 2,0 1 1,-1-2 1,-2-1 0,1 0 8,-4-1 1,1 2 37,-1 2 1,-2-1 131,2 4 1,-2 3 129,-1 3-216,0 4-46,0-2 1,-1 5-59,-2 2 1,1 6-6,-4 6 1,3-1-14,-3 1 1,4-1-149,-1 1 1,2 2 123,1-5 0,0 3-106,0-3 0,0-3-209,0-3 214,4 0 0,1-1 116,4-2 0,0-2-4,0-1 1,-3-1 80,0-2 1,0 1-46,3-4 1,0 0 154,1-3 1,-1 0-96,0 0 0,0-1-54,0-2 1,4 1-126,2-5 1,-1 4 134,1-3 1,-1 3-205,1-3 0,-1 4 42,-5-1 1,-1 5 227,-2 1 1,-2 3-1,-4-3 0,-1 5 213,-2 1 1,-2 4-101,-4 5 0,-4 4 158,-3 2 1,2 2-123,-1 1 0,4-3-40,-1 0 0,5 0-200,1 0 1,4 1-7,-1-4 0,2 0-101,1-3 0,4-1 19,2-2 1,2 1-157,1-4 0,4 0 41,2-3 1,-1 0-90,2 0 1,-1-1 9,3-2 1,0-3 121,0-6 1,0 1 93,0-4 0,2 2-69,1-5 1,-2 2 200,2-6 1,-2-1-13,-1-1 0,1-3 89,3-3 0,-3 0-19,2-3 1,-3 3-128,-3-3 0,-2 3 185,-4 0 1,0 5-88,1 1 0,-4 4 23,0-2 1,-4 7-34,1 3 22,-2 6-113,-1 2 1,0 13-13,0 6 1,-3 6-3,0 7 0,-4 0-136,0 2 0,-1-1-65,-1 5 1,0-5 60,0 1 1,0 0-153,0-2 0,-1 0 24,-2-7 0,2 1 127,-2-1 0,1-3-60,-1 1 0,-2-2-14,-1-5 1,2-4 330,4-5-121,0-2 1,0-2 257,0-2 0,0-6-141,0-6 1,0-2 210,0-2 0,1 1 28,2 0 1,-2-1 145,5-2 1,0 2-152,3-3 0,0 3 129,0 1 0,5 0-147,5 0 1,4 4-20,7 2 0,3 2 101,6 1 1,3 0-101,3 3 1,6 2-687,0 4 0,5 1 209,-5 2 185,3 2 0,0 0 0,0 0 0</inkml:trace>
  <inkml:trace contextRef="#ctx0" brushRef="#br0" timeOffset="21374">5434 2143 8159,'-5'0'-31,"1"0"0,4 1 616,0 2-262,-4-2 47,3 3-33,-3-4 357,4 0-502,0-4 0,1 1-77,2-6 1,-1 2-138,4-5 0,0-2-54,3-2 0,0 0 113,0 1 0,0-2-159,0 2 1,0-2-90,0-1 0,0 0-71,0-1 1,1 1 136,-1 0 1,0 3 38,0 0 1,-3 3 62,0-3 0,-4 4-37,1-1 220,-2 1-159,-1 2 1,0 5 107,0 4 0,-1 5-51,-2 7 0,-1 7 9,-2 5 0,-2 2-28,2 1 0,-2 0 4,-1 1 0,-1-4-246,1 0 1,3-4-164,0 1 0,3-1 65,-3-2 0,3-1 144,-3-2 0,4-2 128,-1-4 0,1-4-39,-1-2 349,2-2-257,-3-1 1,4-4 126,0-2 0,3-2-83,0-1 0,4-1 26,-1-2 0,3 2 66,3-2 1,-1-2-48,5 2 1,-4-1-37,3 1 0,0 2-55,3-2 1,-1 2-9,-2 1 0,1 3 3,-4 0 0,4 4-8,-4-1 1,0 2-52,-3 1 16,0 0 1,-1 4-7,-2 2 0,1 2 46,-4 1 1,0 0-109,-3 0 0,0-3 74,0 0 0,0 0-128,0 3 147,0 0 4,0 0 55,0 1 1,-1-2 9,-2-2 0,1-2 4,-4-4-55,0 4 1,-3-3 35,0 2 1,0-2-26,0-1 1,0 0 10,0 0-65,0 0-19,-1 0-48,1 0 45,4 0 0,1 1 17,4 2 0,1-2 24,2 2 0,-1 1 42,4-1 1,3 3 7,4-3 1,3 0 4,-1-3 1,5 0-23,1 0 1,4-3 12,0 0 1,0-4-26,-1 1 0,1-3 7,-4-3 0,3 2-244,-2-3 0,-1 0 76,-3 1 0,0-4-433,0 1 600,0-2 0,-4-5 0,0-1 0</inkml:trace>
  <inkml:trace contextRef="#ctx0" brushRef="#br0" timeOffset="21603">5643 1616 10112,'6'-3'1809,"1"0"-977,-1 0-410,3 3-165,0 0-986,-4 0 561,-1 0-385,-4 0 0,-4 4 0,-1 1 0</inkml:trace>
  <inkml:trace contextRef="#ctx0" brushRef="#br0" timeOffset="22870">1896 2724 8104,'-9'0'270,"0"0"0,3 3-59,0 0 1,3 1 39,-3-1 1,3-2-38,-3 2 50,4 2-277,-7-4 230,8 7-90,-3-7 122,4 3 181,0-4-193,0-4 76,4 3-42,-3-7-150,8 7 1,-8-4 16,2 2-270,-2 2 147,-1-3 1,0 3-156,0-2 0,0 1-97,0-5 1,0 4 97,0-3 0,0-1-49,0-5 0,-1 2-38,-2-2 0,1 1-63,-5-1 1,4 2 229,-3-2 1,0 2 78,-3 1 0,2 4-65,-2 2 1,2 2 151,-5 1 0,-1 5 11,1 4 1,-4 4-87,1 5 0,-2 3 108,2 0 0,-1 4-41,4 0 1,0 1-57,3 1 0,1 0-33,2 0 0,2 0-6,4-3 1,0 1-8,0-4 0,0-3-12,0-3 0,4-3 34,2 0 1,2-2-11,1-1 0,3-4-53,0-2 0,0 1-13,-3-1 1,3 0-129,1-3 0,2-3 41,-3 0 1,3-4-230,-3 1 0,4-2 70,-1-1 1,-1 0-174,1 0 1,-2 2 3,2 1 0,-4 1 151,1-1 1,-5-1 320,-1 4 0,-4-4 0,2 2 0</inkml:trace>
  <inkml:trace contextRef="#ctx0" brushRef="#br0" timeOffset="23418">2013 2460 8129,'-5'0'-1144,"0"0"1597,2 0 46,2 0 95,-3 0 275,4-4-310,0 3-297,0-3 1,-1 4-113,-2 0 1,2 1 61,-2 2 0,1 2 33,-1 5 1,2-1-3,-2 0 0,2 3-35,1 0 0,-3 3-45,0-3 1,0 4-116,3-1 1,0-1 66,0 2 0,0-4-143,0 3 1,0-3-18,0 3 0,1-3 40,2 3 0,-2 0-42,2 3 0,-2 2 102,-1 1 1,0-2-52,0 2 1,-3 1-166,0-1 1,-5 5-112,2-2 0,-1 1-139,1-1 0,-2-2 164,2-3 1,1-2-408,-1-2 0,1 1-169,-1-4-367,-2-4 238,7-4 278,-3-4 674,4-4 0,0-5 0,0-5 0</inkml:trace>
  <inkml:trace contextRef="#ctx0" brushRef="#br0" timeOffset="24010">2105 2732 8103,'-5'0'-718,"1"0"1026,-1 0 579,4-4-588,-3 3-23,4-3 53,0-1-222,0 4 178,0-3 37,0 4 0,0 4-102,0 3 1,-3 1-152,0 1 1,-1 0 6,1 0 1,2 0-17,-2 0 0,-1 1-17,1 2 1,-3-1-154,3 4 1,-1-1 125,1 2 1,1 1-108,-4-2 1,4 1 67,-1-1 1,2 1-322,1-4 1,0 3-296,0-3 26,4 1 459,1-4 1,4-3-18,0 0 0,-3-4 205,0 1 1,-3-3-107,3-3 0,0 1 163,4-4 0,-2 0-104,-2-3 0,2-2 98,-2-1 1,2 1 24,1-4 0,0 0 132,0-3 1,0 0-101,0 0 0,-1 0 110,-2-1 0,2 1-231,-2 0 0,-1 1 68,1 2 1,-1-1-490,2 4 1,0-4 202,-4 4 0,0 0-164,-3 3 0,1 4-93,2 2 454,-2 2 0,3 5 0,-4 1 0</inkml:trace>
  <inkml:trace contextRef="#ctx0" brushRef="#br0" timeOffset="24752">2422 2759 8123,'-4'9'-7,"-2"0"0,1 0-21,-1 0 216,0 4 0,0-2 5,0 4 1,1 1-14,-1 2 0,-1 0-116,4 0-15,-4-4 0,5 3 112,-5-2 0,2-2-11,-1-1 1,-2 2-188,2-2 1,1 0 85,-1-3-251,4 0 1,-5-3 8,4 0 26,0-4 1,3 1-48,0-6 0,0 0 120,0-6 1,0 1 58,0-7 1,0 3 8,0-3 1,3-2 88,0-4 0,4 2-100,-1-2 1,3-1 188,3 1 0,-1-4-81,5 4 1,-3-1-18,5 1 0,-5 5-45,5-2 1,-2 6 4,2-1 0,-3 4 6,1 3 1,-5-1-6,1 4 1,0 1-25,-3 5 1,2 0 12,-5 6 0,-2-1 117,-1 8 1,-2-1 7,-1 3 1,-1 1 117,-2 2 0,-3 1-148,-6 2 0,2 0 28,-2-3 1,-1-2-82,1 2 1,-2-3-82,2-3 0,2 0-108,-2-3 1,2-2 58,1 2 0,3-2-16,0-1 1,3-4-148,-3-2-272,4-2 380,-2-1 1,4-7 19,0-2 1,4-3 14,2 0 0,2-2-18,1-5 0,0 0 164,0-2 0,4 1-55,2-4 1,3 1 183,0-2 1,0 0-126,0 4 0,3-3-28,0 3 1,1 1 35,-4 4 0,-1 1 9,-2 6 0,1-1-19,-4 7 1,-3 0 7,-3 3 0,-3 1 204,3 2 0,-4 6-77,1 6 1,-3 3 93,-3 4 1,-2 0-33,-4 2 0,-1 2-16,-2-2 1,1 2-99,-4-2 1,4-2-13,-1-4 1,2 0-60,1 0 1,-1-4-198,1-1 0,3-3-967,0-1 530,4 0-1069,-2-4 356,4-1 245,0-4 1046,4-4 0,5-1 0,5-4 0</inkml:trace>
  <inkml:trace contextRef="#ctx0" brushRef="#br0" timeOffset="25163">3012 2623 8257,'-9'3'239,"0"0"0,0 0 144,-1-3 0,1 3 750,0 0-748,-4 0 1,2 1-53,-4 2 0,0-1-113,-3 1 1,3 1-283,-1 5 0,1-2 108,-3 2 0,4-2-252,2 0 0,2-1 72,1 0 1,3-3-292,0 0 223,4 0 0,-1 2-185,6-2 0,2-2 141,4-4 0,4 0 4,2 0 1,2 0 28,1 0 1,1-1 81,-1-2 1,0 2-138,0-2 0,0-1 106,0 1 0,-3 0 176,0 3 1,-3 1-29,0 2 0,-3-1 103,-3 4 1,1 0-1,-4 3 0,-1 0 170,-5 0 1,-2 1-6,-4 2 0,-4-2-50,-3 2 0,-4-1 22,-1-2 0,-1 3-154,1 0 1,2 0-169,-2-3 0,-2-3-6,2 0 0,3-4-718,3 1 39,4-2 154,-2-1 1,8-1 626,2-2 0,2-6 0,1-5 0</inkml:trace>
  <inkml:trace contextRef="#ctx0" brushRef="#br0" timeOffset="25777">3111 2659 8008,'0'-5'412,"-5"1"294,4 4-461,-3 0 0,1 4-10,0 2 1,-1 2 156,1 1-261,2 4 1,-3-2-3,4 4 1,0-2 16,0 2 0,0-4-169,0 1 0,0 1 123,0-1 0,4 0-242,2-3 0,-1 0-8,1 0 0,1 0 51,2 1 1,-3-4-54,0 0 0,-3-4-457,3 1 397,-4 2 1,6-4-41,-2 2 0,-1-3 31,1-3 0,0-2 38,3-4 1,3 0 43,0-1 0,1-2 61,-1 0 1,2-3 102,1 3 0,-1-4-20,-2 1 1,-2 1 210,2-1 0,-2 0-168,-1 0 167,0-2-11,-4 7 494,3-3-239,-7 4 405,3 4-542,-4 1 1,-3 5-86,0 2 1,-4 2-79,1 4 1,-2 0-133,-1 0 0,0 0 98,0 0 0,3 0-14,0 0 0,3 1-147,-3-1 0,4-3 81,-1 0-27,-2-4 0,4 3 47,-2-2-1,2-2-37,1 3 0,0-3 11,0 2 44,0-2 0,0 7-3,0-2 0,0 2-20,0 1 1,0 1-5,0 2 0,-4-1-18,-2 4 1,-2 2-21,-1 4 0,-4 1-77,1 2 1,-4 3-72,1 1 1,-1-1-255,1 3 1,2-6 10,4-3 0,3-5-743,0 0-130,4-5 595,-2-2 652,4-5 0,4-8 0,1-1 0</inkml:trace>
  <inkml:trace contextRef="#ctx0" brushRef="#br0" timeOffset="26602">3891 2633 7876,'0'-14'-375,"-1"2"336,-2 6 66,-2-3 1,-1 5 273,-1-2 484,5 2-420,-6 4 0,6 5-142,-4 4 1,3 2-132,-3 4 0,1 1 20,-1 5 1,-2 1-8,2 2 1,-1 2-1,1-5 1,-1 4-89,4-1 0,-3-1-5,3 1 0,-1-3 90,1 0 0,2 1-209,-2-1 1,1 0 103,-1-3 0,2 1-259,-2-1 0,-2 0 3,-1 0 1,1-3 12,-2 0 0,2-4 94,-1 1 0,-1-1 9,4-2 0,-1-4 74,1-2 184,2-2 0,-3-2-17,4-2 0,0-5-82,0-5 0,0-6 158,0 1 0,0-9 15,0 0 1,4-7 27,2 1 1,2-6-205,1-3 1,5 0-1,1 0 1,5 0-6,1-4 0,1 1-151,-1 0 0,1 4 75,3 5 0,0 5 70,-4 6 1,0 6 86,-3 4 0,1 8-49,-1 1 0,-4 5 110,-2 4 0,-2 3-117,-1 6 1,-3 2 22,0 5 0,-4 2-62,1 0 0,-2 3-108,-1-3 0,-1 1-39,-2 0 0,-2-3-16,-4 2 1,-1-2 71,-2-1 1,-2-3-12,-4 0 1,-1-1-16,1 2 1,0 0-29,0-4 0,0 0-166,0-3 1,4-1-209,2-2 277,1 2-142,2-3 0,4 1-196,2 0 586,2-4 0,1 2 0,0-4 0</inkml:trace>
  <inkml:trace contextRef="#ctx0" brushRef="#br0" timeOffset="29463">4055 2814 8060,'-9'5'39,"0"3"-6,0-7 0,3 6 599,0-4-53,4 0-192,-2-3-228,4 4 1,1-3 15,2 2 0,2-1 1,4-2 0,4-5 109,2-1 1,2-3-108,1-3 0,3 1-42,1-4 1,3 0 34,-1-3 0,-1 0-133,1 0 0,-3-1 59,4 1 0,-5-3-109,1 0 0,-1 0 94,1 3 1,-5-4-113,3 1 0,-3-3-93,2 3 1,-4 0 32,-2 3 0,-2-1-82,-1 1 1,-4 0 16,-2 0 0,-2 4-60,-1 2 0,-4 2 63,-2 1 0,-2 4-72,-1 2 0,0 4 82,0 5 0,0 1-9,0 8 0,0 0-13,0 3 1,0 4 37,0 2 1,2 3-133,1 0 0,1-2 1,-1 2 0,-1-5 48,4 6 1,-3-4 15,3 0 1,-4 1-37,1-4 0,1-2 245,-1-4 1,1 0-121,-1 3 0,-2-4 76,2-2 1,-2-2-52,-1-1 1,0 0 597,0 0-279,-1-4 1,1 0 114,0-5 0,4-2-131,2-1 0,2-2 2,1-4 0,0-3-175,0 0 1,4-4-116,2 1 1,5-2 170,1-1 0,5-4-151,-2 1 0,2 0-214,1 3 0,3-3 108,0 0 1,1 1 75,-4 4 0,0 0 66,0 4 1,-1 1 10,-2 5 0,-2 2 21,-4 4 1,-3 0 116,0 0 1,-4 2-8,1 4 0,-1 0-63,-2 6 0,0 2-48,0 1 0,-5 3-16,-1 0 1,1 0-5,-1 0 1,3-1-8,-3-2 1,1 2-11,-1-1 0,1-3-185,2-1 201,2 2 1,-3-4-228,4 2 207,0-6 1,4-2 20,2-4 1,-1-1-24,1-2 0,0 1 1,3-4 1,-1 0-49,-2-3 1,3 0-98,-3 0 1,2 0 86,1 0 1,-3 0-94,0-1 1,-1 0 212,1-2 0,-1 1-107,-2-4 0,-2 3 137,2-3 0,1 3-45,-1-3 0,3 4 55,-3-2 1,4 3-32,-1 1 1,2 1 112,1 2 0,0-1-126,1 4 1,-1-3-10,0 3 0,0 0-182,0 3 1,0-3 110,0 0 1,0 0-93,0 3 1,0 0 39,0 0 0,0-1 37,0-2 1,-3 2 47,0-2 0,1 2-1,2 1 1,-3 0 24,0 0 1,-3-3 337,3 0-219,-4 0 0,5 4 33,-4 2 43,0 2 0,-3 5-44,0 2 1,-4-2-52,-2 2 1,-2 2-56,-1 1 0,0 0-16,0 0 0,-1 0-54,1 3 0,1-1 93,2-2 0,-1 1-297,4-4 1,0 1-60,3-4 36,0 0 1,1-4 82,2-2 0,2-2 124,4-1 1,3-1-44,0-2 0,4 1 28,-4-4 0,3 3-4,-3-3 0,4 3-1,-1-4 1,-1 4 136,1-3 0,-3 0-63,4-3 1,-5 3 162,1 0 0,1 0-75,-1-3 1,-1 3 50,-5 0 1,2 0-83,-2-3 0,-2 0 18,-1 0 1,-2 0-123,-1 0 1,0 0 62,0-1 0,0 1-117,0 0 0,-3 0 112,0 0 1,-4 1-197,1 2 0,-2 2 8,-1 4 1,3 0 12,0 0 1,0 0 110,-3 0 0,3 1-5,0 2 1,3 2 80,-3 4 1,1 0-91,-1 0 1,-3 3 59,3 0 0,1 1-29,-1-4 0,3-1-13,-3-2 92,4 2-31,-2-3 0,4 1 48,0 0 11,0-4 61,0 2-119,0-4-87,4 0 1,1-4 22,4-2 1,1 1-4,3-1 1,-3 0-16,2-3 1,2-3-21,1 0 0,-2-1 90,-1 4 0,1 0 137,-1 0 1,-3 1 831,-3 2-383,-4-2 5,3 7 1,-10 1-187,-1 6 1,-6 3-59,-3 3 0,-2 3-186,-1 7 0,-3-3-66,0 2 0,2-1 22,4 1 1,4-2-163,-1 2 1,3-5-813,3-4 459,-2 2-243,7-4 1,1-1 275,6-6 1,5-2-103,1-1 0,4-4 103,-1-2 1,4-2-10,2-1 0,-1-3-28,4 0 1,-1-4 12,1 4 0,-1-3 332,-5 3 1,0-3-141,0 3 1,-3-3 368,0 3 1,-4 0-23,1 3 1,-1-3 121,-2 3 1,0-2-86,0 5 0,-1 1 32,-2-1 0,-1 4 18,-2-1-172,-2 2 0,4 1-32,-2 0 33,-2 4 1,6 1-8,-4 4 0,1-3-23,-1 0 1,-1-1-89,4 1 0,-3 2 252,3-5 21,-4 4-110,6-6 1,-6 3 406,4-4 0,-4 0-304,3 0-23,-5 0 0,-5 4-304,-1 2 0,-2 2-60,-1 1 1,-3 3 46,0 0 1,0 0-162,3-3 1,0 3 22,0 0 1,0 1 63,0-4 0,0 0-280,0 0 0,-1 0 111,1 0 0,0-1-389,0-2 319,0 2 400,0-7 1,3 3-89,0-4 303,4 0-81,-2 0 1,4-1-63,0-2 0,0 1 6,0-4 0,4 3-54,2-3 1,2 1-28,1-1 1,0 1-9,0 2 0,3 2-12,0-2 1,1 2 5,-4 1 1,0-3-6,0 0 1,0 0 66,0 3 0,0 0-57,0 0 1,0 0 193,0 0 0,3-3-57,0 0 1,2-4 30,-2 0 1,-2 2 4,2-1 0,-1 0 107,1-3 1,-2 0-71,2 0 0,-1 0 116,1 0 1,-2 0-18,2 0 1,-1-4-86,-2-2 1,0 1 109,0-2 0,0 1-56,0-3 0,-3 0-151,0 0 0,-4 3 187,1 0 51,2 4-276,-4-3 1,2 9-200,-6 2 0,1 3-348,-4 3 1,0 3 245,-3 7 1,0-2-214,0 4 1,0 0 142,0 3 0,0 0-3,0 0 0,0-1 123,3-1 0,-1 0-22,4-4 0,0 0 39,3-3 1,1-1 50,2-2 142,2 2 0,7-7-27,1 2 0,0-3 33,-1-3 1,1 1-109,2-4 0,2 0-40,-2-3 0,3 0 29,4 0 0,-3 1 0,2 2 1,-2-2 45,-1 2 1,-1-2-20,-2-2 1,2 4 288,-5 0-137,0 4 109,-3-2 1,-4 8-50,-2 2 0,-3 3 69,-3 4 0,-5-2-29,-4 4 1,-3 0 17,2 3 0,-2-1-110,3-2 1,-3 1 3,3-4 0,1 1-29,5-4 0,-2-1 114,2-2-76,2-2 70,0-4-32,4 0-100,0-4 1,1-1-101,2-4 1,2 0 74,4 0 1,0-2-94,0-1 1,1 1 18,2-4 1,-2 3 77,2-3 0,1 0-191,0-3 1,0 1 80,-1 1 0,-2 0-113,2 4 0,-2 0 73,-1 3 86,-4 4 56,3-3-4,-7 7 0,2-2-3,-6 6 0,1 2-35,-4 4 1,0 0-92,-3 0 1,3 3 28,0 0 0,3 1-15,-3 0 1,4-3-8,-1 2 1,3-2-23,3-1 1,2-3 7,4 0 1,1-4-20,2 1 1,2-2-42,4-1 0,2 0 80,1 0 1,-1-1-15,4-2 0,0-2 7,3-4 0,4 0 121,-1 0 0,-1 0 17,-5 0 1,-1 0 121,-5-1 0,-1 1 14,-2 0 0,0 0 599,-6 0-199,2 0 0,-10 0-239,2 0 0,-6 3 33,-3 0 0,-2 3-97,-1-3 1,-4 4-189,-2-1 1,1 2 1,-1 1 1,-1 4-185,-2 2 1,0 2 84,0 1 0,3 3-130,0 0 1,4 0-215,-1-3 0,2 0 154,0 0 1,5-3-617,2 1 585,2-1 0,1 0-19,0 0 1,4-4 109,2 1 0,3-2 37,0-1 1,1 0 16,2 0 1,-1-3 153,4 0 0,-4-3 188,1 3 0,-1-3-146,1 3 1,-2-5 274,2 2 1,-4 2 163,-2 1 65,0 2-326,3 1 0,-4 1-52,-2 2 0,-2 3 9,-1 7 1,0-2 99,0 4 0,-1 3-277,-2 3 1,-2 4 79,-4-1 1,-1 3-211,-3 0 1,1 4-32,-6 2 1,5 6 10,-5 0 1,2-3 85,-2-2 1,4-6-3,2-1 1,1-1-67,2-5 1,3 1-77,0-4 0,3-4-140,-3-2 1,4-2 96,-1-1 0,2-3-1067,1 0 442,0-4 474,0 2 0,4-20 1,1-4-1</inkml:trace>
  <inkml:trace contextRef="#ctx0" brushRef="#br0" timeOffset="30829">6288 2541 8016,'5'-4'1358,"3"3"-1425,-2-2 27,2 2 1,2 0 108,2-2 0,-1 2 214,4-2 0,0-1-434,3 1 1,1-1 83,-1 1 1,-3 1-122,0-4 1,-3 3 114,3-3 1,-4 3 50,1-3 0,-2 0 97,-1-3 0,-3-2 163,1-1 0,-1 1-96,3-4 0,-1 0 156,-2-3 0,2 0-142,-2 0 1,2-2-50,1-1 1,0-2-113,0-4 1,0-1 46,0-3 0,3 3 24,0-2 1,1 3 35,-4 3 1,-1-1 105,-2 7 1,1 5-258,-4 7-94,4 4 0,-6 4-11,2 10 1,-3 7 65,-3 12 0,-2 2-302,-4 6 1,-4 6 53,-2 7 1,-4 0-108,-2 0 0,1 1 146,-4-1 0,1 0-29,-1-1 0,1 1 58,5-7 1,1 1 76,2-6 0,-1-4 244,4-3 0,-3-6-128,3 0 0,-2-7 331,2-2 0,2-1-4,-2-5 1,-1-3 110,1-3 1,0-4-195,3 1 0,0-2 54,0-1 0,0 0-63,0 0 0,3-5-70,3-4 1,2-4-109,1-5 1,0-4 80,0-2 0,7 0 77,3-4 0,4 3-10,-2-5 1,3-2 172,-3-2 0,3 2-182,-3-1 1,1 1 24,-1-2 0,-2 4-56,3 6 0,-6 6 78,-1 6 68,-4 2 54,2 5-513,-4 1 128,0 12 1,0 1 37,0 6 0,0 2 15,0-2 0,0-1-120,0 1 0,0-1 60,0 1 0,1-2-106,2-7 1,3-2 189,6-4 1,5 0-50,4 0 1,4-4 29,0-2 1,5-7-102,3-2 1,2-2-156,2-1 0,-4 0 167,0 0 0,-3 0 38,4 0 1,-5-1 99,1 1 1,-6 1 183,-3 2 0,-1-1 289,-2 4-258,-4 0 723,-1 3-318,-8 0-305,-1 3 0,-9 4-122,-4 8 0,-1 1-232,-5 5 1,0-1 115,-3 1 0,-1 1-195,1 2 0,3 1-17,0-4 0,4 0 5,-1-3-26,2 5 1,2-4 75,2 2 0,2-5-348,4-1 1,1-4 98,2 1 1,2-2-33,4-1 0,1 0 118,2 0 0,-1 0 70,4 0 1,-1-4 178,1-2 1,2 1-66,-1-1 0,-2 0 109,1-3 0,-4 0-32,1-1 0,-2-2 24,-1 0 1,0-1 22,0 1 0,-1 2 142,-2-2 1,-2 2-58,-4 1 1,0 0 53,0 0 0,-1 3-178,-2-1 1,1 4 41,-4-3 0,3 4-405,-3-1 251,0 2 1,-3 6-45,0 4 0,-3 5 36,0 4 1,0 0 27,3 0 1,1 0-87,2 0 0,-1 0-101,4 1 1,0-5-136,3-2 0,1-2 83,2-1 0,2-4 137,4-2 0,4-2 3,2-1 0,-1-4 199,1-2 0,-1-2 2,1-1 0,1 0 49,-3 0 1,-1-3 80,-3-1 1,3 1 283,0 3 0,0-2 51,-3 2 1,0-2-155,0 5 1,-3-1-222,0 1 12,0 2 0,0 4-211,0 0 1,-3 1 18,4 2 0,-4-1 5,3 4 0,-3 3 12,3 3 0,-3 0-116,3-3 1,0 1 373,3 2 0,0-1-91,0 1 1,1-2-30,2-1 0,-1-4-137,4-2 0,1-2-190,2-1 1,0 0-90,0 0 0,0 0-923,0 0 1226,-4-4 0,3-5 0,-2-5 0</inkml:trace>
  <inkml:trace contextRef="#ctx0" brushRef="#br0" timeOffset="31716">2286 3340 8429,'-9'-1'-38,"0"-2"38,0 2 0,0-6 124,0 4 1,4-1 230,2 1 0,-1 1 319,1-4-123,0 4-241,-2-6 63,4 3-266,-3-4 159,0 0-243,3 4 1,-3 0 166,4 2-114,-4 2 1,3-2-3,-2 6 0,-1-1-8,1 4 0,-3 3 64,3 3 0,-4 4-5,1-1 1,2 3-61,1 4 0,-1 1 35,1 4 1,-1-3-180,1 0 1,2-3-88,-2 4 1,2-2-239,1 1 1,0-1-7,0-2 0,0-1-262,0 1 1,0-2 94,0-1 0,0-4-250,0-2-517,0-2 1344,0-5 0,0-1 0,3-11 0,0-2 0,4-10 0,-2 0 0</inkml:trace>
  <inkml:trace contextRef="#ctx0" brushRef="#br0" timeOffset="31979">1958 3422 8429,'-9'-9'-381,"4"0"0,-2 0 637,4 0 761,0 0-761,3 0 1,1 1-50,2 1 1,3 0 104,6 4-173,3-4 1,3 5 97,0-4 0,1 3 132,2-3 1,2 1-16,5-1 1,-4-5-86,0 2 1,0-3-169,3 0 0,-3 1 65,1-4 0,-5 3-167,1 0 1,-2 2-37,-1 1 1,0 0-454,1 0 0,-4 1-7,0 2 1,-4 2-491,1 4 1,-2 0-1107,-1 0 2093,0 0 0,0 4 0,0 1 0</inkml:trace>
  <inkml:trace contextRef="#ctx0" brushRef="#br0" timeOffset="32838">2268 3649 8429,'0'-6'-448,"0"0"264,4 4 0,-2-2 843,4 4-325,0 0 1,0-1-81,0-2 0,1 2-69,5-2 0,-2 2 100,2 1 1,0-3-73,0 0 1,-2-5 185,2 2 0,2-2-63,1-1 1,-1-3-17,1 0 0,0-4-128,4 1 1,-1-5-150,0-1 0,-3-4 42,0 4 1,-1-3-257,1 3 1,-1-4-27,-2 0 0,-1 2 108,1-1 1,-5 1-391,-1-1 0,-4 2 181,1 3 0,-2 2-265,-1 2 304,0 2 130,0 8 0,-4 3 39,-2 8 0,-1 4 22,1 8 1,-2 5 108,1 5 0,-1-1-102,-1 3 1,3 1-115,0 0 1,3-1 100,-3-3 1,3-1-33,-3-2 0,4-1 45,-1-5 1,-1-3 12,1 0 1,-1-4 63,1 1 0,1-2 143,-4-1 1,3-3 172,-3 0-352,4-4 63,-6 2 1,7-5-211,-2-2 1,3-2-258,3-4 1,3-3 141,6 0 1,-1-4-101,4 1 1,-3-1 174,3 1 0,-1-3 113,2 3 0,0 2 237,-4 1 1,0 2-105,-3 1 623,0 4-371,0 1 0,-4 5 11,-2 2 1,-2 5-24,-1 4 1,-3 4 41,0-1 1,-1-1-119,1 2 1,1-1-225,-4 3 0,4-1-75,-1-2 0,2 1 137,1-4 1,0 0-127,0-2 0,1-2 34,2-2 1,2 1 36,4-4 1,0-1-65,0-5 0,0 1 19,0-4 1,3-1 61,1-6 1,0 2-1,-1-4 0,-1 3-305,4-3 1,-1 1 76,1-1 1,1-2 200,-4 2 0,1 0 6,-4 0 0,0 1 127,0-1 0,-3-1-101,0 4 0,-4 0 337,1 3-201,-2 0 1,-2 4 261,-2 2 1,1 3-1,-4 3 0,0 3-88,-3 6 0,3-1 39,0 4 1,0 0-61,-4 3 1,5-3-49,2 0 1,2-2-74,1 2 0,0-4-12,0 1 0,5-5-64,4-1 1,2-4-246,4 1 1,1-2-343,5-1 1,-2 0 278,2 0 0,-2-1-595,0-2 0,-1-1-11,0-2 0,-1-2-1178,-2 2 1992,-2-2 0,0-1 0,1 0 0</inkml:trace>
  <inkml:trace contextRef="#ctx0" brushRef="#br0" timeOffset="33842">3701 3321 8429,'6'-6'-332,"0"0"283,0 4 0,0-5 181,0 4 1,-1-4-15,1 1 1,0 1 76,-3-1 147,-2 4 173,3-6 65,-4 3-23,0-4-181,0 0 0,-1 0-53,-2-1 1,1 2-71,-5 2 0,4-2-247,-3 2 0,3-2-14,-3-1 0,1 0-110,-1 0 0,-5 1 141,2 2 0,-2-1-101,2 4 0,-4 0-21,-2 3 1,1 0-202,-2 0 0,4 4-9,-3 2 1,4 3 93,-1 3 1,2 1 242,1 2 1,0 2-182,0-2 1,4 6 11,2 0 1,2 0 1,1-3 0,0-3-151,0 0 0,4-4 131,2 1 1,5-5-21,1-4 1,4-2-121,-1-1 1,-1 0 70,1 0 1,-2-1 68,2-2 0,-3-1 32,3-3 1,-4-1 192,1 2 1,-2 1-119,-1-1 0,-1 0 155,-2-3 0,1 3 0,-4 0 256,4 0-180,-1-3 1,0 1-154,0 2 1,-4 1 424,1 2-115,-2 2-107,3-3 1,-3 5-76,2 2 1,-2 2 178,-1 4 1,-3 3-253,0 0 0,-3 3 13,3-3 0,-1 3-97,1-3 1,2 4 128,-2-4 0,2 3-330,1-3 1,0 4-12,0-1 1,0-2-23,0-1 0,0-2 123,0 0 1,0-1 24,0 0 0,0 0 192,0 0 0,-5-3-152,-1 0 0,-3 3 210,-3 3 1,1 0-93,-4-3 1,-3 3-31,-3 0 0,-3 4 11,2-4 0,-2 1-48,3-1 0,0-3-103,3 0 0,0-1-517,-1-5-272,5 0 0,2-7 890,6-2 0,2-10 0,4-3 0</inkml:trace>
  <inkml:trace contextRef="#ctx0" brushRef="#br0" timeOffset="34492">3845 3367 7974,'5'0'-311,"-1"0"512,0 0 0,-2 0 320,4 0 198,-4 0-270,7 0-113,-4 0 1,4-1-113,0-2 1,0 1 31,0-5 1,0 4-62,0-3 1,0 3-150,0-3 1,0 1 28,0-1 0,1-2-182,2 2 1,-1-2-35,1-1 0,-2 0 153,-1 0 1,0 0-228,0 0 0,0 0-24,0 0 1,-1-4 133,-2 1 0,-2 0 95,-4 3 1,0-3 7,0 0 1,-1 1 5,-2 5 1,-3-2 12,-6 2 1,-1 2-7,-2 1 1,-2 2-4,2 1 1,-2 4-18,2 2 0,1 3 8,2 3 0,2 2-6,-2 4 1,2 0-108,1 1 0,1 0-180,2 2 0,-1-2-31,4 2 1,0-2-49,3-1 1,1 1-47,2-1 1,2-4 85,4-2 1,0-3-44,0-3 1,3-2 375,0-4 0,4 0 0,-1 0 0,-2-1 0,-1-2 0,3-2 0,-1-4 0</inkml:trace>
  <inkml:trace contextRef="#ctx0" brushRef="#br0" timeOffset="35030">4209 3212 8429,'0'9'0,"0"1"0,0 2 0,0 0 0,0 0 0,0-3 0,0 3 0,0 0 0,0 0 749,0-3-472,0 0-114,0 0 0,0 0-185,0 1 1,0-4-199,0 0 1,-1-1-271,-2 1 0,1 1 209,-4-4 0,3 3-61,-3-3 0,3 0 179,-3-3 442,4 0-268,-6 0 1,7-4 166,-2-2 0,2-3 200,1-3 1,0 1-140,0-5 0,3 2 139,0-1 1,4-2-31,-1 2 0,2-2-333,1-1 0,1 0-19,2-1 1,-2 2-108,2 2 0,0 2 82,0 4 0,-2 4-349,2 2 305,-2 2 0,-1 2 47,0 2 1,-3 2-68,0 4 0,-3 4 55,3 2 1,-3-1 26,3 1 0,-4-2 45,1 2 0,-2-4 118,-1 1 1,0 1-69,0-1 1,0 0 187,0-3 1,0-3-328,0 0 1,0-3 176,0 3-371,0-4-188,0 6-33,0-7 0,1 4-260,2-5-249,-2 0 220,7 0 759,-3-5 0,0 0 0,4-4 0,-4 0 0</inkml:trace>
  <inkml:trace contextRef="#ctx0" brushRef="#br0" timeOffset="35447">4535 3142 8429,'-4'9'-837,"3"0"777,-2 0 0,-1 0 60,1 0 0,0 0 679,3 0-358,0 0 0,0-3-201,0 0 1,0 1-83,0 2 1,0-3 28,0 0 35,0-4 0,4 5 192,2-4 1,-1 0-105,1-3 1,3-3 7,3 0 1,0-4-129,-3 1 0,0 1 33,0-1 0,0 0 11,0-4 0,0 1-120,1 0 0,-1-1 98,0-2 1,-3 2 10,0-2 0,-3-1 2,3 1 1,-4-3-15,1 3 0,-2-1-155,-1 4 0,-4 0 100,-2 0 1,-2 4 6,-1 2 1,-4 3-53,-3 3 0,2 2-151,-1 4 0,1 4 22,-1 3 1,-1 1 128,4 1 1,0 0-159,3 0 0,0 0 129,-1 0 0,5 1-167,2-1 1,2-1-6,1-2 0,0-1-90,0-2 0,4-5 90,2 2 0,3-5-15,0 2 1,1-4-136,2 1 0,1-2 69,2-1 1,2 0-267,-2 0 1,-1-3 556,1 0 0,0-3 0,0 3 0,-2-4 0,0 2 0,1-4 0</inkml:trace>
  <inkml:trace contextRef="#ctx0" brushRef="#br0" timeOffset="35881">4752 3116 8429,'1'-6'0,"2"-1"0,-1 5-1218,5-1 766,-1-2 0,0 4 567,0-2-6,0 2 1,0 2-44,0 2 1,-3-1 249,3 4-242,-4 1 0,3 2 105,-2 0-21,-2 0 0,3 0-46,-4 0 1,-1 0 212,-2 0 0,1-3-104,-4 0 0,3 0-52,-3 3 1,3 0-63,-3 0 0,3 0 15,-3 1 0,3-1-194,-3 0 1,3-1 110,-3-2 1,4 2-86,-1-2 0,-2-1 105,2 1 1,-1-4-367,1 1-57,2 2 157,-3-4 265,0 3 37,3-4 159,-3 0 1,4-4-148,0-2 0,4-2 89,2-1 0,2-1-128,2-2 0,0 2 12,2-2 1,1 1-31,2 2 1,2 1-196,-2 2 0,2-2 25,1 2 0,1 2-279,-1 1 1,-1-1-307,-2 1 1,1 0 259,-4 3 0,-3 0-408,-3 0 853,-4 0 0,6 0 0,-3 0 0</inkml:trace>
  <inkml:trace contextRef="#ctx0" brushRef="#br0" timeOffset="36777">5145 3179 8429,'5'-4'197,"-1"-1"1,-5-3 342,-2 2 1,1 1-175,-5 2 0,0 2 166,-5-2 1,1 2-313,-4 1 1,3 0-220,-3 0 0,0 4-404,-3 2 1,0 3 247,-1 3 1,2-2-51,2 2 0,2-2-117,4-1 231,0 4 0,4-2-36,2 1 1,3-3 4,3-3 0,3-2 44,6-4 1,2 0 13,4 0 1,0 0-125,1 0 0,-1-4 68,0-2 1,-3 1 177,0-1 1,-3 1-98,3-1 0,-4-2 457,1 5 18,-1-4 101,-2 2-104,-4 0-243,-1 1-137,-4 4 177,-4 0-306,-1 0 1,-1 0 82,-1 0-25,5 0 79,-2 0-37,8-4 1,3-1-11,5-4 0,-2 0 4,2 0 0,1-1-52,-1-2 0,1 2 67,-1-2 0,-2-1-40,2 0 1,-2 0 23,0 1 0,-4 5 512,0-2-164,-4 2-247,2 2 94,-4 1 0,-1 4 209,-2 0 0,-2 3-383,-4 0 0,-1 4 119,1-1 0,0-1-244,0 1-113,0 0-355,0-1 25,0 3 291,4-7 1,1 2 109,4-6 1,0 1 70,0-4 0,0 3 153,0-3 0,1 0-168,2-3 0,-1 0 63,4 0 1,-1 0-22,1 0 1,2 0 43,-2 0 0,-1 3 18,1 0 1,-3 1 19,3-1-9,0 2 0,0 0 286,1 1 21,-5 0-163,2 3 9,-4 4 1,0-2-70,0 5 0,0-4 58,0 3-34,0-4-32,-4 6 226,3-7-181,-3 3 1,0-5-252,1-2 1,0 1 119,3-4 0,-1 3-397,-2-3 1,2 4 263,-3-7 76,4 4 1,-1 0-70,-2 2-54,2 2 0,-3 5-112,4 2 1,-1 4 357,-2 2 1,-1 5-157,-2 4 0,-1 4 102,4-1 0,-3-1-85,3 2 1,0-5-16,3 1 1,0-3 11,0-3 0,4-2 3,2-4 1,2-1-61,1-1 1,0 0 0,0-4 1,1 0-559,3-3 0,-2-3 224,4 0 0,-3-4 434,3 0 0,0-5 0,3-2 0</inkml:trace>
  <inkml:trace contextRef="#ctx0" brushRef="#br0" timeOffset="39494">5442 3413 8429,'-14'5'0,"4"2"-484,4-4-802,0 4 1416,-3-2-27,3 0 502,-2 3 112,7-7 149,-3 3-575,4-4 0,0-1 190,0-2 1,3 1-168,0-4 0,1 1 164,-1-1 1,-1-2-47,5 2 1,-4-3-133,3-3 1,-1 2-30,1-2 0,2-1 32,-2 0 1,2 1-253,1 3 1,0-3-42,0 0 1,0-3-153,0 3 1,0-3-38,0 3 0,3-3-198,1 2 0,-1 1-156,-3 3 1,1 0 255,2 0 0,-5 3-7,2 0 0,-5 4-184,2-1 235,-4 2 147,6 1 0,-6 3 9,4 0 1,-4 4 12,1-1 0,1 2 6,-1 1 1,0 1-166,-3 2 0,3-1 140,0 1 0,0-2-116,-3-1 0,3 0 37,0 0 1,1 0 2,-4 0 0,0 0 48,0 0 1,0 0 6,0 0 0,0 0 135,0 1 0,0-1-82,0 0 0,0-2 182,0 2 0,-2-5-109,-1 5 0,2-2 150,-2 2 0,1 0 0,-1 0 1,2-3-43,-2 0-10,2-4 0,2 5 6,2-4 0,2 0 49,5-3 0,0-1 154,2-2 0,2 1-296,4-4 1,1 0 77,2-3 0,-1-1-291,5-2 0,-2 2-10,1-2 0,5-1-24,-2 1 1,3-5 108,-3 2 0,-4 2 7,-2 1 1,-2-1 16,0 1 0,-5 0 28,-2 3 0,-6 0 47,-3 0 0,-2 0-51,-1 0 1,0-1 158,0 1 1,-4 4-64,-2 2 0,-5-1 119,-1 1 1,-4 0-92,4 3 0,-3 4 12,3 2 0,-1 2 16,1 1 0,1 2 39,-4 1 1,4-1-145,-1 4 0,2 0 75,4 3 0,-1-3-159,4 0 0,0-3 6,3 4 0,0-5-127,0 1 1,1-2 119,2-1 0,1 0-13,2 0 0,3-3 38,1 0 0,-1-4-17,3 1 1,1-2 67,-1-1 0,4 0-46,-1 0 1,2-1 29,1-2 1,1 2-74,-1-2 0,3-2 4,0-1 0,0 1-8,-3-1 0,4 3-15,-1-3 0,3 0 109,-3-3 1,0 1-76,-3 2 1,1-2 97,-1 1 1,0-1-89,0-1 1,0 0 332,0 0 0,-4 0 71,-2 0 1,-1 0 46,-2 0 1,-1 0-58,-2 0 1,-2 3 95,-4 0 1,0 0-195,0-3 1,-1 0-13,-2-1 0,-3 2-151,-6 2 1,0-2 88,-3 2 0,4 2-327,-1 1 1,-1 2-18,1 1 0,-3 0 26,3 0 0,0 4 89,3 2 1,-2 2 12,-1 1 0,2 3-44,-2 1 1,3 2-152,3-3 0,-2 3-75,2-3 0,1 3 184,-1-3 0,4 0 2,-1-3 0,2 0 79,1 1 1,1-5-26,2-2 1,2-2-29,4-1 1,1 0 167,2 0 1,-1-4-86,4-3 0,-3 2-22,4-1 0,-4 0 108,3-3 0,-4 3-97,1 0 1,-2 0 260,-1-3 1,0 3-8,0 0 0,-3 1 206,0-1-87,-4-2 463,6 3-490,-7 0-208,4 1 1,-5 5-141,0 2 0,-2 2 125,-1 4 1,-1 1 49,-2 2 1,-2-1-64,2 4 0,2-4-11,1 1 1,2-1 47,1-2 0,1 0 126,2 0 1,2-1-61,4-2 0,4-2 22,3-4 0,1 0-221,1 0 1,3-1 105,0-2 1,4 1-215,0-4 1,0 0-10,-1-3 1,1 0-15,-4 0 0,4-1 126,-4 1 1,3 0-24,-3 0 1,0 0-17,-3 0 0,-3 1 27,1 2 1,-5-2-136,1 2 1,-5-2 62,-1-1 159,-4 0 1,2 0-71,-4 0 1,-1-1-4,-2 1 0,-3 1-41,-6 2 1,1-1 1,-4 4 1,-1 0-10,-2 3 0,0 4-2,0 2 0,0 2 214,0 1 0,1 3-121,1 1 1,-1 3 166,2-1 1,2-1 25,1 1 0,2-1-90,1 1 1,4 1-72,2-4 0,2 1 11,1-4 0,0-3-4,0 0 1,2-4-13,4 1 0,0-2-185,6-1 1,-1-1 97,1-2 0,-1-2-23,4-4 1,-3-3 100,4-1 0,-1-3-1,3 1 0,-3 1-9,0-1 0,0 1 10,3-1 0,1-2-3,-1 1 0,0-1 11,0-1 0,0 0-1,0 0 1,-3 0-7,0 0 0,-3-4 173,0 1 0,-5-1 33,-1 1 1,-4 2 190,1-2 1,-2 5-148,-1 0 0,0 5 524,0-1-657,0 6 0,-4 2 78,-2 4 0,1 2-54,-1 4 0,0 4 68,-3 8 1,-1 2-228,1 1 0,3 1-92,0 2 0,4 2-199,-1-1 0,1-2-24,-1 1 0,2-1-207,-2 1 1,2 1-275,1-3 0,1 0 371,2-1 1,-1-5-7,4 2 0,4-6-44,5 0 0,3-6 379,0-3 1,1-1 12,2-2 0,-1-2 217,4-1 0,-2-2 66,2-4 1,-3 0 202,3 0 0,-1-3 22,1 0 1,0-4-153,-3 1 1,-2 1-293,2-1 0,-3 0 95,-3 0 1,-1-1-136,-5 4 0,-4-3-14,-2 3 1,-3-3 1,-3 3 1,-3 3 112,-7 3 1,-1 4 14,-4-1 0,-4 9 5,-2 3 1,1 6 204,-2 0 1,4 2-100,-3 1 1,7 0-62,-1 0 1,7 0 15,2-3 1,4 1-68,5-4 0,1 0-92,2-3 0,3-1-109,6-2 0,2-2-313,4-4 0,0 0-32,0 0 1,1 0 177,-1 0 1,0-4 195,0-2 0,-1 1-81,-2-1 0,1 0 330,-4-3 0,2 1 74,-2 2 0,-2-2 115,2 2 1,1-2-94,-1-1 0,0 1 10,-3 1 0,0-1 480,0 2-484,0 2 1,0-3-57,1 4 1,-4 0-6,0 3 1,-4 1-33,1 2 0,-2 2 106,-1 4 0,0 4 178,0 3 0,-4 1-148,-2 1 1,-2 0-25,-2 0 1,4-1-271,0-2 0,4 3 95,-1-3 1,2-2-803,1-1 1,1-2 402,2-1 0,2-1-582,4-2 1,2-2 27,1-4 1,-1-4 881,4-2 0,0-6 0,3-2 0</inkml:trace>
  <inkml:trace contextRef="#ctx0" brushRef="#br0" timeOffset="39728">7756 3258 8429,'-9'9'7381,"4"0"-5927,1 0-954,4 0-616,0 0-895,0 0-372,0 0-1861,-4-4 3244,-1-1 0,-4-8 0,0-1 0</inkml:trace>
  <inkml:trace contextRef="#ctx0" brushRef="#br0" timeOffset="41603">2594 184 10506,'-4'6'546,"-2"0"0,-3 0-532,-3 3 1,1 3 85,-4 0 1,1 1-246,-1-1 1,-2-1 30,1 4 1,-1-3-87,-1 4 0,3-5 79,0 1 0,1 1-21,-1-1 1,2 0 21,4-3 0,1-3-71,1 0 1,2-4 93,2 1 0,2-1-26,-2 1-234,2-2 266,5 3 0,1-4 40,5 0 0,-1 0 39,0 0 1,0 0 4,0 0 1,3 0-34,0 0 1,3 0 8,-3 0 0,3 0 58,-3 0 0,5 0-51,-2 0 0,-2 0 61,-1 0 1,-2 3-20,-1 0 1,-1 1 20,-2-1 12,2 2 0,-7 5 142,2-1 0,-3 0-121,-3 0 1,-2 3 21,-4 0 1,-4 3-78,-2-3 1,-2 3 47,-1-3 0,-5 3-349,-1-2 1,-2 2-55,-1-3 1,4 3-55,1-3 1,4 0-225,3-3-138,-2 0 754,7-4 0,1-5 0,5-5 0</inkml:trace>
  <inkml:trace contextRef="#ctx0" brushRef="#br0" timeOffset="43647">2739 419 7976,'0'9'-248,"0"1"1,-4-1 212,-3 0 0,3 3 35,1 0 0,1 0 0,-1-3 0,2 0 0,-2 0 0,2-3 0,1 0 0,0 0 185,0 3 12,0-4-111,4-1 1,1-5 146,5-2 1,2-2-207,0-4 1,1-3 44,-1 0 0,1-3-66,2 3 0,1-3 25,-4 3 0,3-4-150,-2 0 0,-1 2 93,-3-1 1,-3 3-117,0-3 1,-4 4 62,1-1 0,-2 2-73,-1 1 137,0 0 0,-1 1-17,-2 1 1,-2 3-8,-4 4 0,3 0 70,0 0 1,-1 4 9,-6 3 1,3 2-10,-2 3 1,-1 1 105,1 2 1,-1 2-25,1-2 1,2 1 171,-2-1 1,3 3-11,3-3 0,-2 1-110,1-1 0,3 1-170,1-4 0,2 3 1,1-3 0,0 0-152,0-2 0,0-1 114,0 0 0,3 0-105,0 0 1,5-3-102,-2 0 0,3-4 28,3 1 1,-1-2-77,4-1 0,-4 0 125,1 0 0,1-4-32,-1-2 1,3-2 133,-2-1 1,2-1 16,-3-2 1,3 0-2,-3-3 0,3 3 161,-3-3 0,3 0-126,-3-3 1,4 0 152,-4 0 1,3-1 54,-3 1 0,3 3-34,-3 0 1,0 1 73,-3-1 0,0 2-6,0 4 0,-3 0 41,0 0-182,-4 3 1,6 1 78,-5 2 29,0 2-94,-3-3 0,0 5-237,0 2 0,-1-2 46,-2 2 0,2 2-23,-2 2 1,2-2 31,1 1 1,0-3-89,0 3 0,1-1 139,2 1 0,2 1-10,4-4 1,1 3-36,2-3 0,-2 0-3,2-3 0,1 0-16,-1 0 1,3 0 48,-3 0 1,4 0 5,-4 0 0,0 0 48,-3 0 1,0 0 8,0 0 0,0-1-21,0-2 96,-4 2 1,0-3-50,-2 4 0,-2 4 21,2 2 0,-3 2 78,-3 1 0,-2 1-110,-4 2 1,0-1-13,0 4 0,0 1-16,0 2 1,0-3-10,0 0 0,-2-1 23,1 1 1,-1-2-12,5-4 0,1 0 8,-1 1 1,4-1 6,-1 0-11,-2-4 16,4 3-18,-3-7 29,4 3-5,0-4 82,4 0-50,-3 0 0,4 0-55,-2 0 4,-2 0-32,3 0 41,-4 4 1,3 1 0,0 4 1,0 0-17,-3 0 0,1 0-8,2 0 31,-2 0 1,7-1 11,-1-2 0,1-2 31,1-4 0,0-1 11,0-2 0,3-2-81,0-4 0,4-1 32,-1-2 1,-1 1-69,1-4 1,-2 1 65,2-1 0,-4-2 1,1 1 1,-2 2-16,-1-1 1,-3 0-18,0-3 1,0 3 166,3 0 1,-3 0-90,0-4 0,-3 4-85,3 0 1,-4 3 108,1-3-186,2 4 49,-4-2-121,4 8 0,-5 2 170,0 6 1,-2 3-22,-1 6 0,-1 2 12,-2 4 0,-2 3 21,2 0 0,-2 5-123,-1-2 0,1-1 84,2 1 1,-2-1-52,2 2 1,-1 0-11,1-4 0,-1-1-5,4-5 1,0 1 54,3-4 1,0-2-14,0-4 0,4-4-43,2 1 0,2-3 1,1-3 1,4-3-63,2-7 1,-1 2 80,1-4 1,1 0-97,2-3 0,0-3 115,0 0 1,0-2-2,0 2 1,-1-1 6,-2-2 0,2-1 87,-5 4 1,0-1-13,-3 4 1,0 1-76,0 2 1,-3 3 329,0 6-61,-4 2-32,2 4 0,-5 7-45,-2 2 1,-3 7 94,-6 2 0,2 0-136,-2 4 1,-1 3 9,1-1 0,-4 3-80,4-6 1,0 2-8,3-2 1,0-2-65,0 2 0,3-6 35,0-3 1,4-2-170,-1-1 0,2-3 23,1 0-107,0-4 0,5 3 60,4-5 1,1-5-127,5-1 1,0-3-36,4-3 1,-1 1 71,0-4 1,3 1 246,0-1 0,1-2-143,-1 2 0,-2-3 135,-1 0 1,0 0 82,-3 0 0,-2 0 168,-1 0 1,-2 4 28,-1 2 1,-3 1 368,0 2-127,-4 0 111,3 4-488,-5 1 1,-5 9 11,-1 4 1,-5 1 40,-1 6 0,-3 2-51,3 3 0,-3 0 2,3-3 0,0 3-32,3 0 1,0-2 0,0-4 0,0-1-118,3 1 0,2-2 89,4-4 1,0 0-400,0 0 240,0-4 1,4-1-124,2-4 1,4 0-8,2 0 0,-1-4 18,4-2 0,0-2 34,3-1 1,-3-3-103,0 0 0,0-3 179,4 3 1,-4-3 25,0 3 1,-4-4 165,1 4 1,-2-4-71,-1 1 1,0 1-88,0-1 1,-3 4 211,0-1 1,-4 2 623,1 1-412,2-1-141,-4 5-299,4 1 75,-5 4 0,-2 4-75,-1 2 0,2 3 54,-2 0 1,2 0-153,1 0 0,0 0 62,0 0 1,0 0 55,0 0 1,0 0 34,0 0 0,0 0 1,0 0 0,0-3 69,0 0 0,4-4-76,3 1 1,-2 1-58,1-1 0,0 1 71,3-4 0,3 0-18,0 0 0,4-5 45,-1-1 1,-1 1-7,1-1 1,-3 0 10,4-3 0,-1-1 7,3-2 0,-1 2 23,-2-2 0,1 1-41,-4-1 1,1 2 131,0-2 1,-6 1-86,2 2 392,-6 0-186,1 0 0,-8 4 66,-2 2 0,-6 3-113,-4 3 1,-2 6 103,-3 6 0,-1 3-183,-2 0 1,-2 3 55,1 0 1,2 3-119,-1-3 0,7 1 113,-1-4 1,7 0-172,2 0 1,0-4 15,6-2 0,1-3-172,5-3 0,4 1-29,5-4 0,3 0-243,6-3 1,1-4-436,2-2 1,2-2 391,-1-1 1,0-1 463,-1-2 0,2 2 0,-3-3 0</inkml:trace>
  <inkml:trace contextRef="#ctx0" brushRef="#br0" timeOffset="46664">4899 420 8344,'-5'4'882,"-3"1"-671,5 5 1,-4-1 27,1 0 1,-2 3-191,-1 0 1,0 4 116,0-1 1,0-1-241,0 1 1,-1-1 38,-2 2 1,2 1-121,-2-2 1,2-1-1,0 1 0,1-4-58,0 1 1,3-2-52,0-1-227,4 0 118,-2-4 296,4 0 0,0-7-3,0-1 1,5-3-12,4-6 1,0 1-122,3-4 1,3-3 116,0-3 0,-1-1 52,1 0 1,-3 2 28,3-4 1,-3 3 121,3-3 0,-3 4 97,4-2 0,-5 4-99,1 3 1,1 2 25,-1 4 1,0 1-24,-3 2 102,0 2 1,-1 8-80,-2 2 1,-2 6-48,-4 3 1,0 6-25,0 4 0,-1 0 2,-2-1 0,1-1-114,-4-2 0,0-2 108,-3 3 0,0-3-10,0-1 1,0-3 18,0 0 0,3-4-1,0 1 1,1-2 60,-1-1-12,-2-4-72,3 4 22,-1-8-156,2 3 1,5-9 87,2-5 0,3 0-232,3-5 0,0 0 67,0-3 0,3 0 140,0 0 1,3 0-126,-3-1 0,3-2 16,-3 0 0,3-3 105,-2 3 0,2 0 68,-3 2 0,1 2 104,-1 2 1,-5 2-98,2 4 0,-3 3 303,0 0-252,-2 4 1,-4 2-53,0 6 0,-4 6 38,-2 3 0,-2 2-6,-1 1 1,0 4-70,0-1 1,0 3-17,0-3 1,3 3 26,0-3 0,1 1 10,-1-4 1,2 0 32,4 0 0,0-4-33,0-2 0,4-2 23,2-1 1,3-4-36,3-2 0,2-1 8,4-2 1,1 0-89,2 0 1,3-2-187,3-1 0,0-2-112,0-4 0,0 0 146,1 0 0,-4-1 6,0-2 0,-1 1 84,1-4 0,2 0 178,-5-3 0,-1 2-18,-5 1 0,1 1 162,-4-1 0,-1-1-141,-5 4 1,-2-1 69,-4 1 0,-1 3 58,-2 0 1,-5 0-61,-4 6 0,-4-3-33,1 3 0,-2 1-63,-1 5 1,0 5-184,-1 5 0,1 6 109,0-1 0,0 3 24,0 0 1,1 1 50,2 3 1,1-3 2,5-4 0,1 0-18,2 0 0,2-1-4,4-2 1,0-1-270,0-5 0,4-1 17,2-2 1,2 1-11,1-4 0,1 0 165,-1-3 1,0-3-42,0 0 1,3-4 44,0 1 1,3-3 140,-3-4 1,4 3-28,-1-2 1,3-2-96,0-1 0,0 1 214,0-1 0,0 3-30,0-3 1,0 4 87,1-2 1,-2 3-81,-2 1 0,1 1 98,-4 2 1,0 2 1,-3 4 1,0 0-120,0 0 0,-4 1 101,-2 2 1,-2 6-79,-1 6 0,0 3 81,0 0 1,-4 3-94,-2 0 0,-5 0 17,-1-3 1,0 0-22,3 1 1,0-2-3,0-2 0,0 1 59,0-4-226,0 0 1,4-6-107,2 0 135,2-4 0,3-2-161,4-6 0,0-2-89,6-1 1,2-3-89,1 0 0,-1-4 111,1 1 1,0-2-48,3-2 1,0 1 224,-3 0 1,2-1 117,-2-2 0,1 2 179,-1-3 1,1 7-144,-4 3 1,-3 2 303,-2 1 7,-5 4-79,2 1 0,-5 5-91,-2 2 1,-2 6-75,-5 6 0,0 2-67,-2 2 1,2-1-166,-2 0 1,3 0-11,3 0 1,-1-1 94,4-2 1,-3 1-228,3-3 0,-3-1-194,3-3 344,0 0 0,3-3 18,0 0 35,0-4 28,0 2 0,0-5 174,0-2 0,0 1-291,0-4 1,0 0 111,0-3 1,1 0-62,2 0 0,-1-4 66,4 1 1,-3 0-13,3 3 0,-1-3-8,1 0 0,2-3-9,-2 3 0,-1 0 25,1 3 1,0 0 78,3 0 64,0-1-125,0 5-15,1 1-41,-1 4 1,-3 4-110,0 2 0,-4 6 90,1 0 0,-2 0-110,-1-3 0,3 1 118,0 2 0,0-2-70,-3 2 193,0-2-199,0-1 208,4 0 0,-2-1-62,4-2 100,0-1 1,4-5-87,2 0 0,-2-2 8,2-1 0,1-2-27,-1-4 1,5 0 1,-2 0 0,3-4-64,3-2 1,-1-3 62,4-3 0,-2-2-211,2-5 0,-1-2 68,1 0 0,1-4-53,-4 0 0,1-1 151,-4-1 1,3-4-11,0 1 1,-1-2 192,-5 4 0,3 0 40,-3 7 0,-2-2 26,-1 4 1,-3 4 90,-3 9-14,2 2 1,-7 10-13,2 6 1,-10 10-128,-5 11 1,-9 12-68,-6 6 1,-1 2-115,-2 5 1,2 0-106,1-1 1,-4 8 46,1-2 0,3-3-24,3-3 1,4-8 63,-2 3 1,7-10 160,3-6 0,3-2-106,3-6 1,2 0-82,4-7-51,0 0 69,4-7 0,1-1 11,4-4 1,1-1-6,2-2 0,-1-5-171,5-4 0,-1-4 106,3 1 0,0-3-74,0 0 0,-1-3 139,-2 0 1,3-1 8,-3 1 0,-2-2 99,-1-1 0,0 2 224,-3 4 1,2 4-126,-5 2 1,-1 2 440,1 1-169,-4 4-271,2-4 0,-4 9-297,0 0 0,-3 6 56,0 6 1,-4-1 79,1 4 1,1 0-55,-1 3 0,1-1-5,-1-2 1,2 1-16,4-3 0,0 2 16,0-3 1,0 0-79,0-3 1,4 0 73,2 0 1,2-1 71,1-2 1,1-2-6,2-4 0,2 0 3,5 0 0,-1 0-3,0 0 1,0-4 105,0-2 1,3-3-74,0-3 1,2 1 94,-2-4 1,-1 3-239,4-3 1,-5 0 138,-1 0 0,0-2-81,-6 2 0,0 1 34,-3-1 1,-4 3-12,-2-3 1,-2 4 9,-1-2 0,-1 3-7,-2 1 1,-2 4-16,-4 2 1,-1 2 18,-2 1 0,-2 4 46,-5 2 0,3 6-31,-2 4 0,2 1 151,-5 1 1,3 0-63,3 0 1,1 0-41,5 0 0,0 1-75,0-1 0,4 0 4,2 0 0,2-3-230,1 0 0,4-4 94,2 1 0,3-3-86,3-3 1,-2 2 87,3-5 1,0 0 48,-1-3 1,4-1 50,-1-2 0,-1-2 123,1-5 0,-1 1-112,1 0 1,3-3 119,-3 0 0,2-4-114,1 1 0,0-2 49,0-1 1,0 0 9,1 3 1,0-2-38,2 2 1,-2-1 120,2 1 1,-2-1-63,0 4 1,-2 1 108,-2 4 0,-2 3 10,-4 4 67,0 0 0,-4 4-86,-2 3 1,-3 2 159,-3 3 0,-5-1-26,-4 4 1,-5-1-100,-1 1 0,-1 2-6,-2-2 0,2 1-71,1 0 0,3 0-148,0-4 0,3 3 48,-3-3 1,6 0-432,0-3-11,2 0 57,2 0 1,1-3 76,4 0 0,1-4 36,2 1 0,2-1 241,4-2 1,1 0-46,-1 0 0,3-4 156,0 1 1,3-4-81,-3 1 1,4 1 204,-1-1 0,1-1-46,-1-5 0,3 1 160,-3-4 0,2 3 11,1-3 0,0 3-85,0-4 0,-1 6-185,-1 1 0,-3 1-15,-4 5 0,0-1-239,0 1 150,0 2 1,-4 1-171,-2 6 1,1 2 59,-1 1 1,0 0-148,-3 1 1,0 2 58,0 0 1,0 1 103,0-1 1,-3-2 119,0 2 0,-1-2-7,1-1 1,1-3 197,-4 0 1,3-3-66,-3 3 1,3-4 179,-3 1 1,3 1-148,-3-1 0,0 1-60,-3-4 0,0 0-242,-1 0 1,0 3 83,-2 0 0,2 0-112,-2-3 1,2 3-3,1 0 1,0 0 11,0-3 0,0 0-189,0 0 97,4 0 1,-2-1 6,4-2 0,0 1 65,3-4 0,0 0-70,0-4 1,1 4 65,2 0 1,-1 0-74,4-3 0,0 3 47,3 0 1,0 0 228,0-3 0,4 0 0,1 0 0</inkml:trace>
  <inkml:trace contextRef="#ctx0" brushRef="#br0" timeOffset="46864">7330 456 8109,'-6'0'0,"0"0"0,0 0 0,1 4 0,2 0 1496,6 2-1496,2 2 0,4-3 0,0 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19:28.574"/>
    </inkml:context>
    <inkml:brush xml:id="br0">
      <inkml:brushProperty name="width" value="0.11396" units="cm"/>
      <inkml:brushProperty name="height" value="0.11396" units="cm"/>
      <inkml:brushProperty name="color" value="#E71224"/>
    </inkml:brush>
  </inkml:definitions>
  <inkml:trace contextRef="#ctx0" brushRef="#br0">27 726 9685,'-6'0'-277,"-1"0"70,5 0 0,-3-4-111,2-2 1,2-6 263,-2-3 1,3-2 67,3-1 0,-2 0 74,2 3 0,1-1-4,-1 4 1,4-3-42,-4 3 0,1 0 2,-1 3 0,-2 3-71,2 0 0,-1 4 358,1-1-416,-2 2 139,3 1 1,-3 1-137,2 2 0,-2 2 51,2 4 0,-2 1 4,-1 2 1,0 2-5,0 4 1,0 0 1,0 0 1,0 0-35,0-3 0,0 1-2,0-4 1,0 3-34,0-3 1,0 0 102,0-3 0,1 0-50,2 0 1,-2 5-9,2 1 0,-2 2 1,-1 1 0,3 1 24,0 2 0,0 3 2,-3 7 1,0-2 25,0 4 0,1-1 1,2 2 1,-2 0 0,2-4 0,-1 3-4,1-2 0,-2 2 15,2-3 0,1-3-18,-1-2 1,1-3 10,-1-1 1,-2-1-29,2-8 1,-1 0-41,1-3 37,-2-4 0,4-1 2,-2-4 0,-1-5 145,4-4 0,-3-8-101,3-7 0,1-6 10,2-4 0,3-4-48,0-1 1,0-1-13,-3 0 1,3-1 15,0-4 1,1 3-3,-1 3 0,-2 3 31,2 2 0,2 1-69,-2 6 0,-1 2-67,-5 7 38,2-1 570,-3 5-335,0 5 0,-1 13-7,-4 8 1,-1 9-36,-2 3 1,-2 7 182,-4 5 1,3 2-176,0 4 0,3-3-44,-3 4 0,4-8-155,-1 1 0,2-3 151,1 1 0,0-3-245,0-4 0,1-2 86,2-4 1,-1 0-140,4-9 0,3-1 129,3-5 0,3-3 37,-3-6 1,4-7 54,-1-8 0,-1-3-10,2-6 0,-2 1 59,1-7 0,-1-5-62,-2-4 0,-3-2 152,0-2 1,0 1-37,-3 0 1,-2-5 29,-1-1 0,-1-1-113,1 0 1,-2-3-56,2 3 0,-2-5 16,-1 5 0,-3-3 3,0 4 1,0 1-78,3 2 0,0 1 96,0 2 1,0 5-243,0 3 1,0 6 40,0 7 1,7 2-73,2 4 0,4 5 299,-1 4 1,6-1 0,5 5 0</inkml:trace>
  <inkml:trace contextRef="#ctx0" brushRef="#br0" timeOffset="639">715 1054 9916,'0'6'-69,"0"0"-86,-4-4 297,3 6-592,-3-7 391,4 7-78,0-7 0,1 6 43,2-4 1,-1 0 10,4-3 143,-4 0-53,6 0 1,-3 0-77,4 0 0,-3-4 164,0-2 1,0-2-74,3-1 0,-1 0 65,-1 0 1,1-3-7,-2 0 1,1-4 28,-1 4 0,2-3-67,-2 3 0,-1-1-67,1 1 1,-4 1-36,1-4 1,1 3-127,-1-4 0,0 4 104,-3-3 0,0 3-74,0-3 0,0 3-26,0-3 165,0 4 0,-1-1 1,-2 6 1,-2 2 25,-4 4 0,-1 5 48,-2 4 1,-2 4 10,-4 5 1,-1 0 102,1 0 0,0 3-65,0 1 1,3 0 0,0-1 0,4-2-26,-1 2 1,2 1-67,4 0 1,-1 2 4,4-3 1,0 1-102,3-1 0,0-1-5,0 5 0,1-4-18,2 3 0,2-4-7,4 1 0,6 0-24,3-2 1,1 0-315,5-7 418,0 0 0,7-3 0,2 0 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3:03.793"/>
    </inkml:context>
    <inkml:brush xml:id="br0">
      <inkml:brushProperty name="width" value="0.11396" units="cm"/>
      <inkml:brushProperty name="height" value="0.11396" units="cm"/>
      <inkml:brushProperty name="color" value="#E71224"/>
    </inkml:brush>
    <inkml:brush xml:id="br1">
      <inkml:brushProperty name="width" value="0.08547" units="cm"/>
      <inkml:brushProperty name="height" value="0.08547" units="cm"/>
      <inkml:brushProperty name="color" value="#E71224"/>
    </inkml:brush>
  </inkml:definitions>
  <inkml:trace contextRef="#ctx0" brushRef="#br0">454 835 13118,'-14'-9'-1108,"2"0"0,2 1-285,1 2 1235,0 2 0,0 4 314,0 0 1,3 0-161,0 0 1,0 4 245,-3 2 0,-1 3-92,1 3 1,-4 0-94,-2 6 0,-1-1 219,1 4 1,-1-2 36,4-1 0,-4 0-65,0 0 0,2 1-176,-1 3 1,0-2 11,-3 4 0,3 0-172,0 3 0,0 5-46,-4 1 0,1 0-12,0 3 0,3-4 14,0 4 1,5-6 7,1 0 1,4-3-9,5-6 1,0-1 6,0-8 1,4-1-63,2-5 0,6-2 54,3-4 0,3-8 80,3-4 0,-1-4-7,5-2 0,-1-4-20,3-3 0,-3-1 19,0-1 0,0 3 15,0 0 1,-5 0 13,-4 0 0,-3 2 79,3 4 0,-4-3 19,1 0 1,-1-2-71,-2 2 1,-1 2 70,-2-2 1,1-1-98,-4 1 0,3 2 1,-3 4 0,0 4 58,-3-1-176,0 2 76,0 1 0,-3 5-56,0 4 0,-3 7 82,3 5 0,-3 7-34,3-1 1,-1 7 16,1-1 1,2 1 17,-2-1 1,2 1 25,1-3 1,1-1-1,2-3 0,2-4-27,4-2 1,3-3 3,0-3 1,3-2-52,-3-4 0,4-1 55,-1-2 0,0-2 21,0-4 1,-3-1 74,3-2 1,-4 2-50,1-2 0,-2-1 49,-1 1 0,-1-4-44,-2 4 0,2-4 7,-2 1 1,-1-2-25,2-1 0,-4-1-18,3-3 0,-3 3-43,3-2 0,-3 3-23,3 3 1,-4 2-118,1 4 98,2 4 67,0 1 1,3 11 27,-2 2 0,2 6 7,-2 0 1,-1 3 16,1 3 1,-1-1 5,1 5 0,2-5-21,-2 1 1,1-2 1,-1-1 0,3-4-59,-3-2 0,2-5 56,1-4 0,-1-3-1,-2-3 1,2-2 5,-2-5 0,1-3 141,-1-2 0,1-2-114,-4-1 0,1 0 7,-1 0 0,-2 0 9,2-1 0,-1 1 7,1 0 0,-2 0-35,2 0 1,1 0 25,-1 0 0,3-1-92,-3 1 1,3 1-4,-3 2 1,5 2-13,-2 4 1,-1 1-68,1 2 49,0-2 1,3 9 56,0 2 1,-1 7-1,-2 11 0,2 2 170,-2 4 0,2 5-108,1 1 0,-3 2 131,0 1 0,0 0-157,3-3 1,-1-6 7,-1-6 0,1-6-34,-2-3 0,2-5 4,1-4 1,0-3 13,0-3 1,0-4-21,0-5 0,-3-2-42,0-4 0,0-4 46,3-2 0,-3-3-67,0-4 0,-3 2-6,3-4 1,-4 0-11,1-4 0,-1 1 16,-2 0 0,0-4-15,0 1 0,0 0 39,0 3 1,0 0-13,0 3 0,0 6-198,0 6 0,0 5 104,0 4 1,1 6 199,2 3 0,1 4-150,2 5 1,3 2 0,0 11 0,1 1-14,5 7 124,-4 0 0,6 4 0,-3 2 0</inkml:trace>
  <inkml:trace contextRef="#ctx0" brushRef="#br0" timeOffset="383">1234 409 11789,'-9'4'79,"0"2"57,0 2 0,3 5-45,0 2 1,0 2-121,-3 2 1,3 2-196,0 0 292,4 4 1,-5-5-29,4 4 1,0 1-185,3 2 1,0-3 32,0 0 1,0 1-261,0 6 1,1-3 40,2 2 1,-1-1 79,4 2 1,-1-3-211,1 2 0,1 1-4,-4-1 1,3 2 30,-3-2 0,3-2 190,-3 2 1,0 3 74,-3 0 133,0-2 0,0 4 0,0-2 0</inkml:trace>
  <inkml:trace contextRef="#ctx0" brushRef="#br1" timeOffset="1316">1470 326 7985,'-4'9'-974,"-1"4"949,-4 3 0,0 6 431,0 5 0,-3 5-406,0 7 0,-4 3 37,1 3 1,0 1-135,0-1 1,1-4 58,-1-2 0,-1-2-22,4-4 0,-3-5 41,3-4 0,-3-4-11,2-2 1,1-2-51,3-7 75,0 2-18,0-10 6,4 3-23,1-8 0,4-1-13,0-4 1,4 0-7,2 0 1,-1-1 30,1-2 1,0 5-7,3-3 0,0 3-3,1-2 0,-1 0-7,0 0 1,3 3 40,0 0 1,0 4-31,-3-1 1,0 2 80,0 1 1,1 1-16,2 2 0,-2 5 10,2 4 1,0 4 36,0 0 0,-2 4 14,2 1 0,1 0-46,-1-3 1,3 0-23,-3 0 1,3 0-40,-3-3 1,2-2 44,-2-4 1,-2-4-36,2-2 0,-2-2 8,-1-1 1,0-4-14,0-2 0,-3-6 38,0-3 0,-1 1-4,1-2 0,2-2-26,-2-3 0,-2 0 5,-1 3 0,2-3-75,-2-1 1,0 1 79,-3 3 1,0 0-129,0 0 1,0 0 84,0 0-21,0 3 18,0 2 27,0 8 0,0 6 120,0 8 0,1 5-127,2 4 1,-1 1 144,4 2 0,-3-1-66,3 4 0,0-4-34,3 2 0,1-3-5,2-1 0,-2-4-3,2-2 1,-1-5-26,1-1 0,-2-4-19,3 1 1,-1-3-22,-3-3 0,5-2 31,-5-4 0,2-1-89,-2-2 1,0-2 88,0-4 0,0-1-18,0-3 1,0-1 27,1-4 1,-5 1 1,-2 2 1,1-3-10,-1 3 1,0-3 2,-3-3 1,0 3 28,0-1 0,0 3-32,0 7 1,0 2 304,0 7-227,0 4 1,3 9 36,0 8 0,0 9-80,-3 6 0,3 1 2,0 6 0,3-1 1,-3 3 0,4-2-6,-1-1 1,2-5-132,1-1 1,0-4 125,0-4 1,1-4-123,2 0 1,-1-7 80,5 1 0,-5-5-14,1 2 1,-2-4 12,-1 1 1,-1-6 83,-2-3 0,2-2-3,-2-1 0,-1-1 15,1-2 0,-4-2-22,1-5 1,1 0-22,-1-2 0,0-2-30,-3-4 1,0-5 32,0-1 1,0-5-60,0-1 1,1-5-34,2 2 0,-1-2-16,4-2 1,-3 6 23,4 4 0,-1 3-16,3 6 0,0 8-118,0 4 1,0 5 145,0 4 1,1 3-183,2 6 1,-2 3 16,2 6 206,-2 2 0,3 8 0,2 1 0</inkml:trace>
  <inkml:trace contextRef="#ctx0" brushRef="#br1" timeOffset="2351">2422 491 8568,'-17'-4'-6,"2"1"1,-2 0 388,5 3-210,0 4 0,3 6-438,0 5 171,0-2 0,3 7 83,0-2 1,1 6-86,-1 0 1,-2 4 21,2 2 1,1 2 121,-1 4 0,3 1-181,-3-1 1,4-5 106,-1-4 1,2-4-108,1-8 0,0-2-118,0-4 166,0-4 1,4-5 86,2-6 0,2-3 12,1-3 0,0-2-50,0-4 1,3-4 3,0 1 1,4-4 0,-1 1 1,-1-2 38,2-2 1,-2 1-2,1 0 0,1-3-8,-4-1 0,0 1-7,-3 3 1,0 1 2,0 2 1,-1-2 17,-2 5 1,-2 4 293,-4 5-165,4 2-78,-3 5 0,4 6-28,-5 8 1,3 5 154,0 7 1,1 2-101,-1 5 0,-1-1-42,4 0 0,-2-4-13,5-2 1,-4-2-7,7-4 1,-4-3-190,4-6 0,1 1 110,-1-4 1,0 0-87,-3-3 1,1 0 67,-1 0 1,-3-1-87,0-2 1,0 1 93,3-4 0,-1 0 2,-2-3 0,2 0 22,-2 0 1,2 0-17,1-1 1,0-2 4,0 0 1,0-1 5,0 1 1,2-2 32,1-4 0,-2 4-36,2 2 1,-1 3 66,1 2 0,-2 3 30,2 4 1,-2 1 10,-1 2 0,0 7-36,0 5 1,1 5 106,-1 1 0,3 0 50,0-3 0,3 0-130,-3 1 1,4-4-86,-1 0 1,-1-4 61,1 1 0,-2-6-12,2-3 1,0-3-26,3-3 0,3-7-13,0-8 0,3-1 14,-2-6 1,0 1-7,-1-3 0,-2 0-44,2 0 0,-3-2 60,-2-1 0,-1 5-15,-6-2 1,1 3-41,-7-1 0,0 0-9,-3 4 0,-4 0 47,-2 3 1,-3 4-8,-3 2 1,1 5 44,-5 4 1,-2 4 101,-3 5 1,-4 9 45,1 9 1,-2 9-153,-2 3 0,1 7 13,0-1 1,0 2 21,-1 2 1,6-1-93,4 0 0,2-7 19,7-5 1,-1-8-13,7-4 0,1-3-20,5-2 1,5-7-155,4-6 0,4-2 125,-1-1 1,5-2-125,2-4 1,2-1 27,-3-9 1,3 1 97,-3-3 0,3-3-56,-2 0 0,2-4 25,-3 0 0,0-4-9,-3-1 1,0-3 101,1 3 1,-2-5 5,-2 2 0,1-1 108,-4 0 1,0-1-90,-3 2 1,-4 2 148,-2 0 0,-2 3-92,-1 1 1,-5 1 48,-4 2 0,-1-2 16,-5 5 0,0 0 2,-3 3 1,0 4-34,-1 2 1,2 6 2,2 3 0,-1 2-157,4 1 0,0 9 119,3 6 0,3 6-143,0 6 1,4 6 73,-1 1 0,3 7-81,3-2 0,2 5 14,4 1 0,4 0-18,2 1 1,3-4-24,3 0 0,-1 3-129,5 6 0,-6-3 125,-1 3 0,-1-4-38,-5-1 149,0-5 0,1-1 0,2-3 0</inkml:trace>
  <inkml:trace contextRef="#ctx0" brushRef="#br1" timeOffset="3076">1044 2042 8166,'0'-24'0,"0"-1"0,-1 9-249,-2 1-478,2 4 694,-7 6 1,3 2 317,-4 6 1,0 5-233,0 4 1,-2 7-62,-1-1 0,-2 7-57,-4-1 1,0 3 52,0 3 0,0 1-37,0 3 1,-1 0 37,1-4 0,0 1-83,0-4 0,3-1 71,0-2 1,5-2-16,1-4 0,3-2 70,3-1 0,2-7-59,-2 1 1,6-3 28,3 0 1,3 1-7,3-4 1,2 0 3,4-3 0,1 0-7,2 0 0,-1 0 8,5 0 1,-4 0 3,3 0 0,-4 3-9,1 0 1,-1 4 13,-2-1 0,-3 2-15,0 1 1,-5 3 88,-1 0 0,-4 8-78,-5-2 0,0 3 3,0 0 0,-7 1-1,-2 2 0,-6 3 1,0-3 0,-3 2-10,-4 1 0,2-1-7,-4-1 1,1 0-118,-1-4 1,-2-1 118,5-5 0,3 1-153,3-3 0,4-5 11,-1-5-13,2-2 0,5-5 101,2-2 1,4-8-13,5-4 0,1-1-249,8-5 321,0 0 0,3-7 0,0-2 0</inkml:trace>
  <inkml:trace contextRef="#ctx0" brushRef="#br1" timeOffset="5048">1189 2485 8166,'3'6'0,"0"0"0,3-3-732,-3 3 515,4 0 0,-3 4 286,2-1-25,2 0 0,-2-3-31,7 0 1,0-1 43,2 1 0,2-2-139,-2-4 1,2-4 121,1-2 0,3-3-66,1-3 0,2-6 21,-3-3 0,3-5-8,-3-1 0,3-1 4,-6-6 1,5 1-10,-5-3 0,1 3-4,-4-1 1,0 5-1,-6-1 0,2 2 17,-8 0 0,-1 6-1,-5 4 0,-7 4 4,-5 5 0,-6 4 1,-3 2 0,-1 10 0,1 5 0,-3 6 66,3 6 1,1 5 146,-1 7 1,5 0-128,1 0 0,0 2 20,6 1 0,1-2-123,5 3 0,-1-6 81,4-1 1,1-5-65,5 0 1,-1-2-27,4-5 0,3-4-146,3-5 0,4-6 97,0-3 1,-2-3-104,1-3 1,2-7 131,1-8 1,2-1 38,-5-5 0,3-2-12,0-4 0,0 2-28,0-2 0,-3 2 40,0 0 1,0 2 11,3 2 1,1-1-6,-1 4 0,-3-2 11,0 2 0,0 5-3,3-2 1,-3 7-8,0 2 0,-3 1 8,0 5 0,1 1 66,-1 5 0,0 3-73,-3 6 1,-1-1 147,-2 4 0,1 3-61,-4 3 0,3 5-33,-3-2 0,0 2-7,-3 1 1,0-1 2,0-1 0,0-3-40,0-4 1,0-1-20,0-2 1,0-2-118,0-4 172,0 0-287,0-4 179,0 0 0,0-8-110,0-3 0,0-1 102,0-8 0,0 0-14,0-3 1,0-3-18,0 0 0,0-4-5,0 4 1,0-1 120,0 1 1,0 1-95,0-4 1,0 3 167,0 0 0,0 2-80,0 1 1,3 4 12,0 2 1,3-1-8,-3 1 0,4 4 9,0 5 0,-2-2-3,1 2 0,0 1-6,3 5 0,0 0-12,0 7 0,0-2-1,0 7 1,0-3 100,0 3 0,1 0-91,2 3 0,-1-3 85,5 0 0,-1-3-67,3 0 0,-3-2 8,0-1 1,0-3-10,3 0 1,0-4 1,1 1 1,2-3-56,0-3 1,3-6 50,-3-6 0,3-3-76,-2-4 0,-1-1 17,-3-4 0,-3 1-9,0 2 1,-4-6 30,1 3 0,-3-2-5,-3 2 1,0 0-45,-3-1 0,-3-3-5,0-2 0,-4-4-9,-6-2 0,1-1 44,0-2 1,0-2 24,0 5 0,0 1 37,0 4 1,1 5 4,2 8 1,2 4-14,4 8 1,0 5 107,0 4 1,4 9-65,2 9 0,2 9 21,1 9 1,4 2-71,2 4 1,-1-1 32,2 2 1,2 1-106,3-2 0,0-2 31,-3-4 0,3-5-16,0-7 0,1 2 20,-4-5 1,-1-1-8,-2-5 1,1-3 23,-4-6 1,3 1-8,-3-4 0,2-1 79,-2-5 0,-1-2-68,4-4 0,0-5 15,3-4 1,-3-1-26,0-5 1,1-1 1,2-2 1,-3-4-30,0-2 0,-7 0-7,1 0 1,-6 4-35,0-1 0,-3-1-16,-3 4 0,-5-1 63,-4 7 0,-3 2-34,3 7 0,-4 0 25,0 9 0,2 10-13,-1 8 0,3 8 221,-3 10 0,4 5-38,-1 11 1,3 0-43,3 3 1,2-4-32,4-6 0,7-3-4,2-9 1,6-2-92,0-10 1,6-6 74,3-9 1,3-3-130,0-3 1,0-3 41,0-6 1,-3-2 19,1-4 1,-2 0-50,1 0 1,-2-1-7,-4 1 1,0-1 34,1-2 0,-1 1 22,0-4 1,-3 0 50,0 0 0,-3 2-53,3 4 1,-4 1 129,1 2 0,-1 2-15,-2 4 1,0 3-27,0 3 0,-3 3 20,0 3 0,-3 7 16,3 5 1,-4 7 23,1 5 1,1 0 147,-1 3 0,0 2-92,-3-2 0,0 0-73,0-3 1,3 3-161,0-3 0,0-2 109,-3-7 1,1-7-200,2-2 197,-2-2-152,3-2 1,-1-5 59,0-6 0,0-3-26,-3-3 0,1-2-142,2-4 1,-2-4 54,2-2 1,-2-3-33,-1 0 0,0-3 11,0 0 1,0-5 48,0 2 1,3-5 97,0-1 1,4 0-13,0 6 1,1-1 49,1 4 1,0 2-79,0 4 0,3 7 222,0-1 0,0 9-46,-3 0 0,0 6-95,0 0 0,3 7 82,0 5 0,2 5 137,-2 7 0,1-2-152,2 2 0,5 2-33,-2-2 1,3 0-26,1-3 1,0-4-6,2-2 0,-1-2-96,-2-1 1,-2-1 99,3-2 1,-4-1-81,-3-5 0,1 0 40,-4 0 0,3 0-13,-3 0 1,3-2-4,-3-1 1,1 1-3,-4-4 1,0-3-22,0-3 0,-3-1-9,0 1 1,-1-2-19,1-4 0,2 0 51,-2 0 0,1-2-108,-1-1 0,5 2 101,-2-2 1,2 2-3,-1 1 0,-2 3 48,-2 3 0,1 5 24,-4 1-29,0 4 1,-4 2 98,-2 6 0,-2 3 90,-4 3 0,0 2-108,-1 1 1,-2 2 23,0-2 1,0 2-50,3 1 0,1-1 6,2-2 1,1 2-57,2-5 1,2 3-5,-2-3 1,6 3-77,3-3 0,3 0 104,3-3 1,2-1-98,4-2 1,5-2 72,1-4 1,3 0-28,3 0 0,-1-4-54,5-2 1,-4-3 4,3-3 0,0-2 15,4-4 0,-2-4-9,-2-2 1,3-4-22,-3-2 1,-2-1-12,-1-2 0,-3-2 139,-2 5 0,-4 0-59,-6 3 1,-3-1 57,-6 1 1,1 3-55,-4 0 0,-1 1 17,-5-2 1,1 7 53,-4 6 0,0 3 152,-3 3 0,0 3-70,0 6 0,-3 7-46,0 8 1,-3 6 113,2 6 0,1 2-78,3 4 0,1 3-124,2-3 1,2 4 11,4-7 0,7 4-180,2-7 1,6-1 160,1-5 1,5-2-155,3-7 1,2-3-191,1-6 1,3-3 113,3-6 1,-3-4-113,6-8 0,-2-4 339,-1-9 0,-2 1 0,-4 0 0</inkml:trace>
  <inkml:trace contextRef="#ctx0" brushRef="#br1" timeOffset="5319">1053 2050 8161,'4'-27'0,"14"0"0,12 3 0,19-1-515,14 4 227,13-8 1,14 2-1230,-41 10 1,1-2 1425,6 0 0,2 0 0,7-6 0,1-1-25,7-1 0,-1 0 0,-1-1 0,1 1 116,4-4 0,2 1 0,-1 2 0,0 0 0,2-3 0,-1 0 0,1 2 0,-1 1 0,1-1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2:59.761"/>
    </inkml:context>
    <inkml:brush xml:id="br0">
      <inkml:brushProperty name="width" value="0.11396" units="cm"/>
      <inkml:brushProperty name="height" value="0.11396" units="cm"/>
      <inkml:brushProperty name="color" value="#E71224"/>
    </inkml:brush>
  </inkml:definitions>
  <inkml:trace contextRef="#ctx0" brushRef="#br0">37 237 10003,'-9'0'0,"1"-4"-184,2-3 0,0 0-292,3 1 489,2 2 1,-3 3 15,4-2-251,0 2 1,1-4 99,2 2 149,-2 2 1,8-4 133,-3 2 1,3-2 76,3-4 1,-1 0-2,4 0 1,0-1-71,3-2 1,0 1 130,1-4 0,0 3-142,2 0 1,2 3 11,4 3 0,3-1-209,1 4 1,0 0-2,-1 3 0,2 0 16,5 0 0,-2 0-134,-2 0 1,6 0 55,-3 0 1,6 0 59,1 0 0,-2-1-101,1-2 0,-3 2 111,4-2 1,-5-1-176,1 1 1,-1-1 119,-2 1 1,-1 1-156,-1-4 0,1 3 66,-2-3 1,-3 4 184,-2-1 1,-1-2 0,-4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2:39.083"/>
    </inkml:context>
    <inkml:brush xml:id="br0">
      <inkml:brushProperty name="width" value="0.11396" units="cm"/>
      <inkml:brushProperty name="height" value="0.11396" units="cm"/>
      <inkml:brushProperty name="color" value="#E71224"/>
    </inkml:brush>
    <inkml:brush xml:id="br1">
      <inkml:brushProperty name="width" value="0.08547" units="cm"/>
      <inkml:brushProperty name="height" value="0.08547" units="cm"/>
      <inkml:brushProperty name="color" value="#E71224"/>
    </inkml:brush>
  </inkml:definitions>
  <inkml:trace contextRef="#ctx0" brushRef="#br0">292 748 10459,'-5'0'-315,"1"0"121,4 0 156,0-4 0,0 2-174,0-4 124,0 4-1,-4-6 0,3 3 49,-2-4 0,3 0 8,3 0 0,2-4 73,4-3 0,0-1 10,0-1 0,1-1 27,3-2 1,-2-1 6,4-3 0,-3-1-6,3 2 1,0-5 60,3-1 1,-3-2 129,0 2 1,0 5-284,0-2 1,1 3-213,-4-1 1,0 3 98,-3 4 1,-1 4 52,-2 2 48,2 2 0,-7 4-42,2 0 1,-2 5 57,-1 1 1,0 4-80,0 5 0,-1 5 220,-2 4 0,0 4-105,-6 5 1,2 5-43,-5 1 0,2-1 73,1 1 0,3-2 156,0 2 0,4-7-269,-1 1 1,2-6-28,1 1 0,0-4-24,0-3 1,0 1 58,0-4 0,0 0-161,0-3 0,1 0 73,2 0 1,-1-1-50,4-1 1,-1-2 103,1-2 1,2-2 55,-2 2 1,3-2 66,3-1 1,-2 0-39,2 0 0,2-3 128,2 0 1,0-4-22,-1 0 1,2-1 44,-2-1 1,2-3 30,1 0 1,4-4-40,-1 1 0,0-5-70,-3-1 1,0-4-44,0 4 0,1-5-157,3-1 1,-3 0 105,2-4 0,-2 0-136,-1 1 1,-1-3 30,-2 2 0,2 1-27,-5 3 1,-3 3 34,-3 0 0,-4 4-5,1 2 1,-3 1 68,-3 5 1,-3 4-89,-6 5 0,-2 3 254,-5 3 1,-3 7-77,-2 8 1,-2 5 151,-1 8 1,-1 2-9,1 6 1,0 4 160,0 5 0,3-1-102,-1 5 1,5-6 100,-1-1 1,3 0-193,3-6 0,3-4-111,6-4 0,2-4-290,4-3 0,0-3 170,0-6 0,3 1-211,0-4 0,7 0-8,-1-6 0,2 1 160,-2-4 1,1 0 51,2-3 0,-1-4 74,4-2 0,4-6 3,2-4 0,4-6 20,-1-5 1,2 0-53,2-3 1,-1-2 98,0 2 1,2 0 8,-2 3 0,3-1-25,-6 1 0,-2 1-52,-1 2 1,-2 2-12,-1 4 1,0 4 18,-3 5 1,-2 1 105,-4 5 0,-4 4 106,-2 5 1,-2 10 130,-1 6 0,-1 3-132,-2 2 1,-2 3-34,-4 0 1,0 4-98,0-4 1,0 0-62,0-3 1,0-2-18,3-1 1,1-5-18,2-1 1,2-1 91,-2-5 1,2 0-228,1-2 1,1-4-93,2 0 0,-1-3 80,4 3 1,-3-4-77,3 1 1,-3-2 181,4-1 0,-1-4 164,3-2 1,4-3-121,2-4 1,1-1-182,-1-4 0,2 3 200,-2 0 1,-1 0 32,2-3 0,-2 0-67,1-1 1,1 4 23,-4 0 1,1 0 74,-1-3 1,-2 4-157,2 2 0,-1-1 175,-2 1-30,0-1 2,0 4-4,0 4 13,0 1-42,-4 4 0,-1 1-139,-4 2 0,0 2 33,0 4 0,0 1 27,0-1 0,0 1 3,0 2 0,0-2-32,0 2 0,1-1-37,2 1 0,-2-2-32,2 2 0,1-2 26,-1-1 0,4 1 99,-1-1 0,-1 0-41,1 0 0,-3 0-68,3 0 1,-1 0-140,1 0-26,2 0 183,-2 0 0,3-1-87,0-2 0,-3-2 109,0-4 0,0-1-128,3-2 284,-4-6 0,3-5 0,-3-4 0</inkml:trace>
  <inkml:trace contextRef="#ctx0" brushRef="#br0" timeOffset="358">1 602 20415,'4'-22'-1494,"1"-1"1,4-2 2492,0 1-324,4 4 0,2-5-69,7 4 0,4-5-257,4 2 0,4-2 28,0-1 0,1 1 120,1 1 0,-4 3-282,-1 4 1,0 3 288,-1 0 1,1 4-435,0-1 1,-3 5-260,2 1 0,1 4-370,-1-1 1,1 3-133,-4 3 0,-1 2-859,-2 4 1192,3 4 1,-8 1 0,3 4-1</inkml:trace>
  <inkml:trace contextRef="#ctx0" brushRef="#br1" timeOffset="16355">2260 493 8514,'-6'-3'-1240,"0"0"1083,4-4 0,-3 6 116,2-2-102,2 2 1,-3 2 109,4 2 0,0 3 84,0 6 0,-4 3-80,1 6 0,-3 3 242,3 3 0,-4 5-120,1 4 0,1 2-62,-1 4 0,3-3-28,-3 4 1,4-5 10,-1 1 1,-1-1-7,1-2 0,-3-4 26,3-2 1,-1 2-87,1-2 0,2 0 54,-2-3 1,-1-2-37,1 3 0,0-2 70,3 7 1,-3-2 5,0 0 0,-4-2-57,1-8 1,-2 3 2,-1-3 1,-1-1 5,1-4 0,3-3 22,0-4 67,0-4 0,-3-1-11,0-4 1,3-4 9,0-2 0,1-6-74,-1-3 1,-1-7 3,4-2 1,0-7-65,3-5 1,0-10-6,0-8 1,8-1-108,4-2 0,5-4 95,4 0 0,-2 0-19,3 3 0,-1 4 41,-3-1 0,2 2-9,-5 4 1,1 1 37,-1 3 1,2 0 6,-5 3 0,4-2 21,-1 1 0,2 3 14,1 1 0,0 4 35,0 2 0,-2 5-66,-1 1 0,-4 2 88,1 6 1,-2 3-13,-1 7-33,0 4 0,-1 2 23,-2 6 1,-2 7 9,-4 8 1,0 7 49,0 8 0,-4 0 17,-2 6 0,-2 2-171,-1-2 1,0 0 90,0-2 1,1-2-118,2-2 1,-2-3 104,2-5 0,-2-3-7,-1-4 0,-2-1-6,-1-2 0,2 0-55,-2-6 1,1 2-47,-1-4 0,2-2-17,-2 1 1,1-4 157,-1 1 0,2-2 15,-3-1 1,3 0-309,1 0 1,0-1 44,0-2 1,0 2-87,0-2 0,3-1-66,0 1 34,4 0 74,-2 3 221,4 0 0,4 0 0,1 4 0,8 1 0,1 4 0</inkml:trace>
  <inkml:trace contextRef="#ctx0" brushRef="#br0" timeOffset="17740">2541 875 9787,'-6'-3'-141,"0"0"1,3-3 28,-3 3 1,4-1-550,-1 1 397,-2 2 160,4-7 1,-3 6 161,4-4 0,0 3 49,0-3 1,0 3-123,0-3 0,1 1 63,2-1 1,2-3 48,4 3 0,0-2 2,0-1 1,0 0-31,0 0 0,0-3 33,0 0 1,3-5-19,0-1 0,2-1 12,-2-6 1,1 1-40,2-3 1,2-1-46,-2-3 1,2-1-62,1-4 0,-3 0-10,1-1 0,-2 1-30,1 0 0,-1 0-8,-2-1 1,-2 4-18,2 0 0,-3 3-25,-3 0 0,-1 3-9,-2 3 1,-2 2 60,2 4 0,-2 3-3,-1 3-6,0 2 1,-1 6 145,-2 4 1,0 9-3,-6 9 1,1 7 204,-7 8 0,3 1-157,-3 8 1,3 1 34,-3 2 0,4 4-97,-1-1 1,1 3 34,2-2 0,1-5-126,2-5 1,-1-4 109,4-2 1,0-7-83,3 1 1,0-3-33,0 1 0,3-4-3,0-6 1,4 1-8,-1-4 0,1 0-9,-1-3 1,5 0 36,-1 1 1,2-5 28,0-2 1,2-2 7,4-1 0,4-5 27,2-5 1,0 1 8,0-3 1,-1-1 39,1 1 1,5-4 19,-1 1 1,1-2 12,-2-1 1,-1-1-10,-2 1 0,3 0-97,-3 0 0,2-3 29,1 0 1,-1-4-23,-1 4 0,-3-3-7,-4 3 1,-4 0-17,-2 3 1,-3 4-11,-3 1 0,-2 3-28,-4 1 0,-1 1 6,-2 2 0,-3-1 25,-6 4 1,-3 1 36,-6 5 0,1 2-5,-5 4 1,1 4 7,-3 2 0,-3 3 11,0 0 1,-1 3 2,4 0 1,-2 3 21,2-3 1,-3 1 34,6-4 0,1 3-15,-1 0 0,7 0-47,-1-3 1,3-1-186,-1-1 0,3 0 129,4-4 1,1 0-421,2-3 279,2 0 0,5-1-14,2-2 1,3-2 102,6-4 0,2-1 43,5-2 1,-1-1 1,0-2 0,1-2 19,2 2 0,-1-5 48,4-1 1,-2 0-33,2 3 1,-1-3 89,1-1 1,1-2 14,-3 3 0,2-3-28,-3 3 1,1-3-9,-1 3 0,-2 0-9,3 3 0,-6 1 6,-1 2 0,-4-2 101,1 5 1,-5 0-85,-1 3 1,-4 1-120,1 2 1,-3 3 167,-3 3 0,-2 4-91,-4 2 1,-4 2 32,-2 1 0,1 0-65,-1 0 1,2-1-2,-2-1 0,4 0-93,-1-4 1,5 0 161,1-3-196,4 0 53,-2 0-124,4-4 119,0-1 1,5-4 19,4 0 0,1-1 22,5-2 0,-3-2 25,4-4 1,-1 0-1,3 0 1,0 0-3,0 0 1,0-1 93,0-2 0,1 2-62,-1-3 1,-3 6 47,0 1 0,-3 1 9,3-1 1,-4 2-24,1 4 0,-2 1-56,-1 2 0,1 2 84,-1 4 0,-3 1-86,0 3 1,-4 1 35,1 4 1,-2 0-98,-1 0 0,-1 1 84,-2 2 0,1-1-93,-4 1 1,3-4 58,-3-5 0,4 0-10,-1-6 96,-3-2-39,5 0 0,-4-4-68,2 0 1,2-1-15,-2-2 0,2-5 18,1-4 0,0-4 6,0 1 0,0-3 0,0-4 1,3 2-147,0-4 0,1 4-268,-1-1 1,-2 2 212,2 0 0,2 2 97,-2 2 1,3 1 32,-3 2 0,3 5-79,-3-2 775,4 2-398,-2 2 1,1 1 162,0 4-285,0 4 1,3 4 108,0 4 0,0 1-135,0-1 1,0-1 2,0 4 1,0-3-58,1 4 0,-1-4-24,0 3 1,0-4-133,0 1 0,1-3 109,2-3 1,-2 1-184,2-4 1,-1 3-20,1-3 1,-2 0-371,2-3 622,-1 0 1,2 4 0,1 1 0</inkml:trace>
  <inkml:trace contextRef="#ctx0" brushRef="#br1" timeOffset="18026">4102 585 8463,'-12'-6'670,"0"0"1,0 0 935,3 6 1,3 1-1389,0 2 1,4-1-857,-1 4 0,2-3-270,1 3 317,0 0 1,1-1-1105,2-2 579,-2 2 208,3 0 908,-8 4 0,-5 0 0,-5 0 0</inkml:trace>
  <inkml:trace contextRef="#ctx0" brushRef="#br0" timeOffset="19253">890 1255 11194,'9'-8'913,"-2"2"-790,2-6 1,-1 2 227,7 1 1,0 3-376,4 0 1,0 3 98,2-3 1,3 1-238,6-2 1,3-1 102,3 2 1,1-1 79,2 1 0,0 2-128,3 4 1,0 0-145,4 0 1,-1 1 138,1 2 0,-2 2-160,-2 4 1,6 3 138,-3 1 1,6 0 36,1-1 1,0-3 109,0 0 1,2-1-109,0-5 0,2 3 204,4-3 1,-3 0-141,0-3 1,5-3 4,-2 0 0,5-4 45,-5 1 0,3 1 27,0-1 0,4-1-56,-1-5 0,6 2 3,0-2 1,1 1-109,2 2 0,1 0-92,3 0 0,-1 0 77,7 0 1,-3 1 102,-4 2 0,6 1-12,-2 2 0,0 2-14,-3-2 1,-1 3-13,1 3 1,0-1 11,5 4 0,-1 0 6,-1 3 1,1 0 3,5 0 0,-3-4 8,5-2 1,2-2 61,2-1 1,4 0-34,-2 0 1,3-4-245,1-2 0,-49 2 0,1-1 257,-1-1 0,1 0 0,1 1 0,0 0 1,0-1 0,0 0 0,0 1 1,0 0 0,1 0 1,1 1 0,-2-2 0,1 0-2,2 0 1,0 0 0,-2-1 0,-1 1-23,2 2 1,-1-1 0,0-1 0,0 0 18,4 0 0,-1 0 0,-1 0 0,0 0-24,2 1 0,-1 1 0,-3-1 0,1 1-14,1 0 1,0-1-1,-1-1 1,0 0-6,3 0 1,-1 0 0,0 0 0,0 1-1,-1 1 1,0 2 0,-2-2 0,-1 0-57,1 3 0,1-1 1,0-1-1,0-1 92,0 1 1,2 0 0,0 1 0,2-1-27,-2 0 0,0 0 0,0 0 0,-1 0 61,3-1 1,0-1 0,-2 2 0,1 0-59,5 0 0,1 0 0,-3 2 1,0 0 86,1 0 0,0-1 0,-2 0 0,0 0-13,3 0 1,1 1 0,-3-1-1,1 1 46,4 0 0,1 2 0,-1 1 0,0 0-77,-1 1 0,0 0 1,-2 1-1,0 1 2,1 1 0,-1 0 0,-1-1 1,0-1-266,6 1 1,0-1-1,-1 2 1,0 0 272,1-1 0,0-1 0,0 3 0,0 0-114,0 0 1,0 1-1,1-2 1,0 0 61,0 3 0,1 0 0,0-2 1,1-1-83,1 2 1,1-1 0,1-1 0,1 0-28,1 2 0,-1-1 1,0 1-1,-1 0-87,0 1 1,1 0 0,0-2-1,1 1 19,1 0 1,0-1-1,-3-1 1,-1 0 199,1 2 0,0-1 0,-1-2 0,0-1 0,2 2 0,0 0 0,0 0 0,1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2:06.395"/>
    </inkml:context>
    <inkml:brush xml:id="br0">
      <inkml:brushProperty name="width" value="0.08547" units="cm"/>
      <inkml:brushProperty name="height" value="0.08547" units="cm"/>
      <inkml:brushProperty name="color" value="#E71224"/>
    </inkml:brush>
  </inkml:definitions>
  <inkml:trace contextRef="#ctx0" brushRef="#br0">1886 928 8457,'0'-9'-78,"0"0"1164,0 0-1136,4 0 0,-2 0 31,5 3-143,-5-2 133,6 7-20,-3-7 81,4 7 1,0-3-14,0 4 1,-3 0 109,0 0 0,0 0-109,3 0 0,3 0 215,0 0 1,1 3-68,-1 0 1,0 0-49,3-3 1,0 0-51,3 0 1,0 0 14,0 0 1,3 0-70,1 0 1,2 0-18,-3 0 0,4 0-20,-1 0 0,0 0 61,4 0 0,-4 0-42,3 0 1,3 0 91,-2 0 1,-1 0 0,0 0 0,2 0-9,8 0 1,1 0 19,-2 0 0,5 0-86,-4 0 0,1 0 50,-2 0 0,4 0-38,-1 0 0,4-3 38,0 0 0,0-4-126,-1 1 1,3 1 106,-3-1 0,2 0-15,2-3 1,0 0 5,2 0 0,-1 1 8,1 2 1,-4 2 41,2 4 1,-6 0-47,6 0 1,-10 4 106,0 2 0,-3 5-89,1 1 0,-3 4 16,-4-1 1,-5 4 43,-4-1 0,0 6 1,-6-6 1,-3 2-44,-3-2 0,-4-3 22,1 0 1,-2-1-56,-1 2 0,0-3 34,0-4 0,-1-1 61,-2-2 0,1 1-58,-4-4 1,3 0-159,-3-3 1,3 0 120,-3 0-236,0 0 97,-4 0 1,4-1-238,0-2 0,4-2 142,-1-4 0,2 0-98,1 0 0,0 0 35,0 0 1,0-1 109,0 1 1,0 0 160,0 0 1,3 0-109,0 0 0,3 0 32,-3 0 0,4 0 38,0 0 0,1 3 9,1 0 1,0 0 112,0-3 0,0 3-149,0-1 0,1 2 144,2-1 1,1 2-116,2 4 0,-1 0 163,-1 0 1,-2 0-94,4 0 0,-1 4-48,1 2 1,1 1-11,-4 0 1,3 1-1,-3-2 1,5 3-206,-2 3 0,1-2 128,-1 2 0,-2-5-76,-4-1 0,0-1 102,0 1 0,-3 1-572,0-4-75,-4 0-344,2-3 1047,-4 0 0,0 0 0</inkml:trace>
  <inkml:trace contextRef="#ctx0" brushRef="#br0" timeOffset="1706">309 491 8149,'-9'0'-398,"0"-4"1,0 3 228,0-2 205,0 2 0,0 2 16,0 2 1,-1 1 192,1 2-237,-4 2 1,3-2 76,-2 3 1,1 0 15,-1 0 1,2 0-57,-2 0 0,2 0 3,1 0 0,-4 0-41,1 0 1,0 0 45,3 0 1,0 3-121,0 0 1,0 2 61,0-2 0,0-2-18,0 2 1,1-1 5,2 1 0,-1-2-10,4 2 0,0-2-65,3-1 84,0 0 1,0 1-152,0-1 143,4-4 1,2-1 15,6-4 0,1 0 29,2 0 0,2-4 7,-2-2 0,6-2-10,4-2 1,-2 1 9,1 0 1,-1 0 60,1 0 0,2 3-76,-5 0 1,0 3 41,-3-3 0,2 4-28,-2-1 0,2 2 41,-4 1 1,-3 0-61,-1 0 1,-3 4-4,-3 2 0,1-1 1,-4 1 0,0 0-4,-3 3 1,-2 0-14,-4 0 0,0 3 26,-6 1 0,-2 0-119,-1-1 1,-3-2 104,0 2 0,-4 2-120,-2 1 0,2-2 36,1-1 1,-2 1-155,2 0 0,-3-1 113,3-3 1,1 0-170,5 0 1,0-3 148,3 0 1,5-1-364,-2 1 193,2 2 306,2-3 0,1 1 0,4 0 0,4-4 0,2 1 0,5-1 0,1 1 0,5-2 0,-3 3 0,4-4 0</inkml:trace>
  <inkml:trace contextRef="#ctx0" brushRef="#br0" timeOffset="5492">536 809 8227,'0'-9'-423,"0"0"-53,0 0 1,0-3 317,0-1 0,0-2 158,0 3 0,1-4 30,2 1 1,-1 2-27,4 1 1,-4 2 257,1 1-131,2 0 14,-4 0-46,3 3-3,-4 2 21,0 12 0,-3-1 13,0 5 1,-4-1-9,1 1 1,1 1-48,-1 2 0,1 2-62,-1-2 1,-1-1-4,4 2 0,-3-4-13,3 3 1,0-4-4,3 1 1,1-2-16,2-1 1,1-3 21,2 0 0,5-3-22,-2 3 0,5-4-24,-2 1 1,4-2 48,-1-1 0,5-4-82,2-2 1,-1-2 61,-3-1 1,0-1-4,0-2 0,0 1 16,0-4 1,-3 4-1,-3-1 1,1-2 20,-1 2 1,-1 0 2,-5 3 0,1-3 142,-4 0 0,3 0-87,-3 3 1,0 3 152,-3 0-160,0 0 8,0-3-114,0 4-32,0 1 62,0 12 0,0-2-16,0 6 0,0 1 2,0-1 0,0 3 15,0-3 0,0 0-320,0-3 200,0 0-38,0 0 1,3-3 98,0 1 0,4-5-6,-1 1 1,3-5 118,3-1 0,0-5-110,3 2 1,-3-2 127,3-1 1,-1 3-102,1 0 1,2 1 94,-2-1 1,-1-1-25,2 4 1,-2 0 117,1 3 1,1 0-93,-4 0 1,4 1 98,-1 2 0,-2 6-48,-1 6 0,2 5 15,-2 2 1,0 6-118,-3-1 1,-3 10 63,0 3 1,-4-1-110,1 0 1,-2 2 14,-1-2 1,3 0-173,0-3 0,0-2 118,-3-1 1,0-3-11,0 3 1,0-3 15,0 0 1,0-2 2,0-1 0,-1 1-72,-2-1 1,1-3 81,-4 0 1,-1-4 34,-5 1 1,1-2-21,-4-4 1,0 1-2,-4-4 1,2-4 25,2-5 1,-2-6 10,2-3 1,-1-9 22,1-3 1,-2-7 132,5-3 1,0-4-166,3-7 0,0-5 22,0-7 0,1 0-65,2-7 0,2-5 58,4-4 0,4 1-2,2-1 0,6 4 1,3 2 0,2 1-7,2 5 1,3 4-1,2 8 1,-2 6-9,-1 4 1,0 8 91,-2 1 1,3 5-69,-7 7 0,3 1 134,-6 8 1,3 4-82,-3 5 0,0 6 8,-3 3 1,1 6 14,-1 0 0,-4 4 8,-2-1 0,-2 1 56,-1 0 0,0 1 132,0-2 0,-3-2-171,0-1 0,-3-2 5,3 0 1,-4-2-169,4-2 0,-3-2-13,3-4 1,0-3-148,3 0 1,0-3-51,0 3-44,0-4 0,1 2 73,2-4 1,2-4 122,5-2 0,-1-2-54,0-1 0,3-4 8,0-2 1,4-2 208,-1-1 0,2-1-37,1 1 1,1 3 77,-1 0 1,0 4-80,0-1 0,-1 3 157,-2 3 1,1-1-108,-4 4 1,1 1 26,-4 5 1,-1 5 22,-2 4 1,1 5-65,-4 1 1,1 4 12,-1 5 1,-2 1-64,2-1 1,-2 3 0,-1 0 1,0 2-11,0-2 1,-1 1-17,-2 2 1,2 2-5,-2-5 1,-2 3-12,-1-3 0,1 5 6,-1-2 0,0-2 23,-3-1 1,-1 2-167,1-2 1,0 3 105,0-3 1,-1 1-16,-2-4 1,1-4 28,-4-2 1,3-4-8,-3-5 1,3-1 203,-4-8 1,4-1-113,-3-5 0,4-6 48,-1-6 0,2-6-78,1-3 1,3-7 98,0-6 0,4-3-43,-1-5 0,2-5 12,1-1 1,0-4-60,0-2 1,3-1-7,0-3 1,4 0-35,-1 3 1,3 4 44,3 2 0,-1 5 37,4-1 0,0 3-35,4 6 0,-1 4 30,0 7 1,-3 5 25,0 2 0,-3 7 10,3 5 1,-4 1-48,1 5 1,0 0 0,0 3 1,-2 7 60,2 2 0,-2 6-5,-1 0 0,-1 2-58,-2 1 1,1 2 21,-4 1 0,0-2-7,-3 2 1,0-2-18,0-1 1,0 1 5,0-1 0,-1-3-31,-2 0 0,2-4-104,-2 1 1,-1 1 39,1-1 0,0 0-127,3-3 1,0-3-248,0 1 216,4-1 124,1 3 1,4-4 40,0-2 0,0-2 2,0-1 1,0 0 13,1 0 0,0-4 107,2-2 1,-1-5-46,4-2 1,3-3 14,3 1 1,1-2 80,0-1 1,-3-3-118,2 0 0,1-4 110,-1 4 1,0 0-22,-2 3 1,-5 3 7,-2 0 1,-2 4-40,-1-1 0,-3 4 91,0 2 48,-4 4-32,2-2-251,-12 12 1,2 3 90,-6 7 1,1 0-130,-1 0 0,2 0 44,-3 0 1,3-4 48,1-2 0,1 2-12,2-2-34,-2 0 18,7-3 0,-2-3 9,6 0 1,-1-4-107,4 1 1,3-3 24,3-3 0,4-2-76,0-4 1,2 0 125,3 0 0,-4-4-15,4-3 0,-7 2 47,4-1 1,-2 1 86,-1-1 0,-2-1 3,-4 4 1,-1 0-92,-2 3 1,1 0 266,-4-1 0,0 1-54,-3 0 1,-1 3 77,-2 0 0,1 1-161,-4-1 0,-3 1-55,-3 2 0,-4 2-100,1-2 0,0-1 131,0 1 1,4-1 16,-1 1-69,-2 2 0,4-3-11,-2 4 8,2 0 0,4 0-202,0 0 163,4 0 0,-3 0-40,2 0-31,2 0-243,-3 0-202,4 0 522,0 4 0,0-2-51,0 4 1,3-3 182,0 3 1,4 0-22,-1 3 0,5-3 97,1 0 1,3 0-109,-3 3 1,3 0 95,-3 1 1,4-4-164,0 0 0,-3-3 19,-1 3 0,1-4-92,-1 1 1,0-2 98,-3-1 1,3 0-93,0 0 0,0-4 26,-2-2 0,-2 1 2,-2-1 0,2 1-41,-2-2 1,2-1 0,1 2 1,-3-2-19,0-1 0,-1 0 38,1 0 0,1 0 28,-4 0 1,4 0-17,-1 0 1,-1 0 31,1 0 29,0 0 0,3 4 22,1 2 0,-1 2 36,0 1-30,0 0 0,0 1-33,0 2 1,-1-1-2,-2 4 0,1 0 38,-4 3 0,0 0-40,-3 0 1,3 0 62,0 0 0,0 0-57,-3 0 0,0 0-4,0 0 0,-3 0-2,0 0 0,0 1 6,3-1 1,-3 0 45,0 0-32,-4 0 1,3 0-5,-2 0 1,-2 0-45,2 0 1,1 0-16,-1 0 0,0 0 20,-3 0 1,3 0 6,-1 1 1,2-1-135,-1 0 31,-2 0-212,3 0 170,0 0 215,1-4 0,5-1-93,2-4 0,3-1 205,6-2 1,-1-2-78,5-4 0,-1-3-43,3 0 1,0-4-19,0 4 1,1-4-8,2 1 1,0-2 11,3-1 1,-1 0 7,1 0 1,1-1-34,-3 1 1,3 0 2,-1 0 1,-2 3-27,-1 0 0,-2 1-11,0-1 0,-2-3-6,-2 3 1,1-3 13,-4-3 1,0 2-9,-3-2 0,-3 0-72,0 0 0,-4 2 75,1-2 1,-3 5-9,-3 1 0,-2 4-2,-4-1 0,0 2-16,0 0 0,0 2-28,0 2 31,0 2 1,0 4-36,0 0 1,0 7-9,0 2 1,0 7 61,-1-1 0,1 3-27,0 3 1,1-1 70,2 4 0,-1 1-20,4 2 0,-3-3 93,3 0 1,0-1-78,3 1 1,0 2 16,0-5 0,0 3-15,0-3 1,0 3-8,0-2 1,0-2-29,0-5 0,4 1 25,2-4 1,-1 1-26,1-1 1,0-5 13,3 2 0,-2-3-38,2 0 1,-2-1 36,6-5 0,-2 0-3,1 0 0,2 0-30,4 0 0,-3-5 0,0-1 0,0-2 18,4-1 1,-1-1 4,0-2 0,0-2 92,0-4 0,-3 0-88,0 0 0,0-1 105,4 1 0,-5 4-18,-2 2 0,1 3 126,-1 3-76,0 2-76,-3 4 1,-4 5 78,-2 4 0,-2 4-67,-1 5 1,-4 4-116,-2 3 0,-5 0 96,-1-1 1,-3 1-71,3-4 1,-3 1 27,3-4 0,-4 0-7,4 0 0,0-3 70,3 0 1,0-4-6,0 1 1,1-5-160,2 0 143,2-5-254,0 6 1,4-7 139,0 2 0,1-5-79,5-1 0,3-5 32,3-2 1,3 1 20,-3-3 0,4-1-11,0 1 1,-2-3 14,1 3 0,0-3 41,3 3 1,0-3 8,0 2 1,-1 1 107,-1 3 1,0 1-112,-4 2 0,0-1 153,-3 4-106,0 0 1,-1 7 7,-2 2 0,-2 0 28,-4 3 0,0-2 111,0 5 0,0-1-42,0-2 1,0 3-79,0 0 1,-3 0-43,0-3 44,0 0 1,2-1-291,-2-2 101,2 2-94,-3-7 172,4 3-120,0-4 1,0-4 125,0-2 1,0-5 83,0-1 1,4-3-43,2 3 1,-1-4 6,1 0 1,-1-2-45,1-3 1,2 2-3,-2-2 1,2-1 49,2 1 1,-4 3 9,0 6 205,0 2-226,3 1 1,-1 5 151,-2 4 1,1 4-76,-4 5 0,1 4-1,-1 2 1,-1 3-45,4 0 0,-3-3 7,3 0 0,-3-3-12,3 3 0,0-4-15,3 1 1,0-3 8,0-3 1,4-1 1,-1-5 0,4 0 86,-1 0 1,2-2-75,1-1 1,3-2-1,0-4 0,4-4-4,-4-2 0,0 1 1,-3-1 1,-1 0-14,-2-3 1,2 0-7,-5-1 1,0 1-50,-3 0 0,-1-3 59,-2 0 1,1-3-40,-4 2 1,0-2 29,-3 3 0,-1 0 46,-2 3 0,-2 4 3,-4 2 1,0 5 101,0 4 1,-4 3-115,-3 3 1,-1 7 11,-1 5 1,0 6 9,0 3 1,0 2-1,0 1 1,1 1 6,1-1 1,0-4-49,4-2 1,0 0-13,3-2 0,1 0-39,2-7 1,2 0-36,4-3-86,0-4-78,0-1 1,1-4 111,2 0 1,-1 0 65,4 0 0,0-4 113,3-2 0,1-2-117,2-1 0,-1 0 76,4 0 0,-2 0 5,2 0 0,-3 0 22,3 3 0,-3-1-4,3 4 1,-4 0-5,1 3 0,1 0-27,-1 0 1,1 7-4,-4 2 1,0 7-8,0-1 1,-3 3-1,0 3 1,0 3-22,3 6 1,-3 1-18,0 5 0,-4-1-5,1 8 1,-3 0-13,-3 5 1,1 1-101,-4 5 1,-3-2 25,-3 6 1,-1-5 75,1 2 0,-3-2 72,-7 8 1,3-5-41,-2 2 1,-2-5 17,-1 1 1,1-5-10,-2 2 1,1-4 10,-3-5 0,3-3 53,0-6 0,0-6 123,0-9 1,2-8 116,4-7 0,0-10-71,0-5 0,-1-12 56,1-7 1,4-4-66,2-4 1,2-1-240,1-5 1,1-5 106,2-8 1,2-3-141,4 0 0,8-2 93,4-4 0,5 3-41,4-3 1,6 4-116,7 2 1,1 6-6,1 3 0,4 9 13,-1 1 0,0 4 86,-2 5 0,-4 2-140,0 4 0,-5 5 39,-1 3 0,-3 3-175,-6 7 1,-4-1 101,-2 7 1,-2 0-108,-1 3 1,-4 1-239,-2 2 0,-3 1-1,-3 2 555,-2-2 0,-8 0 0,-1 1 0</inkml:trace>
  <inkml:trace contextRef="#ctx0" brushRef="#br0" timeOffset="5740">3064 1 8040,'-18'0'626,"3"4"77,3 2 1,3 6-716,3 3 0,2 2-65,4 1 0,0-4-241,0-2 1,0-2-71,0-1-443,4 1-124,1-1 83,0-4 872,-1-5 0,-8-9 0,-1-6 0</inkml:trace>
  <inkml:trace contextRef="#ctx0" brushRef="#br0" timeOffset="5949">2211 372 8050,'-17'0'0,"2"0"0,6 1 358,6 2 0,3-1 531,3 5 0,2-5-628,4 1 1,5-2-431,4-1 0,3-7-553,3-3 0,6-2 435,-3 0 1,6-2-898,0-4 1184,3-4 0,0 3 0,0-3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4:09.227"/>
    </inkml:context>
    <inkml:brush xml:id="br0">
      <inkml:brushProperty name="width" value="0.08547" units="cm"/>
      <inkml:brushProperty name="height" value="0.08547" units="cm"/>
      <inkml:brushProperty name="color" value="#E71224"/>
    </inkml:brush>
  </inkml:definitions>
  <inkml:trace contextRef="#ctx0" brushRef="#br0">255 1311 8335,'-4'-13'0,"-1"2"0,-4-4 0,-1 4 67,1-1 128,0 2 1,0 1-343,0 3 143,0 2 0,0 4 57,0 0 0,-1 1-128,-2 2 1,2 5-22,-2 5 0,0 7 61,0 1 0,1 2-51,-4 4 1,3-2 33,-3 6 0,4-2 15,-1 1 1,5-5 41,1 3 0,4-7 3,-1 0 0,2-3-10,1-3 0,1-3 0,2-6 1,-1-2-1,4-4 1,0 0 12,3 0 0,3-4 118,0-2 0,3-5-108,-3-1 1,4-4-30,0 1 1,1-2 1,1-1 1,0 2 3,0 1 1,-3 0-24,0-3 0,-4 0-8,1 0 0,-1 0-59,-2 0 0,-4 0 75,-2 3 0,-2-2-43,-1 2 0,-1-1 17,-2 1 0,-2 1-2,-4 2 1,0 1 42,-1-1 0,-2 5-5,0 1 36,0 4 0,3 0 12,0 8 0,0 0-44,0 6 0,3 3 1,0 0 0,4 2-125,-1 1 0,2 0 123,1 0 1,0 1-211,0 3 1,4-3 64,2 2 0,2-5-73,1-1 1,0-4 110,0 1 0,3-2 17,0-1 1,3-4 87,-3-2 1,1 2-63,-4-2 0,3 0 139,0-3 1,1-3-129,-1 0 0,-1-8 97,4 2 0,-3-3 12,3 0 1,1-2 11,2-4 1,-1 0-31,-2 0 0,2-4 0,-2 1 1,-1 0 182,1 3 1,-3 0-117,0 0 1,-2 1 142,-1 1 1,-1 3 107,-2 4-103,2 4-178,-3 1 0,1 6-98,0 4 0,-4 1 63,1 8 0,-2 1-29,-1 2 0,0 3-110,0 0 26,0 4 0,0-6 41,0 3 1,0-3-144,0-1 0,1-4 50,2-2-18,-2-2 109,7-1-6,-7-4 0,6-5 97,-4-6 1,3-2-17,-3-1 1,0-1 20,-3-2 0,3-2-44,0-4 1,1 0 20,-4-1 1,3-2-64,0 0 1,0-1 2,-3 1 0,3 1-27,0-5 1,4 5 45,-1-1 0,2 2-1,1 1 0,-1 4 63,-2 2 1,2 5 15,-2 4 1,-1 2-28,1 1 1,-3 5 15,3 5 1,-3 3 62,3 5 1,-3 0-69,3 0 1,-3 3-73,3 0 0,-3 4 64,4-4 1,-1 0-80,3-3 0,0-1 12,0-2 0,0-1-125,0-1 0,0-6 84,0 2 1,0-6-134,0 0 0,0-3 162,0-3 1,-3-2 7,0-4 0,1-4 141,2 1 0,0-4-150,0 1 0,-3-2 154,0-1 1,-1 0-92,1 0 1,2-1 15,-2 1 0,-1 0 6,1 0 1,-3 1-5,3 2 1,-4-1-13,1 4 1,1 2 29,-1 4 32,4 4-70,-2-2 0,3 9 33,-2 4 0,3 4-45,-3 2 1,2 2-3,1-2 0,0-1 1,0 1 1,4-4-4,2 1 1,-1-2-161,1 0 1,0-2 86,4-2 1,-1-2-141,0-4 1,0 0 85,0 0 0,0-4 35,0-2 0,-2-2 88,-1-2 1,-4-3 5,1-2 0,-3 1-22,-3-1 1,1 0 132,-4-3 0,0 1 20,-3 1 1,0-1-61,0 2 0,0-1-19,0 1 1,-1-1-12,-2 4 1,-2 0-57,-4 3 1,3 1-33,0 1-1,0 3 0,-3 5 4,0 2 1,3 6-108,0 3 1,3 4 33,-4-1 1,5 2 75,-1 1 0,2 0-35,1 0 1,0 0 7,0-3 1,4 1-5,3-4 0,5 0-35,3-3 1,2-3-1,1 0 0,0-4-24,0 1 0,-1-2-10,-1-1 0,1 0 15,-2 0 0,-2-1 24,-1-2 1,-2-1 154,-1-2 1,-3-2-150,0 2 1,-3-5 204,3-1 1,-4-3-52,1 3 0,1-5 81,-1 2 1,1-2-131,-1-1 1,-1 0 16,5 0 0,-1 0-18,3 0 0,3-1 3,0 1 0,1 4 37,-1 2 1,-1 3-46,4 3 0,-4 2 40,1 4 1,0 1-47,0 2 0,-2 2 1,2 4 1,-2 1 19,-1 2 0,0-1-9,0 4 0,-4-3-50,-2 4 1,-1-1 45,1 3 0,-2-3-1,2 0 0,-3-3-7,-3 3 0,2-4 22,-2 1 1,1-1-37,-1-2-4,2-4 1,-3-1 0,4-4 1,1-4-104,2-2 1,1-3 104,2-4 0,3 2-100,0-4 1,1 3 79,6-3 0,-4 4-9,3-1 1,0-1 46,3 1 0,-1 0 8,-2 3 1,2-2-17,-1-1 1,3 2 16,-1-2 1,3-1 42,-3 1 1,0-4-60,3 1 1,0-3 41,0-4 1,-1-1-32,4-4 0,-1-3-32,1 0 0,2-5 24,-5 2 1,3-2-4,-3-2 1,-3-1 47,-3 2 0,-4-2 2,-2 4 0,-1 2 89,-5-1 0,0 5-111,-3 0 0,-4 2-32,-2 5 0,1 4 42,-1 5 0,0 3-198,-4 3 0,0 4 40,-2 8 1,1 9 39,-4 12 1,0 4 49,-3 6 0,-3 8-17,-1 6 1,0 10 153,1 11 1,5 0-237,-2 10 0,3-5 104,0 5 1,0 0 34,3 6 0,2 0-153,-2-7 0,2 5 131,1-7 1,1-2-12,2-7 1,1-8 5,2-7 0,2-9-12,-2-7 1,2-9 228,1-6-166,0-8 1,0-8 179,0-8 0,0-10-42,0-11 0,1-3-81,2-10 1,2-6-122,4-5 1,0-8-162,0-1 1,0-5 148,0-4 0,-1-4-31,-2 1 1,1-4 39,-4 4 1,4-1-12,-4 4 0,3 1 118,-3 5 0,1 0-118,-1 9 1,-2 1 136,2 4 0,-2 7-85,-1 6 0,0 7 12,0 4 0,0 5 52,0 5 0,1 5 2,2 4 1,-2 9 76,2 9 1,-2 9-122,-1 6 1,3 6-1,0 4 0,4-2-44,-1 1 0,2-7-104,1-2 1,3-2 76,0-4 1,4-3-163,0-8 1,1-4 145,1-6 1,0-2-24,0-4 1,3-1-12,0-2 0,1-2 25,-4-4 0,1 0-57,2-1 0,-1-3 39,4-2 0,-3-1 13,0 1 0,-1-5 57,1 2 0,-2-2-6,2 1 0,-5 1 12,0 0 0,-5 1 139,1 2 1,-2-1 47,-1 4 0,-3-4-36,0 4 1,-3 1 212,3 5-252,-4-2 0,3 7-20,-2-2-37,-2 6 1,3 5-108,-4 4 0,0 1 54,0 0 0,0-2-165,0 4 0,0-4-52,0 1 1,0-2-113,0-1 140,0 0 1,1-4-31,2-2 165,-2-2 1,7-1-4,-2 0 1,-1-1 103,1-2 0,-1-2-73,2-4 1,1-1 117,-2-2 0,2 1 19,1-4 0,1 0-56,2-4 1,-2 0 92,2-2 1,-2 2-121,-1-2 0,-3 6 183,0 3 0,-3 3 90,3 2-189,1 3 1,1 5-61,-2 2 1,2 3-7,-2 3 0,2 1-95,1 2 1,0-1 71,0 4 1,3-3-228,0 3 0,1-4 71,-1 1 0,-1-2-126,5 0 0,-1-5-23,3-2 1,-3-2 135,0-1 0,0-5 82,3-5 0,1-3-8,-1-5 0,-3-3 47,0 0 0,0-4 218,3 0 0,-3-2-85,0-3 0,1-2-154,2-4 1,-3-2-91,0-1 1,-3 1 135,3-5 0,-4 2-16,1-1 0,-6 0 12,-3 3 1,1 5-19,-1-3 1,0 11 189,-3 2 0,-4 8-107,-2 4 1,-2 7 129,-1 5 1,-1 10-50,-2 11 0,-2 5-69,-4 14 1,0 3-73,0 11 1,0 5-3,3 1 1,-1 0-22,4 0 0,3 0-173,3 0 0,4-6 64,-1-9 0,2-8 55,1-7 1,1-3-62,2-6 0,3-4 64,6-8 1,-2-4 157,2-2 1,-2-2-27,-1-1 1,0-4-32,1-2 1,0-7 13,2-5 1,-1-4 24,4-6 1,-1-3-56,1-2 1,2-3 9,-2-4 1,3 2-25,0-4 0,-3 3-39,0 0 1,-3-5-15,3-2 0,-4-1 77,1 2 0,1 3 1,-1 3 0,1 3 18,-4 2 1,-1 8 258,-2 8-246,2 4 0,-7 11-25,2 6 0,-2 12 94,-1 15 0,-7 4-82,-2 8 1,-3 7-29,0 6 1,1 0-19,-1-3 1,3-1-19,3-6 0,-2 6-13,2-6 0,2-3-97,1-5 0,2-2 0,1-5 0,0-4 109,0-4 0,0-1-74,0-3 77,0-2 0,1-8-1,2-2 0,2-2 42,4-4 0,4-5 142,2-4 0,3-4-201,0-5 1,4-1-106,2-3 0,-2 0 1,-1-2 0,1-1 75,-4 4 1,2 0 151,-5 2 1,-2 2-64,-1 2 238,-2 2-128,-1 4 156,-4 4 0,-1 8-98,-4 6 0,-4 7-33,-2 2 1,-2 1-128,-1 6 1,0-4 72,0 3 0,0-3-169,0 3 0,3-3 133,0 0 0,1-2-206,-1-1 0,1-3 23,2 0 1,2-7 0,-2 1-29,2-2-290,1-2 378,0 0 0,3-10-8,0-1 1,4-2-86,-1-1 0,2-4 85,1-2 0,3-2-6,0-1 1,1 0-5,-1 0 1,-2-4-7,2 1 1,2-1 50,-2 1 0,0 2-9,-3-2 1,0 4 323,0 2 1,0 4-90,0-1 0,-3 3 561,0 3-491,-4-2 0,3 7-172,-2-2 1,-2 6-24,2 3 1,-2 2-162,-1 1 0,0 3 121,0 0 0,3 4-183,0 0 1,3 2-169,-3 3 1,2-1 48,-2 4 1,1 0 23,2 4 1,-1 0 215,-2 2 1,-2 5 7,2 5 1,-2 6-11,-1-1 0,0 4 168,0-1 0,-4-1-131,-2 5 1,-1-4 138,1 4 0,-4-2-109,1 1 1,0 2-7,-3-5 0,-1 1 13,1-4 1,-4-3 43,1 1 1,1-5 3,-1 1 0,0-2-20,0-4 1,-1-7 3,4-8 0,0-4-40,3-5 1,-1-5 11,-2-4 1,2-9-155,-2-9 1,3-11 96,2-7 0,3-8-152,4-1 0,0-1-138,0-6 0,5-1-164,5-2 0,3 0 239,5 7 1,0-1 224,0 4 0,4-1 0,1 1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3:49.953"/>
    </inkml:context>
    <inkml:brush xml:id="br0">
      <inkml:brushProperty name="width" value="0.08547" units="cm"/>
      <inkml:brushProperty name="height" value="0.08547" units="cm"/>
      <inkml:brushProperty name="color" value="#E71224"/>
    </inkml:brush>
    <inkml:brush xml:id="br1">
      <inkml:brushProperty name="width" value="0.11396" units="cm"/>
      <inkml:brushProperty name="height" value="0.11396" units="cm"/>
      <inkml:brushProperty name="color" value="#E71224"/>
    </inkml:brush>
  </inkml:definitions>
  <inkml:trace contextRef="#ctx0" brushRef="#br0">806 3039 8381,'0'-9'-273,"0"4"0,-1-2 307,-2 4 0,1-3 33,-4 3 1,3 0-194,-3 3 61,0 0 1,-3 0 87,0 0 1,0 3-15,0 0 1,-1 5 13,-2 1 0,-1 1-134,-3 5 0,-1-1 36,2 1 0,-1 2 70,1-2 1,-1 0 54,4 0 1,0-4-10,3 1 1,1-2 18,1-1 1,0-3-30,4 0 13,0 0-181,3-1 1,1 2 155,2-4 1,-1 0-139,4-3 1,2 0 12,4 0 0,-2-1 25,2-2 0,1 1 45,-1-4 1,4 0-15,-1-3 0,-2 3 43,-1 0 1,2 1 9,-2-1 0,3-2 8,-3 2 1,0 1-32,-3-1 1,-1 3 66,-2-3 1,2 1 60,-2-1 27,-2-3-102,4 4 0,-6-1 50,4 0-74,-4 4 1,6-2-9,-7 4 0,7 1 39,-5 2-71,0 2 1,0 4 19,0 1-3,0-1 0,-3 0 50,0 0 0,0-3 47,0 0-41,0-4-15,0 6-47,0-7 49,4 3-60,-3 0 57,7-3-129,-3 3 0,4-4 81,0 0 0,-3 0-9,0 0 0,-1-1 26,1-2 0,2 2 0,-2-2 1,-1 2 43,1 1-32,0-4 0,2 2 56,-2-4 0,2 3-54,-5-3 11,4 4 0,-5-5-9,4 4-6,0-4 1,2 2-8,-2-4 0,1 2-4,-4 1 1,4 1-22,-1-1 0,-2-2 25,-1 2 1,1 1-9,-1-1 2,4 4 7,-6-6 0,6 6 1,-4-4 0,1 4 1,-1-1 0,-1-1 1,4 1 0,-4 0 0,3 3 2,-2 0-4,-2 0 0,4 0 0,-4 0 0,2 0 0,-2 1 0,2 2 0,-2-1 0,-1 4 0,0 0 0,0 3-4,0 0 1,0 0-1,0 0 0,0 0 4,0 0 0,0-3-2,0 1 3,0-1-2,0 3 0,0 0 2,0 0 1,0-3-2,0 0 0,0-3 0,0 3 1,0-4 0,4 6-1,-3-7 0,7 3 0,-6-4 0,4 0 0,0 0 0,3-1 0,0-2 0,-3 1-18,0-4 8,0 0 0,2-3 8,-2 0 1,2-1-1,-2-2 0,-1 2 1,1-3 0,0 0 0,4 1 1,-1-3 2,0 3 1,0 0-5,0 3 0,0 0 31,0 0 1,0 0-27,0 0 1,-3 4 16,0 2-19,0-3 0,3 5 1,0-3-39,0 4 1,-3 0 37,1 0 1,-4 0-76,3 0 0,-3 0 15,3 0 22,-4 4 0,5-2 22,-4 5 0,1-5-13,-1 1 39,-2 2-3,3 0 0,-4 4 60,0 0 1,3 0-70,0 0 1,0-2 109,-3 2 1,0-2-89,0 5 0,0-2 9,0-1 1,0 1-22,0 3 0,0-3-8,0 2 1,0-2-3,0-1 0,0 0-6,0 0 1,0 0-32,0 0 1,0-3 43,0 0-81,0-4 70,0 2 0,1-4-8,2 0 71,-2 0-26,7 0 0,-3 0-29,4 0 0,-3-3 4,0 0 0,0-3-30,3 3 0,0-4 30,1 1 0,-1 1-13,0-1 1,3 0 6,0-3 0,0 0-3,-3 0 0,3 0-6,0 0 0,0 0 3,-3-1 0,0 1 30,1 0 1,1-1 3,-2-2 0,2 2 1,-5-2 0,2-1-19,1 1 1,-3 0-18,0 3 0,-1 3 11,1-1 0,-1 4 5,-2-3-93,-2 4-21,3-2 145,-4 4 1,0 4-54,0 2 1,0 4 172,0 2 0,-1 1-152,-2 2 0,1 2 18,-4-2 1,4-1-23,-1 1 1,-1-4 4,1 1 8,0-1 1,3-2 9,0 0-94,0-4-35,0 3 49,0-7 31,4 3 23,-3-4 1,6 1-4,-4 2 1,4-2 3,-1 2-21,2-2 1,1-1 0,0 0 0,4 0 0,-1 0 1,0 0 11,-3 0 1,0 0-31,0 0 1,0 0 22,0 0 0,0-3 18,0 0 1,0 0-1,0 3 1,0-3 11,1 0 22,-1 0 1,0 3 106,0 0 0,-3-3-107,0 0 0,-3 0 0,3 3 1,-3 0-51,3 0 1,-1 1 99,1 2-173,2-2 0,-6 6 47,4-4 1,-3 3-17,3-3 0,-3 0 29,3-3 0,0 4 1,3-3 7,1 2 1,0-2 2,2-1 0,-2-1 33,2-2 1,-1-1-32,1-2 1,-2-2 30,2 2 0,1-2-17,-1-1 1,1 0 0,-4 0 0,0-1-4,0 1 0,-3-3-1,0 0 0,-4 0 0,1 3 0,-2-3 0,-1 0 0,0 0 0,0 3 0,-5 0 0,-4 0 0,-4 0-80,-5 3 0,-4 1-11,1 2 0,-3 2-15,3-2 0,-4 2 96,0 1 0,2 3-7,-1 0 1,5 3 44,1-3 1,1 3 147,5-3 1,0 5-59,6-2 1,-1 2-104,4 1 1,0 0 10,3 0 1,0 0-7,0 0 0,0 0 7,0 0 1,4-3-8,2 0 1,2-3-14,2 3 1,2-3-49,0 3 1,4-4 46,-1 1 0,-2-2-29,-1-1 0,1 1 30,-1 2 0,0-2-17,-2 2 1,-1-1 18,0-2 1,0 0-3,0 0 0,0 0 41,0 0 0,0 0 9,0 0 0,0 0-27,0 0 0,0 0-17,0 0 1,0 0-32,1 0 1,-1 0 41,0 0 0,0-2-49,0-1 0,0 1 35,0-4 0,-1 3-4,-2-3 0,1 3 57,-4-3-23,4 0 0,-6 0 57,2 0 1,-2 3-75,-1-3 1,0 3 9,0-3 1,0 3 3,0-3 0,-3 3-69,0-3 0,-4 1-1,1-1 0,-2-2-12,-1 2 0,0-2 31,0-1 1,0-1-12,0 1 1,0 0 3,0 0 0,0 3 6,3 0 1,1 1 153,2-1 1,1-1-146,-4 4-31,4 0-41,-6 3 0,3 1-144,-4 2 0,3 2 113,0 4 0,1 0-84,-1 0 0,-1 0 88,4 0-29,-4 0 242,6 1-296,-3-5 378,4-1 34,0-4 0,4 0-156,2 0 0,2 0 107,1 0 1,0 0-101,0 0 1,3 0-33,0 0 0,1 0-70,-1 0 0,-1 0 85,1 0 0,-2 1-127,-1 2 0,0-1 33,0 4 0,-1-3-19,-2 3 0,2-3 37,-2 3 0,2-4-10,1 1-1,1-2 13,2-1 0,-1 0 1,1 0 0,2 0 14,1 0 1,-2-4-11,-1-2 1,1 1-17,-1-1 1,1 0 42,-1-3 1,-1 3 2,1-1 0,-2 2 3,-1-1 0,0-2 6,0 2 0,0-2-25,0-1 1,1 0 3,2 0 0,-2 0-10,2 0 0,-1 3 16,-2 0 1,0 3-61,0-3 44,0 4 0,-3-2-13,0 4 7,-4 0 1,2 1-1,-4 2 1,0 2 16,0 4 0,-1 0-10,-2 0 0,-2 3-2,-4 0 1,-1 4 2,-2-1 0,2-1-46,-3 2 0,3-5 25,1 1 1,0-2-5,0-1 0,0 3 24,0 0 0,1 0-4,2-3 0,-2-3 61,2 0 0,1-1-64,-1 1 0,4 3 41,-1-3-32,-2-2-123,4 4 129,-3-7-15,4 7 38,4-7 0,1 3 1,4-4 1,-2 0 8,2 0 0,-4 0-39,7 0 1,-4 0 20,4 0 1,1 0-10,-1 0 1,4 0-22,0 0 0,-1 0-12,3 0 0,-2-3-13,5 0 0,1-3-14,-1 3 1,5-4-13,-2 1 1,-2-1-16,-1 0 1,1-1-10,0 2 0,0-2 99,-1-1 0,-2 0-53,2 0 1,-2 1 147,0 2 0,-4-2-135,0 2 1,-4 2 217,1 1 0,-2 2-71,-1 1 1,0 0-43,0 0 0,-3 5-17,0 4 0,-3 1-6,3 5 1,-4-1-95,1 1 1,-2 2 89,-1-1 1,-1 0-154,-2-1 0,-2 1 20,-4-4 0,-1 3-75,-2-3 0,1 1 128,-4-1 0,0-1-11,-3 1 0,3-5-15,-1-1 1,1-4 9,-3 1 1,4-2 72,2-1 0,-1 0-64,1 0 1,3-3 84,3 0 0,3-4-38,-3 1 0,4 0 0,-1-3 0,3 4-17,3-4 1,3 2-4,6-2 0,-1 0 7,4 0 1,0 3-4,3 0 1,1 3 48,2-3 0,2 4-47,1-1 0,3 2 100,0 1 0,1 0-85,6 0 0,-2 0 5,1 0 1,3 0-26,-3 0 1,2 4 0,1 2 0,-2 2-41,-1 1 1,-1 0-11,1 0 0,-1-4-110,-5-2 1,0-2 139,0-1 0,-3-4-480,1-2 506,-5-2 0,2-5 0,-4-1 0</inkml:trace>
  <inkml:trace contextRef="#ctx0" brushRef="#br1" timeOffset="308">1160 2854 12003,'-9'-13'-1750,"3"-1"930,0-4 1176,4 4 1003,-2 5-1330,8 1 0,1 7-433,4-2 0,1 3-109,2 3 1,-2-1 78,2 4 1,2 0 166,-2 3 0,0 4-81,-3 2 336,0 2 1,0 6 0,0 0-1</inkml:trace>
  <inkml:trace contextRef="#ctx0" brushRef="#br1" timeOffset="-3161">36 3003 12278,'-6'-5'-1948,"0"2"1146,4-3 0,-3 4 525,2-4 170,2 4-65,-3-2 48,4 4 261,0-4 0,-1 3-414,-2-2 327,2 2 1,-3 0 347,4-2 123,0 2-149,0-3-216,0 4-12,0 4 1,0 1-159,0 4 1,0 4 201,0 3 1,0 5-15,0 3 1,0-1-146,0 1 0,1-1-29,2 2 0,-1-3-53,4-4 0,0-1-23,3-2 1,0-1-191,0-2 0,0-4 82,1 1-38,-1-2 0,0-2 149,0-2 1,-3-2 74,0-1 1,-3-1 132,3-2 1,-1-3 31,1-6 0,2 0 44,-2-3 1,1 1 31,-1-1 1,1-2-74,-4 2 0,3-1 32,-3 1 0,3-2-158,-3 5 0,3-3 7,-3 3 0,2 0-115,-2 3 0,-1 3 87,4 0 1,-3 4 23,3-1 1,-3 6-241,3 3 0,-1 5 79,1 1 1,2 5 97,-2 1 0,-1 1-77,1 2 1,-3-3 21,3-3 1,0 1-90,3-4 0,0 0-104,0-3 1,0 0-15,1 1 0,-1-5 342,0-2 0,0 1 3,0-1-26,4 0 0,-1-4 52,0-2 0,0-2 130,-6-4 0,1-1 44,-1 1 0,1-1 37,-4-2 0,3-1 95,-3-2 1,1-3-268,-4 0 0,3-1 26,0-6 1,1 0-81,-1-5 0,-2 1-101,2-5 1,1 4-127,-1-3 0,1 1 93,-1-2 1,-2 3-199,2 4 0,-2 4 43,-1 2 0,3 1-348,0 2 281,0 4-397,-3 1 341,4 8 1,0 5-171,2 6 429,2 2 0,-3 5 1,4 1-1</inkml:trace>
  <inkml:trace contextRef="#ctx0" brushRef="#br0">806 3040 8381,'0'-9'-273,"0"4"0,-1-2 307,-2 4 0,1-3 33,-4 3 1,3 0-194,-3 3 61,0 0 1,-3 0 87,0 0 1,0 3-15,0 0 1,-1 5 13,-2 1 0,-1 1-134,-3 5 0,-1-1 36,2 1 0,-1 2 70,1-2 1,-1 0 54,4 0 1,0-4-10,3 1 1,1-2 18,1-1 1,0-3-30,4 0 13,0 0-181,3-1 1,1 2 155,2-4 1,-1 0-139,4-3 1,2 0 12,4 0 0,-2-1 25,2-2 0,1 1 45,-1-4 1,4 0-15,-1-3 0,-2 3 43,-1 0 1,2 1 9,-2-1 0,3-2 8,-3 2 1,0 1-32,-3-1 1,-1 3 66,-2-3 1,2 1 60,-2-1 27,-2-3-102,4 4 0,-6-1 50,4 0-74,-4 4 1,6-2-9,-7 4 0,7 1 39,-5 2-71,0 2 1,0 4 19,0 1-3,0-1 0,-3 0 50,0 0 0,0-3 47,0 0-41,0-4-15,0 6-47,0-7 49,4 3-60,-3 0 57,7-3-129,-3 3 0,4-4 81,0 0 0,-3 0-9,0 0 0,-1-1 26,1-2 0,2 2 0,-2-2 1,-1 2 43,1 1-32,0-4 0,2 2 56,-2-4 0,2 3-54,-5-3 11,4 4 0,-5-5-9,4 4-6,0-4 1,2 2-8,-2-4 0,1 2-4,-4 1 1,4 1-22,-1-1 0,-2-2 25,-1 2 1,1 1-9,-1-1 2,4 4 7,-6-6 0,6 6 1,-4-4 0,1 4 1,-1-1 0,-1-1 1,4 1 0,-4 0 0,3 3 2,-2 0-4,-2 0 0,4 0 0,-4 0 0,2 0 0,-2 1 0,2 2 0,-2-1 0,-1 4 0,0 0 0,0 3-4,0 0 1,0 0-1,0 0 0,0 0 4,0 0 0,0-3-2,0 1 3,0-1-2,0 3 0,0 0 2,0 0 1,0-3-2,0 0 0,0-3 0,0 3 1,0-4 0,4 6-1,-3-7 0,7 3 0,-6-4 0,4 0 0,0 0 0,3-1 0,0-2 0,-3 1-18,0-4 8,0 0 0,2-3 8,-2 0 1,2-1-1,-2-2 0,-1 2 1,1-3 0,0 0 0,4 1 1,-1-3 2,0 3 1,0 0-5,0 3 0,0 0 31,0 0 1,0 0-27,0 0 1,-3 4 16,0 2-19,0-3 0,3 5 1,0-3-39,0 4 1,-3 0 37,1 0 1,-4 0-76,3 0 0,-3 0 15,3 0 22,-4 4 0,5-2 22,-4 5 0,1-5-13,-1 1 39,-2 2-3,3 0 0,-4 4 60,0 0 1,3 0-70,0 0 1,0-2 109,-3 2 1,0-2-89,0 5 0,0-2 9,0-1 1,0 1-22,0 3 0,0-3-8,0 2 1,0-2-3,0-1 0,0 0-6,0 0 1,0 0-32,0 0 1,0-3 43,0 0-81,0-4 70,0 2 0,1-4-8,2 0 71,-2 0-26,7 0 0,-3 0-29,4 0 0,-3-3 4,0 0 0,0-3-30,3 3 0,0-4 30,1 1 0,-1 1-13,0-1 1,3 0 6,0-3 0,0 0-3,-3 0 0,3 0-6,0 0 0,0 0 3,-3-1 0,0 1 30,1 0 1,1-1 3,-2-2 0,2 2 1,-5-2 0,2-1-19,1 1 1,-3 0-18,0 3 0,-1 3 11,1-1 0,-1 4 5,-2-3-93,-2 4-21,3-2 145,-4 4 1,0 4-54,0 2 1,0 4 172,0 2 0,-1 1-152,-2 2 0,1 2 18,-4-2 1,4-1-23,-1 1 1,-1-4 4,1 1 8,0-1 1,3-2 9,0 0-94,0-4-35,0 3 49,0-7 31,4 3 23,-3-4 1,6 1-4,-4 2 1,4-2 3,-1 2-21,2-2 1,1-1 0,0 0 0,4 0 0,-1 0 1,0 0 11,-3 0 1,0 0-31,0 0 1,0 0 22,0 0 0,0-3 18,0 0 1,0 0-1,0 3 1,0-3 11,1 0 22,-1 0 1,0 3 106,0 0 0,-3-3-107,0 0 0,-3 0 0,3 3 1,-3 0-51,3 0 1,-1 1 99,1 2-173,2-2 0,-6 6 47,4-4 1,-3 3-17,3-3 0,-3 0 29,3-3 0,0 4 1,3-3 7,1 2 1,0-2 2,2-1 0,-2-1 33,2-2 1,-1-1-32,1-2 1,-2-2 30,2 2 0,1-2-17,-1-1 1,1 0 0,-4 0 0,0-1-4,0 1 0,-3-3-1,0 0 0,-4 0 0,1 3 0,-2-3 0,-1 0 0,0 0 0,0 3 0,-5 0 0,-4 0 0,-4 0-80,-5 3 0,-4 1-11,1 2 0,-3 2-15,3-2 0,-4 2 96,0 1 0,2 3-7,-1 0 1,5 3 44,1-3 1,1 3 147,5-3 1,0 5-59,6-2 1,-1 2-104,4 1 1,0 0 10,3 0 1,0 0-7,0 0 0,0 0 7,0 0 1,4-3-8,2 0 1,2-3-14,2 3 1,2-3-49,0 3 1,4-4 46,-1 1 0,-2-2-29,-1-1 0,1 1 30,-1 2 0,0-2-17,-2 2 1,-1-1 18,0-2 1,0 0-3,0 0 0,0 0 41,0 0 0,0 0 9,0 0 0,0 0-27,0 0 0,0 0-17,0 0 1,0 0-32,1 0 1,-1 0 41,0 0 0,0-2-49,0-1 0,0 1 35,0-4 0,-1 3-4,-2-3 0,1 3 57,-4-3-23,4 0 0,-6 0 57,2 0 1,-2 3-75,-1-3 1,0 3 9,0-3 1,0 3 3,0-3 0,-3 3-69,0-3 0,-4 1-1,1-1 0,-2-2-12,-1 2 0,0-2 31,0-1 1,0-1-12,0 1 1,0 0 3,0 0 0,0 3 6,3 0 1,1 1 153,2-1 1,1-1-146,-4 4-31,4 0-41,-6 3 0,3 1-144,-4 2 0,3 2 113,0 4 0,1 0-84,-1 0 0,-1 0 88,4 0-29,-4 0 242,6 1-296,-3-5 378,4-1 34,0-4 0,4 0-156,2 0 0,2 0 107,1 0 1,0 0-101,0 0 1,3 0-33,0 0 0,1 0-70,-1 0 0,-1 0 85,1 0 0,-2 1-127,-1 2 0,0-1 33,0 4 0,-1-3-19,-2 3 0,2-3 37,-2 3 0,2-4-10,1 1-1,1-2 13,2-1 0,-1 0 1,1 0 0,2 0 14,1 0 1,-2-4-11,-1-2 1,1 1-17,-1-1 1,1 0 42,-1-3 1,-1 3 2,1-1 0,-2 2 3,-1-1 0,0-2 6,0 2 0,0-2-25,0-1 1,1 0 3,2 0 0,-2 0-10,2 0 0,-1 3 16,-2 0 1,0 3-61,0-3 44,0 4 0,-3-2-13,0 4 7,-4 0 1,2 1-1,-4 2 1,0 2 16,0 4 0,-1 0-10,-2 0 0,-2 3-2,-4 0 1,-1 4 2,-2-1 0,2-1-46,-3 2 0,3-5 25,1 1 1,0-2-5,0-1 0,0 3 24,0 0 0,1 0-4,2-3 0,-2-3 61,2 0 0,1-1-64,-1 1 0,4 3 41,-1-3-32,-2-2-123,4 4 129,-3-7-15,4 7 38,4-7 0,1 3 1,4-4 1,-2 0 8,2 0 0,-4 0-39,7 0 1,-4 0 20,4 0 1,1 0-10,-1 0 1,4 0-22,0 0 0,-1 0-12,3 0 0,-2-3-13,5 0 0,1-3-14,-1 3 1,5-4-13,-2 1 1,-2-1-16,-1 0 1,1-1-10,0 2 0,0-2 99,-1-1 0,-2 0-53,2 0 1,-2 1 147,0 2 0,-4-2-135,0 2 1,-4 2 217,1 1 0,-2 2-71,-1 1 1,0 0-43,0 0 0,-3 5-17,0 4 0,-3 1-6,3 5 1,-4-1-95,1 1 1,-2 2 89,-1-1 1,-1 0-154,-2-1 0,-2 1 20,-4-4 0,-1 3-75,-2-3 0,1 1 128,-4-1 0,0-1-11,-3 1 0,3-5-15,-1-1 1,1-4 9,-3 1 1,4-2 72,2-1 0,-1 0-64,1 0 1,3-3 84,3 0 0,3-4-38,-3 1 0,4 0 0,-1-3 0,3 4-17,3-4 1,3 2-4,6-2 0,-1 0 7,4 0 1,0 3-4,3 0 1,1 3 48,2-3 0,2 4-47,1-1 0,3 2 100,0 1 0,1 0-85,6 0 0,-2 0 5,1 0 1,3 0-26,-3 0 1,2 4 0,1 2 0,-2 2-41,-1 1 1,-1 0-11,1 0 0,-1-4-110,-5-2 1,0-2 139,0-1 0,-3-4-480,1-2 506,-5-2 0,2-5 0,-4-1 0</inkml:trace>
  <inkml:trace contextRef="#ctx0" brushRef="#br1" timeOffset="308">1160 2854 12003,'-9'-13'-1750,"3"-1"930,0-4 1176,4 4 1003,-2 5-1330,8 1 0,1 7-433,4-2 0,1 3-109,2 3 1,-2-1 78,2 4 1,2 0 166,-2 3 0,0 4-81,-3 2 336,0 2 1,0 6 0,0 0-1</inkml:trace>
  <inkml:trace contextRef="#ctx0" brushRef="#br1" timeOffset="6810">3621 3221 13205,'4'-9'-652,"-3"0"0,3 0-379,-4 0 0,0 0 776,0 0 0,0 3-39,0 0 401,0 4 0,0-3 52,0 2-220,0 2 651,0-3-670,0 4 1,1-4 71,2-2 0,1-4 114,2-2 1,2 2 39,-2-2 0,1 2-64,-1 1 1,5-1-6,-2-2 1,2 2-65,-2-2 1,3 2 66,0 1 1,4 0-92,-4-1 0,4 1 33,-1 0 0,5 1-69,1 2 0,7-5 55,0 2 0,9-3-4,2 0 0,8-5 43,1-4 1,12-10 32,4-2 0,11-11-234,6-11 0,-37 26 0,0 0 270,1-3 1,1 0 0,4-1 0,0 0-310,0-1 1,0 1 0,1 0-1,1 0 249,1 1 1,0 0 0,-3 1 0,1 0-72,-2 0 1,1 1-1,2-1 1,-1 1 3,-1 1 1,0 0 0,-1 0 0,1 1-113,-2 1 1,1-1 0,-4 2 0,0-1-43,-1 1 1,0 1 0,0-2-1,1 1-7,36-22 0,3-1 126,-2 4 1,-3 1-17,-3 1 0,1 3 170,-7 4 1,0 3-175,-7-1 0,-5 8 228,-3-1 1,-6 6 172,-6 0 1,-3 4-296,-4 2 1,-5 4 433,-3-1 1,-6 3-443,-7 3 198,-2-2 1,-7 7-464,0-2 0,-5 3-168,-1 3 0,-5 2 253,-7 4 1,1 1-163,-4 2 0,1 1-62,-1 2 0,-6 6-237,3-3 610,-2 2 0,-6 2 1,-2 1-1</inkml:trace>
  <inkml:trace contextRef="#ctx0" brushRef="#br0" timeOffset="7398">6603 769 8424,'0'-9'-1031,"-4"4"298,3 1 896,-3 4 1,4 1-130,0 2 0,0 2 47,0 4 1,0 1-86,0 2 0,0-2 3,0 2 0,1-2-14,2 0 0,-1-4 1,4 0 1,0-3-16,3 3 0,3-4-16,0 1 1,0-1-133,-2 1 1,-1-2 88,0 2 0,1-1-165,2 1 1,-5-2 252,2 2 0,-2 2 0,2 0 0</inkml:trace>
  <inkml:trace contextRef="#ctx0" brushRef="#br0" timeOffset="7644">6804 706 8507,'-15'-7'0,"3"1"0,2 4 31,1-1 1,3 2 207,0 1 1,4 1-616,-1 2 328,2 2 1,1 5-300,0-1 0,3 0 78,0 0 0,4 0-92,-1 0 1,2 0 220,1 0 140,0 0 0,5 0 0,0 0 0</inkml:trace>
  <inkml:trace contextRef="#ctx0" brushRef="#br0" timeOffset="8155">7175 679 8388,'-10'-14'-1892,"5"1"1680,-3 4 962,7 0-760,-3 4-34,4 1 94,0 12 1,0-1-6,0 8 0,3-3 3,0 3 1,3 0 15,-3 4 1,3 0-41,-3 2 1,2-1 35,-2 4 1,-2 0-112,2 4 0,1-1 74,-1 0 0,3-2-6,-3 2 1,3 0-27,-3 6 1,3-3-11,-3 3 0,3 1-22,-3 2 0,4 1 48,-1 3 0,-1-3-167,1 2 0,-3 3 91,3 0 1,-4-1-151,1 2 1,1-8 36,-1 1 1,1-10 181,-1-2 0,-2-3 0,3-3 0</inkml:trace>
  <inkml:trace contextRef="#ctx0" brushRef="#br1" timeOffset="8684">7629 652 10443,'-4'5'-120,"-1"3"-792,-4-2 670,0 6 0,0 2 163,0 5 0,-3 3 212,0 2 1,-4 0-318,4 3 215,-4-1 1,2 5-77,-4-4 1,0 0-108,0 0 0,0 1 2,-1-1 0,4-5 76,0-4 1,3-1-17,-3-5 0,3-1 51,-3-4 0,1 1-172,-2-2 0,-2 1 102,0-1 1,0 1-121,-3-4 0,3 0 165,3-3 0,-2 0 1,5 0 0,0-4 144,3-2 1,1 1-81,2-1 1,-1 0 63,4-3 1,0 0-84,3-1 1,0 4 210,0 0 0,1 1-62,2-1 0,-1-1 62,4 4 0,3-1-121,3 1 1,1 2 2,-1-2 0,3 5-128,3 1 0,0 4 122,0-1 0,3 5-148,0 1 0,4 2 117,-4-2 0,3-1-96,-3 4 0,1-3 24,-1 3 1,3-1-106,3 1 0,-4 1 114,-2-4 0,1 2-8,-1-2 0,1-1 23,-4 4 0,-3-1-18,0 1 0,-4 1-212,1-4 209,-2 4 9,-1-1 1,0 2-156,1-2 1,-4 2 4,0-2 1,-3-1-92,3 1 263,-4 0 0,6 0 0,-3-2 0</inkml:trace>
  <inkml:trace contextRef="#ctx0" brushRef="#br0" timeOffset="10837">7801 1414 8564,'-5'0'-985,"0"-3"1234,2 0-157,2 0 103,-3 3-98,0 0 0,3-1-77,-2-2 1,2 1 58,1-4 1,0 3-286,0-3 1,0 0 160,0-3 0,0-3-194,0 0 0,0-4 113,0 4 0,0-4 34,0 1 1,0-1 73,0 1 0,0-2-3,0 2 1,0-2 70,0 2 0,-3-1-94,0 4 1,-1-1 153,1 1 0,2 1-100,-2-4 0,2 4 32,1-1 1,-3 4 126,0 2 13,0 4-194,3-6 1,0 8-2,0 0 0,0 4-12,0 5 0,0 1 43,0-1 1,1 4-47,2 2 0,-1-1-25,4 1 1,-3-3-15,3 3 0,-1-3 11,1 3 1,2-3-17,-2 0 1,2-2 56,2-1 0,-3 0 4,2 0 1,-2-3 40,5 0 0,-2 0-56,-1 3 0,4-4 37,2-2 0,2 1-21,1-1 0,1 0 58,-1-3 0,0 0-37,0 0 0,0-1 2,0-2 1,0-2 39,1-4 0,-2-1 3,-2-2 1,1-2 117,-4-4 0,3-3-90,-3-1 1,0-3-89,-3 1 1,-3-5 53,1-1 1,-4-5-140,3 2 0,-1-2 63,1-2 0,-1 1-154,-2 0 1,-2 0 105,2-1 1,-2 1-138,-1 0 1,0 0 105,0 3 0,0 2 15,0 4 0,0 4 205,0 1 0,0 7-121,0 3 257,0 2-247,-4 5 1,2 3 13,-4 8 1,1 1 10,-1 8 1,-1 1-3,4 6 1,-5 0-36,2 2 1,2 2 22,1-2 1,-1 3-33,1 0 1,0-3 26,3 0 1,0 0 0,0 4 0,0-4 2,0 0 1,0-3 3,0 3 1,0-3 12,0 4 0,4-4 4,2 3 1,-1-3-33,1 3 1,1-1 14,2 2 1,0 0-36,0-4 1,0 0 32,0-3 0,1-4-36,2-1 0,2-6 55,4-1 1,0-4 3,1 1 1,-2-2-28,-2-1 1,1 0 1,-4 0 0,0 0 17,-3 0 0,-1-4-14,-2-2 1,1-2 109,-4-1 0,4-5-93,0-1 0,-3-2-8,-1-1 0,1 0-36,-1 0 1,0 0-4,-3-1 1,3 0-14,0-2 1,1 1-116,-1-4 0,-1 0 32,4-4 1,0 1 96,3 0 1,1-3-104,2-1 0,-2-6 83,2 1 0,-2 0 13,-1-1 1,-3 6 25,1-5 0,-5 3 114,1-1 1,-2 5-68,-1 8 0,-1 2 172,-2 10 0,-2-1-188,-5 7 0,1 5 17,0 7 1,-3 8-96,0 7 0,-3 3 63,3 3 0,-3 0-90,3 3 0,1 0 18,5 3 1,2 0-23,4-3 0,0-2-2,0-4 0,1 0-17,2-3 1,2 1 81,4-4 1,1 0-25,2-2 0,-2-2 34,2-2 1,1 2-1,-1-2 0,1-1 11,-1 1 0,-1-4 49,5 1 0,-5 2 15,1-2 1,1 0-26,-1-3 0,3 3 13,-3 0 0,1 0-33,-1-3 0,-2 1-8,3 2 0,-3-2-99,-1 2 81,0-5 0,0-3-12,0-4 89,0 0 1,-1-4 1,-2-3 0,1-4-61,-4-1 1,3-4 11,-3 1 0,4-2-60,-1-1 1,-1-3 56,1-1 1,1-3-127,2 1 1,-1 2 79,-2 1 1,1-1-11,-4 0 1,3 4 8,-3 3-34,0 4 102,-3-2 0,-4 5 5,-2 2 1,-2 2-99,-1 4 0,-3 3 48,-1 0 1,1 0-16,3-3 1,3 3 9,0 0 1,3 0-6,-3-3 0,4 1 0,-1 2 0,2-1-7,1 4 0,0 0-2,0 3 0,0 0 14,0 0 1,0 3 78,0 0 0,4 4-73,2-4 0,2 4-10,1-1 1,0 2-20,0 1 0,2 0-3,1 1 0,-2-1-2,2 0 0,-2-3-7,-1 0 0,0-4-34,0 1 0,3-2-15,0-1 1,3-3 80,-3 0 1,2-4-34,-2 1 0,-2-1 51,2-2 0,-1-2-12,1-1 1,-2-2 9,2-4 0,-1-3 15,1 0 1,-1-4 5,5 1 1,-4-5-28,3-1 0,0-2-1,3 2 0,-3 1-24,0-4 1,-1 4 22,2-1 1,-2-2-22,-2 2 0,-2 0 74,2 3 0,-2 1 2,-1 2 0,-3 5 60,0 4 23,-4 4-127,6-2 0,-4 5 19,2 2 0,1 2-122,-4 4 1,0 1 115,-3 2 0,0-1-216,0 4 1,0-3 70,0 3 0,-1-1-41,-2 1 1,-1 0 60,-2-3 0,-1-2 11,4 2 1,-1-2 65,1-1 1,1-1-4,-4-2 1,4 2 33,-1-2 1,-1 2-57,1 1 0,-1-1 159,1-2 0,2 3-75,-2-3 0,1-1 45,-1 1 0,2-3-64,-2 3-8,2-4 0,1 3-12,0-2-6,0-2-82,0 3 44,0-4-15,0 4-11,0-3 14,0 3-4,0-4 61,4 0 1,-2 0-1,4 0 1,-3 0 77,3 0 1,-3 0-88,3 0 0,-3 0 99,3 0 1,0-3-71,3 0 0,0-3 8,0 3 1,5-4 1,1 1 1,2-2 2,1-1 1,1 0-39,2-1 0,-1-2-3,5 0 0,-4-4-91,3 1 0,-3 2 103,3 1 0,-4 1-83,2-1 1,-6 5 63,-1-3 1,-4 7-1,1 0 0,-5 2 0,-1 1 0,-3 1 16,3 2 0,-4 3-46,1 3 0,-2 0-1,-1 0 1,-4 3 2,-2 0 0,-2 1 21,-1-1 1,-3-2 111,0 2 0,-1-2-60,1-1 0,-1 1 107,-3-1 1,0 0-114,4 0 1,0-3 57,3 0 26,0-4 4,0 6-364,4-7 285,1 3 0,5-4-99,2 0 1,-1 0 5,4 0 1,0 0-6,3 0 0,0 0 8,0 0 1,3 0-7,0 0 0,4 0-38,-4 0 1,3 0 52,-3 0 0,3 0-52,-3 0 0,3-3 49,-3 0 0,1-1-174,-1 1 1,0 1-5,3-4 224,-4 4 0,2-6 0,-4 3 0</inkml:trace>
  <inkml:trace contextRef="#ctx0" brushRef="#br0" timeOffset="11181">9724 508 8105,'0'-14'-704,"0"1"2234,0 4-1562,0 4 1,1 1 8,2 4 0,-1 0-117,4 0 0,-4 1 88,1 2 1,1 2-44,-1 4 1,0 0 55,-3 0 1,0 0-157,0 0 0,0 0 40,0 0 1,-3 0-200,0 0 1,-4 0-1,1 0 0,1-3 213,-1 1 1,0-4 140,-4 3 0,1-4 0,0 2 0</inkml:trace>
  <inkml:trace contextRef="#ctx0" brushRef="#br0" timeOffset="11418">9844 390 8531,'5'4'-62,"-1"1"125,-4 4 1,-1 1 83,-2 2 0,2 2-119,-2 5 1,2-1-282,1 0 0,0-2 119,0 2 1,0-6-761,0 3 537,0 0 357,0-4 0,4-2 0,1-5 0</inkml:trace>
  <inkml:trace contextRef="#ctx0" brushRef="#br1" timeOffset="13955">10242 1016 6823,'0'-5'1165,"0"1"-887,0 4 0,4-3-138,2 0 0,3-4-211,3 1 1,2-2 150,4-1 1,3-2-172,0-1 0,6 0 7,0-6 0,1 1-55,5-7 1,1-1 47,2-6 0,1-2-15,3-6 0,0-2 5,2-5 0,-3 2 20,-5 1 1,-4-2-47,-6 0 0,-3-1 46,-6-2 0,1-1 55,-7 0 0,1 1 7,-7 3 1,0 3 11,-3 3 0,0 4 43,0 4 0,-3 6 22,0 10 1,-4 6-41,1 6 1,-2 7-17,-1 5 0,-1 6 28,1 9 1,0 6-17,0 9 0,-3 7-16,0 9 1,0 1-56,3 8 0,0-4-9,0 4 1,4-3 18,2-6 1,2-3-15,1-7 1,3-4 46,0-5 0,4-4-4,-1-5 1,1-2 25,-1-1 1,-2-5-39,-4-1 0,-1-1 182,-2-5 0,-2 0-110,-4-3 0,-1 1 115,-2-1 0,2-4-65,-3-2 1,3-3 9,1-3 1,0-3-164,0-7 0,4-2 118,2-6 0,3 0-161,3-6 0,6 1 138,6-8 1,2 2-264,2-1 0,0-2 69,2 1 1,-1 6 49,4 1 0,-4 4 95,2 1 1,-4 4 3,-3 6 0,1 6 140,-4 0 0,1 5-97,-1 4 0,-2 3 39,2 6 1,-5 3-60,0 7 1,-2-3 24,1 2 1,2-2-5,-2-1 0,-1 0-1,1 1 1,-3-2-21,3-2 1,-1 1-10,1-4 1,2 3 8,-2-3 0,-1-1 2,1-5 1,3 2 16,3-2 0,0-2-14,-2-1 0,3-1-25,2-2 1,1 0 11,-1 0 0,2-2 0,-2-1 0,2 1-36,2-4 1,-1-3-6,0-3 1,-3-3-9,0 3 0,-3-4 35,3 1 0,-4-2 9,1-1 0,-3-1 47,-2 1 1,-3 0 7,-4 0 0,0 1-31,0 2 1,-4-1 8,-3 3 1,2 2 73,-1 5 0,0 2 16,-3 4 1,0 0-174,0 0 0,0 0 99,0 0 0,0 4-203,0 2 0,1 2 113,2 2 1,-2-1-102,2 0 1,-1 0 18,1 0 1,-2 0 38,5 0 1,0 3 31,3 0 0,0 1 3,0-1 0,0-2 86,0 2 0,4-1-82,3-2 0,1-4 107,1-2 1,0 1-53,0-1 1,3 0 5,0-3 0,0-1 29,-3-2 0,1 1 9,2-4 1,-2 1 15,2-1 0,2-5 9,-2 1 1,0-1-9,-3 2 1,-3 0 3,0 0-58,0 0 0,0 1 86,0 2-358,-4-2 198,2 7-256,-4-3 312,0 4 0,0 4-15,0 2 0,0 2 18,0 1 1,0 3-39,0 0 1,1 1 106,2-1 0,2-2-82,4-1 0,1 0 97,2-3 0,0-2-57,3-1 0,-1-2 7,1-1 0,2 0-33,-2 0 1,1-1-7,-1-2 0,0-1-13,-3-2 0,1-2 25,2 2 0,1-2-5,-4-2 1,1 1 20,-1 0 0,-2 1 0,2 2 0,2-2-33,-2 2 0,4-2 2,-1-1 0,-1 0 6,1 0 1,0 3-2,3 0 1,-3 4-7,1-1 0,-2 2 10,1 1 1,-1 0-8,-2 0 1,-2 4-1,2 2 0,-3 2 82,-3 1 1,1 0-68,-4 0 1,0 0 6,-3 0 1,-4 0 24,-2 0 0,-5 1 4,-1 2 1,-4-1-81,1 1 1,-3-2 52,-3-1 0,1 0-101,-1 0 1,2-1 86,1-2 1,1 1-54,2-4 0,-1 0-25,4-3 27,-1 0 0,5-1 65,2-2 0,2 1 123,4-4 1,0 3-120,0-3 1,4 4-13,2-1 1,3-1-42,4 1 0,1-3 0,4 3 1,1 0-14,2 3 1,-1-1 3,4-2 0,1 2-20,2-2 1,-3 2-28,0 1 1,-4 0-95,2 0 0,0 0-68,-1 0 1,1 0-4,-1 0 251,-2-4 0,8-1 0,-4-4 0</inkml:trace>
  <inkml:trace contextRef="#ctx0" brushRef="#br0" timeOffset="14500">12765 345 8260,'-5'-14'-136,"0"4"337,-4 7 0,0 3-121,0 3 0,3 4-268,0 5 0,-1 2 84,-5 4 0,2 3 130,-2 0 1,2 4-197,1 0 0,1-2 106,2 1 1,2-4-142,4 1 1,0-5 65,0 0 1,4-6 31,2-1 1,3-1 52,3-5 0,-2 0 0,2-3 0,1 0 116,-1 0 0,0-4-119,-3-2 1,0-2 117,0-1 1,1 0-26,-1-1 0,-3 1 171,0 0 1,-4 0-188,1 0 1,1 0 79,-1 0 1,3 0-89,-3 0 0,4-1 6,-1-2 1,2 2-58,1-2 0,0-2 66,0 2 0,2 3 4,-2 3 1,2 4-11,-4-1-14,1 2 1,-2 5 38,0 2 0,-3 3 11,3 3 1,-3 1-48,3 3 1,-1 0 10,1-4 0,3 3-82,0-3 1,0 0-161,3-3 1,1 0-92,-1 0 0,5-4 105,-2-2 0,-1-2 207,1-1 0,4-4 0,4-1 0</inkml:trace>
  <inkml:trace contextRef="#ctx0" brushRef="#br0" timeOffset="15855">5751 2847 6867,'0'-5'425,"0"1"-283,0 4-76,4 0 0,1 5 52,4 4 0,1 1-41,-1 6 0,0 0-1,0 5 0,0 2-30,0 4 0,-3-2-5,0 3 0,0 0-143,3 5 1,-4 1 105,-2-3 0,-2 3-174,-1-1 0,0-1 40,0 2 0,0-6-39,0-1 0,-4-1 105,-2-4 1,1-2 34,-1-5 0,1-2 39,-1-4 0,-2-4 163,2-2 0,-2-4-98,-1-5 1,-1-2-65,-3-10 0,3-3 14,-2-10 1,5-2-17,1-6 1,3-2-4,-3-5 0,4-3-45,-1-3 0,2-5-149,1-4 1,0 0 184,0 0 1,5-4-22,4 1 0,1-1 94,5 1 0,1 6-94,2 4 0,0 7 37,0 8 0,0 7-22,0 4 0,0 9 53,1 7 0,-1 3-55,0 3 1,-1 7 2,-2 8 0,1 7-13,-4 5 1,0 9-14,-3 0 0,-1 1 147,-1 2 0,-3 0-118,-4 0 0,0 0 155,0-6 1,0 2-55,0-8 1,-5 3-28,-5-3 0,-3 1 3,-5-1 0,-1-1 9,-2 1 1,2-2-69,-2-1 1,0-1-27,0-2 1,3 1-81,0-3 1,1-1 70,5-3 0,0 0-628,3 0 174,0 0 100,3 0 376,2-4 0,4-1 0,0-4 0</inkml:trace>
  <inkml:trace contextRef="#ctx0" brushRef="#br0" timeOffset="24322">10413 2305 8231,'-17'0'-122,"2"0"0,1 0-201,2 0 1,4 0 333,-1 0 0,6-1 570,0-2-269,2 2-207,1-7-130,0 3 1,0-4 17,0 0 1,1-1-119,2-2 1,1 1 77,2-5 0,4 1-18,-1-3 0,0-1 35,3-2 0,1-1-34,-1-3 1,3-1 23,-3 2 0,3-2 12,-3-1 0,4-4 33,-4 1 1,3-2 4,-3 5 0,3-5 5,-3 8 1,3 0 16,-3 6 1,0 4 0,-3 2 1,1 6-58,-1 3 0,0 2 29,0 1 0,3 4-66,0 2 0,0 6 56,-3 3 1,0 6-76,0 3 1,-3 3 10,0 0 1,-1 3-11,1 0 1,-2 3 29,-4-2 0,1-1 5,2-3 0,-2-4 41,2-2 1,-1-2 7,-2-4 0,-4-2-39,1-4 0,-4-3 0,1 0 0,1-4 285,-1 1 0,3-2 17,-3-1 1,3-1-153,-3-2 1,4-2-96,-1-4 0,2-1-126,1-2 1,0-2-75,0-4 0,1-1 16,2 1 1,-1 0 24,4 0 1,0 0 57,3 0 0,-1 0 65,-2-1 1,2 1 18,-1 0 1,1 0 15,1 0 1,0 0-13,0 0 0,0-1 104,0 1 1,0 1-37,0 2 0,0 2-66,0 4 1,-3 1 133,0 2 1,0-1-111,3 4 1,-3 1-41,1 5 1,-4 2 17,3 4 0,0 3-6,3 0 1,-1 4 2,-2-1 0,2 2-13,-2 1 0,-1 4 2,1-1 0,-3 3 7,3-3 1,-4 1 1,1-1 1,1 0-8,-1 3 1,0-4 1,-3 1 1,0-5-4,0-1 0,3-1-8,0 2 6,0-3-1,1-4 0,-2-1 2,4-2 1,-3-2 2,3-4 1,-3-1 43,4-2 0,-4 1-42,3-4 0,0 0 15,3-3 0,1 0-17,2 0 0,-1-4 1,4 1 1,-1-4-41,1 1 1,2-2-8,-1-1 1,-2 0 34,1 0 1,-4-2 1,1-1 1,0 2-14,-3-2 0,1-1 3,-7 1 1,0-1-59,-3 4 0,0 0 102,0 0 0,-1 3 33,-2 0-21,-2 4 0,-4 2 11,0 6 1,0 3-41,0 3 1,1 2 2,2 4 0,-2 4-18,2 2 1,2 2 13,1 1 0,-1 0 0,1 1 1,0-1-18,3 0 1,0 0 0,0 0 0,0-3 7,0 0 0,4-1 9,2 2 0,2-3-6,1-4 0,4 0 0,2 0 1,2 0 60,1 0 1,0-3-52,1 0 1,-1-3-24,0 3 0,0-1 23,0 1 0,-1 1-1,-2-4 1,2 3 4,-5-3 0,3 1-2,-3-1 0,3-2 78,-3 2 1,3-1-78,-3-2 0,3-2 1,-3-1 1,2 1-46,-2-4 0,-2 3-7,2-3 0,-2 0 23,-1-3 0,0 0-9,0 0 0,-3-1 9,0-2 0,-1 1-11,1-4 0,2 3 51,-2-4 0,-1 4 10,2-3 0,-2 4 42,1-1 0,1 2-69,-4 1 1,3 0-1,-3 0 0,1 3-4,-1 0 1,-2 3-4,2-3 6,-2 4-15,-1-6-96,0 3 1,0-5 91,0 1 0,0 0-7,0 0 0,0-3-1,0 0 1,0 0 38,0 3 1,-3 0 11,0 0 1,-3 3 50,3 0-79,-4 4 0,2-2 3,-4 4 0,3 0-34,-1 0 0,0 1 36,-5 2 0,2 3-147,-2 6 1,-1-1 77,1 4 0,-3 0-83,3 3 1,-3 0 115,3 1 1,-1-1-12,4 0 0,1-4 6,2-2 0,1-2 4,2-1 1,2-3 28,-2 0-55,2-4 113,1 2 0,1-4-71,2 0 0,-1-1 53,4-2 1,-3 1-35,3-4 1,-3 1 3,3-1 1,0-2 13,4 2 1,-4 1 4,0-1 0,-1 3 107,1-3 1,2 1-79,-2-1 0,-1-1 71,1 4 0,-3-3-84,3 3 0,0-3 73,3 3 1,-3-2-106,0 2 0,0 2 8,3-2 0,0 3-41,0 3 1,-3 4-17,1 5 0,-1 2-64,3 4 1,-3 0 106,0 0 0,-3 7-70,3 3 1,-4 2 9,1 0 1,-1-1-92,1 5 0,-1-2 113,4 1 0,-3 2-12,3-1 1,-3-2-41,3 1 0,-1-4-11,1 2 1,-2-3 117,-4-1 0,0 1-76,0 2 1,0-1 71,0 1 0,0-2-38,0-1 1,-4-2 14,-2-1 0,1-1 23,-1 1 0,-3-2 14,-3-4 0,-1 1-18,1-1 0,-2-1-1,-5-2 1,4-3 10,0-6 1,1-2-24,-1-4 0,2-1 61,4-2 0,0-2-63,0-4 0,4-7-2,2-2 1,2-6 5,1-1 1,0-2-3,0-3 1,5 2-7,4-3 1,1 2-5,5-1 0,0 2-83,3-2 0,0 1 83,0 2 1,4-1-49,-1-2 1,1 1 35,-1-1 0,1-1 131,2 1 0,3-4-37,-3 4 1,2 0 56,1 3 0,1-4-42,-1 1 0,0 0 185,0 3 1,-1 0-119,-1-1 1,-3 1-52,-4 0 0,-1 4-157,-2 2 1,-2-2 79,-4 2 0,-1-1-157,-2 1 1,-2 2 83,-4-2 1,0-1-166,0 4 0,-1-1 115,-2 7 0,1 1 15,-4 5 1,0 2-72,-3 4 1,-3 5 81,0 4 0,-4 4 115,1 5 1,-2 4-49,-1 3 1,2 4 133,1 1 0,1 0-119,-1-2 1,2-5 17,4-2 0,1-3-33,2-3 1,-1 1 4,4-4 0,0-3-158,3-3 167,0 1-314,0-2 89,0-1 58,4-4 126,1 0 0,4-3 1,0 0 0,-3-5 24,0 2 0,0-2 9,3-1 0,0 0 10,0 0 0,-3-3-28,0 0 0,0-4 139,3 1 0,1-1-74,-1 0 1,3-1 30,0 2 0,0 2-30,-3 1 1,0 3 7,0 3 1,3 2-61,0 4 0,0 4 2,-3 2 0,-3 6-99,1 3 0,-1 2 68,3 1 1,-3 1-75,0-1 0,-1 0 45,1 0 0,2 0-136,-2 0 1,2-4 121,1-2 1,1-2 20,2-4 0,-2-2 105,2-4 0,2 0-114,-2 0 0,3-8 226,-3-5 0,3 0-109,-3-2 0,4-4 97,-1-5 0,-1 1-148,2-1 1,-4-4 3,3-2 1,-3-4-63,3 1 0,-3-4-197,3-2 0,-4 1 128,1-5 0,-2 1 19,0-3 0,-5-4 181,-2 1 0,-2 1-146,-1 4 1,0 3 94,0 4 0,0 6 15,0 3 1,-3 7 150,0 2 1,-5 8-53,2 7 1,-2 7 45,-1 5 1,-1 9-157,-2 9 0,-2 7-10,-4 6 1,3 7-140,0 2 1,4 6 91,-2 2 0,6 2-81,1-2 1,4-4 50,-1 1 1,2-2-100,1-1 0,0-6 121,0-5 0,0-7 12,0-3 0,1-3 23,2-2 0,-2-4 118,2-6 0,1-2 43,-1-4 1,1-3-89,-1 0 1,-1-4 76,5 1 0,-1-6-126,3-3 1,4-7-198,2-5 1,6-4 154,3-6 0,-1-3-154,2-2 1,-2-2 73,1-2 1,1 2-194,-4 2 0,1-2 319,-4 1 1,-1 4-156,-2 3 1,-2 4 639,-4 5-32,0 3-241,-4 6 1,-1 7-197,-4 8 0,-1 8 12,-2 11 0,-2 1-9,-4 1 0,0 0-8,0 1 1,0-1-171,0 0 1,4-1 23,2-2 0,2 1-50,1-7 1,0 2 91,0-5 1,0-2-3,0-1 0,0-5 39,0-1 0,4-4-2,2 1 0,-1-2 0,1-1 1,-1-1 6,1-2 1,2-2-17,-2-4 1,2-1 9,1-2 0,1-1-54,2-2 1,-2-5 65,3 1 1,-3-4-3,-1 2 1,0-4 27,0 1 1,-1-2 93,-2-2 1,2 4-24,-2 0 0,-2 8 178,-1 1 1,-2 4-25,-1 2-80,4 3-300,-3 2 0,3 5 4,-4 2 0,-1 6-33,-2 3 1,1 4 120,-4-1 1,3 3-157,-3 3 1,4-1 138,-1 5 0,2-4-15,1 3 0,0-4 150,0 1 0,0-5-125,0-1 1,0-3 129,0 0 1,1-2-46,2-1 1,-1-4 143,4-2 1,-3-2-104,3-1 0,1 0-5,5 0 1,-2-1-82,2-2 1,3-3 10,0-6 0,1 1-125,-1-5 0,2 1 89,-2-3 0,2 0-22,2 0 1,-5 0 4,-2 0 0,1 0-6,-1-1 1,-3 1 75,-3 0 0,-1 1 20,1 2 1,1 2 19,-4 4 269,0 4-276,-3 1-15,-4 16 1,2-1-50,-4 10 0,1-5 20,-1-1 1,-1 0-9,4 3 1,-3 1-9,3-1 1,0-3-10,3 0 1,1-4 2,2 1 1,2-2 4,4-1 0,0-1 17,0-2 0,1-1-7,2-2 0,-1-2 11,5 2 1,-5-1-9,1-2 1,1 0 77,-1 0 0,3 0-40,-3 0 0,3-4 6,-3 1 0,4-3-27,0 3 0,-2-3 7,1 3 0,-1-3-31,1 3 0,2-3 34,-2 3 0,-1-4-214,2 1 0,-4-2 53,3-1 0,-4 0-84,1 0 0,-2-3 88,-1 0 0,0-5-13,0 2 1,-4-3 108,-2-3 1,-1-1-71,1-2 1,-2-2 226,2 5 0,-3-3 85,-3 3 1,1 4 123,-4 5 1,-3 3-142,-3 3 0,0 2 23,3 4 0,-4 1-176,-2 2 0,-1 5 3,0 4 1,-1 7-27,2-1 1,-2 4 74,-1 2 1,3 1-192,0 5 0,1-2 53,-2-1 0,3 1-107,4-1 0,1 0 36,2 0 1,2-1 30,4-1 1,0-6 37,0-4 0,7-4-9,2 1 1,6-3-81,1-3 0,4-2 90,1-4 1,4 0-136,-1 0 1,-1-1 0,2-2 185,-1 2 0,3-11 0,0 2 0</inkml:trace>
  <inkml:trace contextRef="#ctx0" brushRef="#br0" timeOffset="24579">12801 1187 8180,'-9'0'0,"0"0"-265,0 0 81,4 4 1,1 1-139,4 4 0,2 1-63,4-1 1,-3-1 384,6-2 0,-2 2 0,2-3 0</inkml:trace>
  <inkml:trace contextRef="#ctx0" brushRef="#br0" timeOffset="24822">12193 1441 8337,'-9'0'107,"0"0"-60,4 0 0,2 0-122,6 0 1,3 3-14,6 0 0,6 0 211,6-3-48,7 0 0,-1-1-212,6-2 1,-2 1-179,6-4 0,-3 3 126,-1-3 189,-4 0 0,4-7 0,-4-1 0</inkml:trace>
  <inkml:trace contextRef="#ctx0" brushRef="#br0" timeOffset="45691">10848 2766 8232,'5'-1'0,"-2"-2"-220,-1 2 262,-2-3 1,0 3-510,0-2 330,0 2 1,1-3 123,2 4 1,-1-3-43,4 0 1,-3-2 157,3 2-54,-4 2 1,5-4-88,-4 2 0,1 2 139,-1-2-131,-2 2 70,3-3-3,-4 3-92,4-3-21,-3 4 68,3 0-16,-4 0 43,-4 4 0,2-2 6,-4 4 0,1 0 44,-1 4 0,-3 0 11,0 2 1,0-1 11,-4 4 1,0 3 15,1 3 1,-1 4-44,1 0 1,-1 1-10,-2 1 0,2 3-39,4 0 1,-2 4-3,1-4 0,0-4-9,7-5 1,0-3 1,3-2 0,1-4-105,2-6 0,2 1 60,5-4 1,3 0-15,2-3 1,2 0-57,1 0 0,3-4 91,0-2 1,5-2-98,-2-1 0,-1 0 42,1 0 1,0-4-12,4 1 0,-5 0-26,-2 3 0,1 0-4,-1 0 0,0 0 3,-2 0 1,-2 1-113,-2 2 1,-1-1 51,-2 4 1,-2 0 95,2 3 0,-2-3 73,-1 0 0,-3 0 0,0 3 0,-4 4 0,2 1 0</inkml:trace>
  <inkml:trace contextRef="#ctx0" brushRef="#br0" timeOffset="46255">11241 2929 8209,'5'-12'0,"-2"0"0,1-1-178,-1 1 0,1-1-182,-1-3 0,-1 0 174,4 4 0,-1-3 188,1 3 0,1 0 3,-4 3 0,1 0 56,-1 0 0,-2 3 66,2 0-90,-2 4 0,-1-1-5,0 6 0,-3 0 69,0 6 0,-4-2 32,1 5 1,-2 2-34,-1 1 1,3 1-25,0-1 0,1 2-29,-1-1 1,-2 0 27,5-1 1,0 2 7,3-2 0,0-2-74,0-1 0,1 1-187,2-1 1,3 1 153,3-4 0,0 0-19,0 0 1,0-3-85,0 0 0,3-4 64,0 1 0,1-2-15,-1-1 1,1-1 61,2-2 1,2-2-1,-5-4 1,3 0 45,-3 0 0,3-2 11,-3-1 0,3 1 3,-3-4 0,0 3 14,-2-3 1,-1 1-31,0-1 1,-4-1-5,-2 4 1,1-4-33,-1 4 1,0 0 9,-3 3 1,-4 0-5,-2 0 1,-6 1-35,-4 2 0,-1-1-12,-1 4 1,0-3 26,0 3 0,0 0-6,0 3 0,0 0 5,-1 0 1,4 1 3,0 2 1,4 3-85,-1 6 1,2-1 24,1 4 0,1-3-121,2 3 0,-1-1 92,4 2 0,0 1-135,3-2 1,0 1 122,0-1 118,0 2 0,4-3 0,1 4 0</inkml:trace>
  <inkml:trace contextRef="#ctx0" brushRef="#br0" timeOffset="46825">11748 2876 8280,'-7'0'-101,"1"0"0,4 1-156,-1 2 1,2-1 206,1 4 0,0 0 54,0 3 0,0 0-79,0 0 1,0 0 62,0 0 1,0 1-110,0 2 0,0-1 14,0 4 46,0-3 0,0 1 30,0-4 1,-1-3-7,-2 0 1,1-4 24,-4 1 21,4-2 1,-6-1 157,2 0 1,2-1-112,1-2 0,-1-2 87,1-4 0,0-3-59,3 0 1,0-4-39,0 4 0,0-3-25,0 3 1,4-4-10,2 1 1,-1 1-23,1-1 1,0 3-170,3-4 1,0 1 42,0-3 1,4 1 104,-1 2 0,4-1 6,-1 4 1,-1-2 13,1 4 1,-4 0 11,1 7 0,1-3 16,-1 3 0,1 1 11,-4 5 0,-3 2-9,0 4 1,0 4 8,3-1 1,-4 3 110,-2-3 0,1 3-71,-1-3 0,1 0-1,-1-3 1,-2 0-61,2 0 1,-2 0 1,-1 1-37,0-1 0,3 0-137,0 0 0,0-3 60,-3 0-302,0-4 99,0 6 231,4-7 1,-2 3-158,4-4 0,-3 0 98,3 0 136,0-4 0,3-1 0,1-4 0</inkml:trace>
  <inkml:trace contextRef="#ctx0" brushRef="#br0" timeOffset="47330">12256 2622 7743,'-10'-5'-273,"1"2"1,3 2 352,0 1 0,3 0-59,-3 0 0,1 4 4,-1 2 0,-2-1-11,2 1 1,1-1 7,-1 1 1,3 1 16,-3-4-46,4 4 0,-5-5-25,4 4-70,0-4 114,3 6 0,3-6-44,0 4 1,3-3 36,-3 3 1,4-1-4,-1 1 0,2 2 2,1-2 0,0 2 6,0 2 0,0-1-9,0 0 1,3 3-1,1 0 0,-1 3-26,-3-3 0,0 1 28,0-1 0,0 1-43,0 2 0,0 0 37,0-3 0,0-2-1,0 2 0,0 1-1,0-1 1,-4 3 0,-2-3 0,2 3 36,-2-3 1,0 4 6,-3-4 1,-1 1-29,-2-1 1,-4-1-2,-5 4 0,-2-3-12,-4 3 0,-3-1 4,0 2 1,-4 1-5,0-2 0,-1-2-10,-1-1 0,1 1-4,2-1 1,-2 3-41,5-3 0,3-1-81,3-4-321,4 1 144,-2-7 314,8 3 0,-3-4 0,3 0 0</inkml:trace>
  <inkml:trace contextRef="#ctx0" brushRef="#br0" timeOffset="48748">12582 2512 8146,'-9'0'-544,"3"-1"-127,0-2 1,3 2 605,-3-2 220,4 2 11,-6 1-231,7 0 215,-3 0-117,4 0 14,0 4-29,0 1 1,0 4 14,0 0 0,0 0 36,0 0 0,0 1 0,0 2 1,0 2 93,0 4 0,1 1-126,2-1 0,1 1 27,2 2 1,2-2-58,-2 2 1,2-5-4,1 0 1,0-2 4,0 1 0,0-2-95,0-4 0,0-1 70,1-2 0,2-2-107,0-4 1,0 0 34,-3 0 0,1-1 66,2-2 0,-2-2 5,2-4 1,-2-3-3,-1 0 1,0-4 4,1 1 1,-1-3 17,0 0 1,-1 0 11,-2 0 1,-1 0 34,-2 0 0,-2 0-53,2-1 0,-2 1 30,-1 0 0,0 3-25,0 0 0,0 4 11,0-1 87,0 6-53,-4 2 1,3 5-76,-2 2 1,1 3-7,-1 6 0,2 1-12,-2 2 1,2 2-13,1-2 1,0 2-62,0 2 1,3-4 92,0 0 0,4-4-156,-1 1 163,2 2 1,1-5 10,0 0 1,0-3-29,0-3 23,0-2 0,0 3 32,0-4 1,-1-1 106,-1-2 0,1 1-35,-2-4 0,2 3-71,1-3 0,-3 3 7,0-3 1,0 0-50,3-3 0,0 0-9,0 0 1,-3 3 19,0 0 1,-3-1-13,3-5 0,-1 2-9,1-3 1,1 2 14,-4-1 0,5 1 15,-2-4 1,1 4-8,-1-1 1,2 6 27,-2 3 0,-1 2 29,1 1-17,0 0 0,-1 4-34,-2 2 0,1 3-6,-1 3 1,0-1-33,-3 4 0,0-3 44,0 3 1,0-2-4,0 2 1,0-4-22,0 1 0,0-1-10,0 1 0,-3-2 93,0 2-26,0-2 1,3-1-29,0 0 1,0-3 7,0 1 1,0-4-13,0 3 0,1-4 2,2 1 1,-1-2-8,4-1 1,0 0 9,3 0 0,1 0-27,2 0 1,-2-4 12,3-2 1,0-2-4,-1-2 0,3 1 30,-3 0 1,4-4 3,-1-2 0,1 1-27,-1-1 1,3 3 4,-3-3 0,-1 0-4,1-4 0,-4 4 8,1 0 0,-3 4-5,-3-1 0,1-1 26,-4 1 0,0 0 2,-3 3 0,0 0-32,0-1 1,-1 4-1,-2 0 0,-2 1-22,-4-1 1,0 2 31,0 4 1,0 0-89,0 0 1,0 1 77,0 2 0,0 0-11,0 6 1,-1-2 3,-3 5 1,6 2-3,-2-2 0,2 4 17,-2-1 0,1-1 4,2 1 1,-1 0 0,4 3 1,0-2-14,3-1 1,0-4-31,0 1 1,0-2 30,0-1 1,1-3-52,2 0 16,2-4 0,7 2-8,0-4 1,0 0 24,-3 0 0,4-1-1,-1-2 0,1 1 35,-1-4 1,-1 0-36,4-3 0,-3 1 42,3 2 0,-3-2-31,3 2 0,0-2 13,0-1 0,2 0-33,-2-1 0,2 1-3,1 0 1,-3 1 2,0 2 0,0-1-6,0 4 1,1 0 39,-4 3 0,0 0-25,-3 0 0,3 0 36,0 0 0,-3 4-33,-3 2 0,-1-1 35,1 1 1,-1 1-16,-5 5 0,0-2 9,0 3-15,0-3 1,-4-1 0,1 0 0,-4-1-29,1-2 0,-3 1 25,-3-4 1,2 3 68,-2-3 0,-2 1-65,-1-1 0,-1-2 98,1 2 0,-3-2-53,3-1 0,2 0 9,1 0 0,2 0 5,1 0 0,3 0 97,0 0-56,4 0 1,-2-1-46,4-2 1,1 2-144,2-2 1,2 2 133,4 1 0,0 0-126,0 0 1,1 0 47,2 0 0,2 0-13,5 0 0,0-3-2,2 0 0,-2 0-110,2 3 1,2-3 33,2 0 1,-2-3 77,1 3 0,-4-4-213,1 1 258,-2 2 0,4-8 0,0 2 0</inkml:trace>
  <inkml:trace contextRef="#ctx0" brushRef="#br0" timeOffset="48991">12419 2312 8150,'-26'-9'0,"1"0"0,7 4-116,6 2-81,6 2 1,-1 8-110,4 2 0,0 6-354,3 0 660,0-2 0,4 5 0,1-4 0</inkml:trace>
  <inkml:trace contextRef="#ctx0" brushRef="#br0" timeOffset="50443">8290 4057 8248,'0'-9'-307,"-1"1"-76,-2 2 0,2 1 617,-2 2-2,2 2-279,1-3 238,0 4 1,0 4-84,0 2 0,0 2-49,0 1 0,0 0 8,0 0 1,0 3-28,0 0 1,0 3 19,0-3 1,0 4-104,0 0 1,0-2 98,0 1 1,3 0-84,0 3 1,1-3 8,-1 0 0,2-4-99,4 1 0,-3-1 42,1-2 1,0 0-15,5 0 0,-2-1 8,2-2 0,-1 1 45,1-4 1,-1 0 46,4-3 0,-3-4-12,3-2 0,0-2 7,0-1 0,2-4-3,-2-2 0,-1-4 11,1-2 0,-4 2 33,1-2 1,-2-1 6,0 1 1,-1-1 22,0 4 1,-4 0-58,-2 0 0,1 4 35,-1 2 1,0 2 45,-3 1-48,0 0 0,0 3-68,0-1-2,0 5 0,-1-1-10,-2 6 1,2 0-5,-2 7 0,-2-2-27,-1 7 1,2 0 52,1 3 1,2-1-131,1-2 0,0 1 62,0-4 1,1 1-98,2-4 0,2-1 88,4-2 1,3-2 5,0-4 0,3 0 26,-3 0 1,4-3-5,-1 0 1,1-4 45,0 1 0,1-2-56,-2-1 1,2-1 151,1 1 0,-3 0-73,0 0 0,1 0 13,2 0 1,0 3-39,0 0 0,0 4 10,0-1 1,-1-1 132,-2 1 0,3 1 6,-3 5 0,2 6-40,1 6 0,0 2-60,0 1 1,1 5 88,3 1 0,-3 6-112,2 3 1,-3 3 3,-3 0 0,1-3-14,-4 0 0,4-2-103,-4 2 0,0-4 82,-3 1 1,-3-5-99,0 0 0,-3-5 23,3 1 1,-4 1 63,1-1 1,-6 1 2,-3-4 0,-3-3 44,-3 0 1,1-3 6,-4 3 1,-2-4 32,-4 1 0,1-5 141,-4-1 1,3-4-89,-3 1 0,2-3-17,-2-3 0,4-4-170,-1-8 1,1-5 132,-1-10 0,4-6-246,-1-7 0,7-1 14,2-1 0,1-5 108,5-1 1,0 0-33,3 0 0,7-4-175,2-2 0,6 1 181,0 4 0,6 4-18,0 5 0,6 4 295,-3 6 0,4 6-94,-3 6 1,0 5 25,-1 4 0,1 5-50,-4 1 0,3 5-30,-2 1 1,-1 4 31,-3 5 1,-1 4-10,-2 3 0,0 4 30,-6 1 0,1 4-17,-7-1 0,1 2-52,-4 2 0,-5-1-8,-1 0 0,-5-1 29,-1-2 0,-4 2 39,1-5 0,1 0 24,-1-3 0,4-1 15,-1-2 1,5-1-290,0-5 1,5 0-746,-1 0 0,3-4 912,3-2 0,7-2 0,4-1 0</inkml:trace>
  <inkml:trace contextRef="#ctx0" brushRef="#br0" timeOffset="53395">10286 4136 8049,'-6'-4'-110,"0"1"1,3-3-137,-3 3 0,4-1 154,-1 1 92,-2 2 1,3-6-14,-4 4-9,4-4 0,-3 2 12,2-4 0,2 0 30,-2 0 0,2 3-53,1 0 1,0-3 28,0-3 0,0 0-6,0 3 0,0-2 34,0-1 1,0 1 1,0-4 1,0 3 15,0-3 1,0 3 88,0-3 0,0 0 12,0-4 1,-3 1-101,0 0 1,-2-1 38,2-2 1,2-1-23,-2-3 0,-1 0 5,1 4 0,0 4 73,3 5 4,0 2-275,0 5 0,3 2 52,0 6 1,4 3 19,0 6 1,-3-1 68,-1 4 0,1 3-85,-1 3 0,3 1 60,-3-4 0,1 3-18,-1 0 1,-2 0 22,2-3 1,-1 1 9,1-1 0,-1-3 13,4 0 0,-4-4-2,1 1 1,1 1 2,-1-1 0,3-3-18,-3-3 1,1-1 18,-1 1 1,1 0 6,2-3 0,2-2 1,-2 2 1,2-2-6,1-1 1,1-3 2,-1 0 1,1-5-37,2 2 0,-1-2-3,4-1 0,-3 0-110,3 0 1,-4 0 74,1 0 0,1 1-51,0 2 1,-1-1 92,-3 4 0,0-3-13,0 3 10,0 0 0,0 3-9,0 0 47,-4 0 0,2 1 22,-4 2 1,3-1-27,-3 4 1,0-3-12,-3 3-168,4 0 155,-3 3-47,3 0 0,-5-3 25,-2 0-12,2-4 36,-3 2 1,3-4 18,-2 0 86,2 0 1,-4 0-103,2 0 86,2-4 1,-3 2-54,4-4-16,0 0 0,0-3-31,0 0 1,0 3-5,0 0 0,1 0 19,2-3 0,-2 3-16,2 0-31,2 0 1,-3-2 28,4 1 9,-4-1 25,2 7 11,0-7 59,-3 7 18,3-7-83,0 7 0,-3-4 32,2 2-21,3 2 1,-4-6-9,4 4 1,-3-1-63,3 1 63,0 2 1,3-3-5,0 4 0,0-1-4,0-2 0,-3 2 0,0-2 1,-3 2-11,3 1 2,-4 0 45,6 0-38,-7 4 0,4 0 21,-2 2 0,-2 2-18,2-2 0,-2 2 5,-1 1 1,0 0 1,0 0 1,0 1 4,0-1 0,0 0-27,0 0 1,3 0 3,0 0-31,0 0 0,-3 0 50,0 0-42,0-4 32,0-1-41,4-4 110,-3 0 165,4 0-178,-5 0-235,0-4 50,0 3 65,4-7 1,-3 6 55,2-4 0,1 3-67,-1-3 90,4 0 1,-3-3-51,2 0 0,2 0 32,-2 0 1,1 0-5,-1-1 0,2-2 2,-2 0 0,-1-3-4,1 3 1,-1-1-5,1 1 0,1 2 46,-4-2 1,3 2-48,-3 1 0,3 2 0,-3 1 12,5 4-115,-3-2 97,4 4 1,0 1-3,0 2 0,-3-1-20,0 4 1,-3 1-8,3 2 1,-3 0 4,3 0 0,-4 0 8,1 0 0,1 0 25,-1 0 0,0 0-22,-3 0 1,0-3 35,0 0 1,0-3-17,0 3 0,1-4 3,2 1 12,-2 2-7,3-4 0,-3 6 80,2-4-79,-2 1 55,7-4 1,-6 0-39,4 0 89,0 0-110,4 0 0,-1 0 7,0 0-4,0 0 0,0 0-3,0 0 0,1 0-19,2 0 0,-2 0-11,2 0 1,2 0-28,1 0 0,0-4 44,0 1 1,0-3-17,3 3 1,0-4 11,0 1 0,0-2 2,1-1 1,-1 0 9,0 0 0,-1 0 1,-2 0 1,1-1 47,-4-2 0,3 2-51,-3-2 1,1 1 100,-4 2 0,0-3-48,0 0 1,-4 0 8,-2 3 0,-2 0-38,-1 0 1,-1 0 0,-2 0 1,-2 0-63,-4 0 1,-3 0-149,0-1 1,-2 5 92,2 2 1,-1 2 69,-2 1 1,1 1-85,2 2 0,1 2 57,-4 5 1,4 0-12,-1 2 1,1-1 19,2 4 1,1-4 11,2 1 1,-1 1 1,4-1 1,0 0-10,3-3 66,0 1-61,4-1 1,1-4 31,4-2 1,0-2-26,0-1 1,2 0 32,1 0 0,-2 0-46,2 0 1,-2-3 0,-1 0 1,0-4 33,0 0 0,0 2 0,0-1 0,-3 3 121,0-3 1,-3 1-83,3-1 1,-3-2 80,3 2 0,-4-2-103,1-1 0,0 3 68,0 0 0,-2 0-49,2-3 0,-2 3-23,-1 0 0,3 3-78,0-3-13,0 4-55,1-2 0,1 4 61,4 0 0,-3 4 53,0 2 1,0 2-13,3 1 0,0 3 19,0 0 1,0 3-8,0-3 0,0 1 15,0-1 0,1-2 9,-1 3 1,4-3 6,2-1 1,-1-3 6,1 0 1,-1-4-26,1 1 0,2-2 10,-1-1 1,1-4-6,1-2 1,-3-5 1,0-1 0,-1-2 38,1 2 1,-1-2 5,-2-4 1,-1 1-19,1 2 0,-1-2 6,1 2 1,-2-2-113,2-2 0,-3 1 91,-3 0 1,1 1-36,-4 2 1,3-1 23,-3 4 0,0-4 64,-3 4 1,-1 1-59,-2 5 1,1-1 1,-4 4 1,0 0-7,-3 3 1,-3 1 7,0 2 1,-3 2-71,3 4 0,-3 3 70,2 0 0,-2 4-153,3-4 0,-3 3-24,3-3 55,0 0 98,3-3 5,4 0-71,1-4 16,4-1 76,0-4 0,4 0-17,2 0 0,2 0 29,1 0 1,3 0-4,0 0 1,4 1 12,-1 2 0,0 3 6,0 6 1,0 0 10,3 7 1,-3-5 10,0 7 0,-1 0-14,1 6 0,1 2-19,-7 1 0,2-2-49,-5 2 0,1 1 50,-1 0 0,-1-1-159,-2-3 1,-2 0 56,2 1 1,-5-4 32,-1 0 0,-5-1 70,-1 1 1,-1-1-3,-5-5 1,-1 0-55,-2 0 1,1-1 1,2-2 0,-1-2 205,4-4 0,-3-1-90,3-2 0,-4 2-87,4-5 89,0 0-50,3-3 1,1-5-67,2-5 1,2 0-143,4-5 0,4-3 33,2-3 0,2-4 69,1 1 0,4-3 38,3 0 0,1-4-5,1-2 1,4 0-6,2 0 0,2 3-31,2-3 0,-1-1 14,0-2 1,1 0 65,2 0 0,-4-1 18,1 1 0,-3 4 137,0 1 0,-3 1-108,-5 3 0,0-1 101,-4 7 0,0-1-51,-3 4 0,-4 4 57,-2 2-130,2 2 1,-4 4 15,2 0 27,-2 4 1,-2 2-18,-2 6 0,1 3-307,-4 3 0,1 2 84,-1 4 0,-2 1-1,2-1 0,-1 3 101,1 0 1,-1 0-7,4-3 0,0-3-11,3 1 0,0-5 4,0 1 0,1-3-22,2-3 0,-1 1-14,4-4 1,0 0-59,3-3 0,1-1 77,2-2 0,-2-2 134,2-4 0,-2 0-45,-1 0 1,0 0 8,0 0 1,2-1-26,1 1 1,-1 0 14,4 0 0,-3-3-16,3 0 1,0-3 7,3 3 1,0 0 21,1 3 0,-2 0-25,-2 0 1,1 2 57,-4 1 1,0 4-19,-3-1 0,0 5 94,0 1 0,-1 5-85,-2 2 0,2-1 10,-5 3 1,0 1-18,-3-1 1,0 4-2,0-1 0,-4-1-123,-3 1 0,-1-4 75,-1 2 0,-3 0-81,0-1 1,-3 0 138,3-3 0,0 0-13,3 0 1,0-4 77,0-2 293,0-2-257,0-1-45,3 0 0,2-4-6,4-2 0,0-2-3,0-1 0,2 0-143,4 0 1,1-1 10,5-2 0,2 2-104,1-3 0,2 3 119,1 1 0,-3 3-20,0 0 1,1 1-38,2-1 0,0 1-11,0 2 0,-3 2-48,0-2 1,0 2 95,3 1 1,-2 0 47,-1 0 0,0-4 0,3-1 0</inkml:trace>
  <inkml:trace contextRef="#ctx0" brushRef="#br0" timeOffset="54237">13343 3210 8137,'-9'-8'0,"0"0"-274,0-4 94,0 0 0,0 8 373,0-2-22,4 2-134,-3 4 1,3 0 102,-5 0 0,-2 3-220,0 0 1,-3 4-48,3-1 1,-3 3-92,3 3 0,-1-1 135,1 4 1,5 1 133,-3 6 1,4-3-48,0 2 1,2-2 2,4-1 1,0-4-9,0-2 1,4-1 16,2-2 1,3-4 47,0-2 0,1-2 104,2-1 0,2-4-50,4-2 1,0-2-80,0-2 0,3 0-68,1-2 0,-1 1 44,-3-4 0,-1 3-12,-2-3 1,-2 4 47,-4-1 0,0-1-4,1 0 1,-4 0-41,0 1 0,-4 2 2,1-2 0,-2-1-21,-1 1 0,0 0 37,0 3 0,-3 0-94,0 0 0,-1-2 16,1-1 0,2 2-17,-2-2 0,2 2 19,1 1 0,4 1-15,2 2 1,5-1 1,1 4 1,1 0-8,-1 3 0,1 1 28,2 2 0,2-1-3,-2 4 0,2 0 48,-2 3 0,2 0-11,-2 0 1,-1 0 9,1 0 1,-1 0 32,1 1 0,-1 2 9,-5 0 0,-3 3-10,0-3 1,-4 4 100,1-1 1,-2 3-44,-1 3 1,0 3-56,0 3 1,-3 1 44,0 2 1,-4 0-45,1 3 1,-2 0-4,-2 3 0,1 1-6,0-1 0,-1 0-4,-2 1 0,2-4-45,-2 0 0,2-3-117,1 4 0,1-8-65,2 1 0,-1-5 116,4 2 1,-4-4-62,0 2 0,2-7 127,-1-3 1,3-2-13,-3-1 1,3-3 79,-3 0 1,3-4 434,-3 1-189,0-2 21,-3-1 0,0-4-56,0-2 1,4-2-157,2-1 0,-1-3-90,1 0 0,0-3-203,3 3 0,0-5 191,0 2 0,0-2 0,0-1 0</inkml:trace>
  <inkml:trace contextRef="#ctx0" brushRef="#br0" timeOffset="55487">12354 4310 8132,'-3'-6'-1068,"0"0"974,0 0 586,3-3-443,0 0-180,4 4 104,1-4 0,4 8 59,0-2 0,-3 2 33,1 1-76,-1 0 1,3 1-5,0 2 1,-3-1 53,0 5 1,-4 0 113,1 5 0,1 2-66,-1 4 0,0 3 119,-3 0 1,3 8-123,0 2 0,1 4 0,-1 4 0,-2-1-102,2 1 1,2 1 51,1 0 1,-1-4-100,1-3 1,0-1 26,3 2 1,3-4-148,1-6 0,0-3 29,-1-6 1,-1-3-85,4-6 0,-3-1 181,3-5 0,-3-8-28,3-1 0,-3-9 154,4 0 1,-5-7-58,1-2 1,1-2 163,-1-4 1,-1 0-142,-5-3 1,2 2 38,-2 1 0,-2 1-2,-1-1 0,1-2-29,-1 5 1,1 0-59,-1 3 0,-1 0 56,4 3 0,-4 6 276,1 6-371,3 2 23,-1 5 1,1 5 14,0 6 1,-4 7-6,1 5 0,-1 1-8,1 6 0,-2-2 41,2 1 1,-1 5-120,1-2 0,-1 3 83,4-3 1,-3 0-99,3 0 0,0-1 64,3-1 0,3-3-2,0-4 0,1-1 59,-1-2 0,-1-2 0,1-4 1,1-4 18,-1-2 1,3-2 10,-3-1 0,0 0 126,-3 0 1,0-4-87,0-2 0,-3 1 135,0-1 0,-1 0-6,2-3 1,-2 0 3,-2 0 0,-2-3-127,2 0 1,1-4 0,-1 1 0,0-4-152,-3-2 0,3 0 93,0-6 0,3 5-102,-3-6 0,3 0-22,-3-2 0,0-1-161,-3 1 0,0 1 123,0-1 1,0 2-117,0 1 1,0-1 136,0 1 0,0 1-13,0 2 0,0 5 48,0 4 1,3 3 17,0 0 1,4 6-189,-1 3 0,2 2 261,1 1 0,0 0 0,0 0 0</inkml:trace>
  <inkml:trace contextRef="#ctx0" brushRef="#br0" timeOffset="56487">13453 4518 8151,'-6'-6'-3,"0"-3"1,0 2 74,-3-5 0,1 7 437,2-4-528,-2 2 0,4-2 123,-3 0-275,3 4 0,1 0-4,0 2 0,-1 2-2,1-2 1,-2 3 146,-4 3 0,0 2-65,0 4 1,0 4 81,0 2 0,1 2 35,2 1 0,-1 4 152,4-1 1,-3 4-105,3-1 1,0-1 50,3 2 1,1-5-57,2 1 0,-1-2-145,4-1 0,0-4 4,3-2 0,1-3-136,2-3 1,-1-1 188,4-5 0,-3-2-27,3-1 1,-2-5 55,2-4 0,-3-4-59,3 1 1,0-2 111,3-1 1,-3-3-81,0-1 1,1 0-17,2 1 0,-4 2 9,-2-2 1,-2 2-10,-1 1 1,0-1 72,0 1 1,-4 4-4,-2 2 1,-2 5 177,-1 1-220,4 4 1,-3 0 45,2 8 1,-3 1 20,-3 8 1,2 1 110,-2 5 0,-1 0-169,1 3 0,0-1-4,3 1 1,0 2-26,0-1 0,3-4-157,0-3 0,4-1 46,-1-5 1,2-1 118,1-5 0,1-2-6,-1-4 0,0 0-37,0 0 1,0 0 99,0 0 0,0-4-33,0-2 1,0 1 16,0-1 0,-1-1-20,-2-5 1,2 2 11,-2-2 0,-1 1 7,1-1 0,-3 0-23,4-3 1,-5 3 7,1-3 0,1 1-9,-1-1 1,1-2-50,-1 2 0,-1-2 42,4-2 1,-3 1-3,3 0 0,0 0 14,3 0 1,0 4-7,0 2 17,0 2 0,0 3-20,0 1 0,0 4-145,0-1 1,1 6 137,-1 3 1,0 3-53,0 0 1,1 1-34,2 2 0,-3-2-10,0 2 0,0-2 21,-3-1 0,-1 0-12,1 0 0,-4 0 186,1 0 1,-2 0-147,-1 1 1,0-4 242,0 0 1,0 0-59,0 3 0,-1-3 26,-2 0 1,2-3 45,-2 3-67,2-4-74,1 6-46,0-3 1,0 1-95,0 0 0,0 0 114,0 3 0,0 0-83,0 0 0,0 0 47,0 1 1,0 2 134,0 0 0,0 4-114,0-1 1,0 2 5,0 1 1,0 0-6,0 1 0,-3-2 5,0-2 1,0 2-46,3-2 1,0-1 49,0 1 0,0-4-89,0 1 71,0 3 1,3-5-27,0 2-186,4-2 206,-2-1 0,4 0 0,0 0 0</inkml:trace>
  <inkml:trace contextRef="#ctx0" brushRef="#br0" timeOffset="57429">12274 5615 7835,'-9'0'-905,"1"1"865,1 2 1,2-1 135,2 4 1,1-4-39,-4 1 0,3 1 364,-3-1-376,4 4 0,-2-2 25,0 5 1,3-4 263,-2 0-322,2-4 1,1 3 142,0-2-291,0-2 219,0 3 0,4-8-4,2-2 1,-1-6-16,1-4 1,0 2 5,3-1 0,-1 0-39,-1-3 1,0 1 1,-4 2 1,0-2-122,-3 1 1,0 2 138,0-1 0,-1 3-210,-2-3 0,-3 4 91,-7-1 1,3-1-9,-2 1 0,-1 3 58,1 2 1,-4 5-7,1-1 1,-2 7 90,-1 6 0,-1 3-85,1 5 0,0 5 106,0 4 0,0 1-80,0 6 1,3 0 130,-1 5 0,6-2-111,1-1 0,3 0-18,3-3 0,2 2-5,-2-2 0,3-2-5,3-4 0,-1 0 1,4-3 1,0 1-15,3-4 0,-1-3-4,-1-3 0,1-4 16,-2 2 0,2-3-125,1-1 0,0-1 6,0-2 0,0 1-120,0-4 0,0 3 128,0-3 0,1 0-23,2-3 0,3 0-6,3 0 0,0-1-7,0-2 1,0-2-75,0-4 0,0 3 55,1 0 1,-1 0 165,0-3 0,0 0 0,0 0 0</inkml:trace>
  <inkml:trace contextRef="#ctx0" brushRef="#br0" timeOffset="58084">12527 5679 7985,'-6'0'-332,"0"0"83,0 0 263,0 0-6,-2 0 1,6 0 88,-4 0 15,4 0 222,-2 0-334,4 0 31,0 4 1,1-3-4,2 2 1,-1 1 33,4-1 0,-1 4-2,1-1 1,3 5-29,-3 1 1,1 3-9,-1-3 0,1 4-5,-4 0 1,0 1 17,-3 1 0,0 0-122,0 0 1,0 0 120,0 0 1,-1-3-116,-2 1 1,2-2 61,-2 1 0,-1 1-8,1-4 1,-3 0-37,3-3 0,-4 0-7,0 0 0,3 0-20,1 1 38,-2-5 117,4-1-92,-3-4 0,4-1-5,0-2 1,0-4-4,0-5 1,1 1 4,2-4 0,2 0 127,5-3 0,-1 0 186,0 0 0,3-3-175,0 3 0,4-2-49,-1 5 1,-1-1-208,1 1 0,0 2-28,4 4 1,-4 0-138,0 0 1,-3 0 167,3 3 1,-4 2-50,1 4 1,-1 0 54,1 0 0,-5 3-342,3 0 479,-7 4 0,5 3 0,-3 4 0</inkml:trace>
  <inkml:trace contextRef="#ctx0" brushRef="#br0" timeOffset="58447">12918 5705 8198,'-9'1'311,"0"2"0,3 1-264,-1 2 1,4 2-224,-3-2 164,4 6 0,-5-2 95,4 2 1,0-1-64,3 2 1,0-2-107,0 4 1,0-1 73,0 1 1,0 1-86,0-4 0,0 3-19,0-3 0,0 4-133,0-4 1,0 0-4,0-3 0,-1 0-41,-2 0 1,2 0 80,-2 0 0,-1 0-302,1 0 514,-4 0 0,2 0 0,-4 0 0</inkml:trace>
  <inkml:trace contextRef="#ctx0" brushRef="#br0" timeOffset="58983">12954 5407 8045,'-5'4'478,"-3"-3"-389,7 7 0,-6-3 64,4 4-202,0 0 113,3 0 1,0 0-63,0 0 0,3-3-168,0 0 1,3-3-331,-3 3 1,4-1 96,-1 1 399,-2-2 0,4 0 0,-3 1 0</inkml:trace>
  <inkml:trace contextRef="#ctx0" brushRef="#br0" timeOffset="60085">13108 5768 7926,'-5'0'-293,"1"0"-18,4 0 217,4 0 28,-3 0 156,3 0-76,-4 4 0,3-2-62,0 4 1,0 1 47,-3 2 0,0 0 9,0 0 0,0 3-116,0 0 0,0 3 64,0-3 1,0 1-104,0-1 1,0-2 99,0 2 1,-1-1-16,-2-2 0,2 0 18,-2 0 1,-1-3 4,1 0 0,-1-3 85,1 3-135,2-4 154,-7 2 0,6-4-79,-4 0 1,3 0 253,-3 0-88,4 0-100,-2 0 0,4-4-69,0-2 0,0-5 2,0-1 1,1-4-150,2 0 1,2-4 49,4-1 0,1 0-26,2 3 0,-1 0 57,4 0 1,-3 0 71,4 3 1,-5 2 76,1 4 1,-2 0-42,-1 0 0,0 4 4,0 2 0,0 2 149,0 1 0,-1 4-71,-2 2 1,2 2-58,-2 1 0,-2 3 16,-1 0 1,2 3-30,-2-2 1,0 3-82,-3-1 1,0 1 21,0-1 1,-3 1-17,0-4 1,-4 3 25,4-3 1,-4 1-9,1-4 0,2 0 27,1 0 1,-1-3-22,1 0 51,-4-4-35,6 2 1,-3-5 54,4-2 0,0-5-107,0-4 0,0-4-6,0 0 1,1-1-3,2-1 0,2-3-14,4 0 1,-2 0 5,2 3 1,-2-1 34,6 1 0,-2 0 18,1 0 1,-2 4-36,2 2 0,-2 2 136,-1 1 1,0 4-28,0 2 1,-1 3 60,-2 3 0,1 2-67,-4 4 0,3 4 15,-3 2 1,2 3-54,-2 3 0,-2-1 5,2 5 0,-2-4-148,-1 3 0,0-3 90,0 3 0,-3-4-79,0 2 1,-2-6 32,2-1 1,2-1-130,-2 1 109,2-2 101,1-4 0,0-4 0,0-1 0</inkml:trace>
  <inkml:trace contextRef="#ctx0" brushRef="#br0" timeOffset="60427">13527 5724 8083,'0'5'523,"0"3"-753,0-2 164,0 2 0,0-2 46,0 0 0,0 0-208,0 3 0,3 1 182,0-1 0,0 0-68,-3 0 1,1-3-129,2 0 1,-2 0 90,2 3 0,-2 0-125,-1 0 0,0-3 276,0 0 0,0-4 0,0 6 0,0-3 0</inkml:trace>
  <inkml:trace contextRef="#ctx0" brushRef="#br0" timeOffset="61022">13752 5715 8146,'0'9'-40,"0"-3"-3,0 0 1,0 3-34,0 3 1,-1 4 36,-2 0 0,2-1 51,-2 3 0,2-5-11,1 5 1,0-3-35,0 0 0,0 1-167,0-4 1,0 4 137,0-4 0,-1-1-133,-2-5 1,2 2 23,-2-2 0,1-2 94,-1-1 0,1-2 14,-4-1 1,3 0 14,-3 0 0,3-5 102,-3-4 0,1-1-64,-1-5 0,1 0 110,2-4 1,2-2-69,-2 0 1,2 0 90,1 3 1,0-2-14,0 1 0,1-1-79,2 5 0,-1 2-43,4 1 0,0 2 13,3 1 1,0 1-5,0 2 0,0 2 5,0 4 0,0 0-10,0 0 0,0 1-40,1 2 1,-1 3-11,0 6 0,-3 1-90,0 2 1,0 3 122,3 0 0,-1 1-8,-2 2 1,1-2-10,-4-1 0,1-4-120,-1-2 0,-2-2 130,2-1 0,-2 0 7,-1 1 1,0-4 25,0 0 227,0 0-71,0 3-137,-4 0-277,3 0 257,-3-4 0,4-1 0,0-4 0</inkml:trace>
  <inkml:trace contextRef="#ctx0" brushRef="#br0" timeOffset="62073">14105 5769 8018,'-6'0'-247,"0"0"119,0 0 1,1 1-60,2 2-54,-2-2 1,4 4 40,-2-2 100,-2-2 1,3 5 187,-4-3-158,4-2 1,-3 4-26,2-2 54,-2 2 0,-4 4 112,-1 0 0,4-3-127,0 0 0,3 0 171,-3 3 0,4-3-64,-1 0 53,2 0-88,1 3 1,0-3 16,0 0 1,4-4-31,2 1 1,2-2 8,1-1 0,-2 0-141,3 0 0,-3-1 125,5-2 0,-1-2-71,1-4 1,-2 0 43,2 0 1,-2-1 41,-1-2 0,-1 2 53,-2-2 0,1-1 163,-4 1 1,3-1-81,-3 4 0,1 0 107,-4 0 1,0 3-5,0 0 1,0 3 75,0-3-360,0 4 125,0-2 1,0 5-226,0 2 1,0 2 25,0 4 1,0 4 111,0 2 0,-4 3-68,1 0 0,0 3-3,3 0 1,0 0-22,0-3 1,1-3-99,2 1 0,-2-2 26,2 1 1,2-2-36,-2-4 162,4-4 1,-2-2 9,4-6 1,-3-3 106,0-6 0,-1-2-75,1-4 0,2-2 21,-2-1 1,1-2 18,-1-4 0,2-1 23,-2-3 0,-1 2-4,1-4 1,-3 3-36,3-4 1,-1 4-212,1-3 0,3 3 43,-3-4 1,-1 5 43,1-1 0,-3-1 63,3 0 0,-3-2-14,3 3 0,-4 0 12,1 3 1,-2-1 92,-1 1 0,0 4 108,0 2 0,0 9-58,0 3-13,0 6 1,0 4-37,0 8 0,-4 8 0,-2 7 1,-2 6-77,-1 3 0,3 7-8,0 2 0,0 3 20,-4 4 1,1-3-21,0 3 0,3-3-17,0-1 1,4 0 35,-1-3 1,1-2-44,-1-3 0,2-5 51,-2-2 0,2-6-3,1-3 0,0-2 33,0-4 1,0-2 54,0-4 29,0-4 16,0-1-82,0-4 0,1-4-20,2-2 1,1-3-111,2-3 0,2 1 59,-2-5 1,2 1-13,1-3 1,2 0 17,1 0 0,-2 0-9,2 0 0,1 0-10,-1-1 0,3 1-9,-3 0 0,1 4 25,-1 2-10,-2 6 83,4 2 1,-8 4-8,0 0 1,-4 8 116,1 4 1,-6 4-108,-3 2 1,-3 4 114,-4 3 1,0 1-151,-2 1 0,-1-1 5,4-2 0,-3-1-61,3-5 1,0-4 145,3-2-139,4-2 1,0-5-36,2-2-131,2-2 0,-3-2 4,4-2 0,3-2-257,0-4 0,1-3 144,-1 0 1,-1-4 80,4 0 1,-1 2 214,1-1 0,1 3 0,-4-3 0,3 3 0,-3-3 0,1 4 0,-1-1 0,-2-2 0,3-1 0</inkml:trace>
  <inkml:trace contextRef="#ctx0" brushRef="#br0" timeOffset="62353">14487 6031 8018,'4'-3'0,"-4"0"1005,0 0-148,-4 3-1074,4 0 131,4 0 38,1 0 0,1 0-270,0 0 139,-4 0 0,3 0-788,-2 0-58,-2 4 1025,-1-3 0,-9 7 0,-5-2 0</inkml:trace>
  <inkml:trace contextRef="#ctx0" brushRef="#br0" timeOffset="92408">3130 6849 8145,'5'-4'0,"-1"3"0,-4-7 0,0 3 0</inkml:trace>
  <inkml:trace contextRef="#ctx0" brushRef="#br0" timeOffset="93184">2904 6568 8245,'-9'0'-104,"0"-3"52,0 0 0,0 0 664,0 3 1,3-1 254,3-2-786,2 2-81,1-3-357,0 4 328,4-5 1,0 3-96,3-4 1,0 3 135,-4-3 0,3 3-9,-3-3-123,4 4 1,-5-5-19,4 4 92,-4 0 28,2 3 34,0-4-10,-3 3 4,3-3-61,-4 4-1110,0 0 966,4 4 1,-2-2-220,4 4 0,-3-3 414,3 3 0,-4 0 0,2 3 0</inkml:trace>
  <inkml:trace contextRef="#ctx0" brushRef="#br0" timeOffset="95052">3319 5751 8388,'0'-9'-13,"1"0"9,2 0 1,-2 3-808,2 0 403,-2 4 234,-1-6 126,0 7 329,0-7-133,-4 7 0,2-3 171,-4 4-163,4-4 0,-6 3 144,2-2-127,-2 2 0,-4 1-18,0 0 0,0 1-87,3 2 1,-4 2 11,1 4 0,-3 1-38,3 2 0,-4 2-183,1 4 1,-1 0 97,1 1 1,-1-2-184,3-2 1,-2 2 9,3-2 0,-3-2 107,3-1 1,0-2 34,3-1 0,3 0 10,0 1 0,4-4 0,-1 0 1,2-3-68,1 3 73,0-4 0,1 5 49,2-4 0,2 1 3,4-1 0,1-2 44,2 2 0,-1-1-73,4 1 1,-3-2 43,3 2 0,0-2-35,0-1 1,1 3 11,-4 0 0,3 0 45,-3-3 0,1 0-11,-1 0 0,-2 0-15,2 0 0,-4 0 1,-2 0 0,-1 1 48,1 2 1,-2-1-52,-4 4 0,0 0 130,0 3 0,-1 1-122,-2 2 1,-2-1 1,-4 5 1,-5-1-5,-1 3 1,-1-1 1,1-2 0,-2 2-35,2-2 1,-2 1-127,-1 0 1,-1 0-62,1-4 1,0 3 103,0-3 0,3 1-165,0-1 0,4-2 66,-1 2 1,2-5 205,0 0 0,5-5 0,1 2 0,8-4 0,1 0 0</inkml:trace>
  <inkml:trace contextRef="#ctx0" brushRef="#br0" timeOffset="96019">3412 6068 8182,'-4'6'-79,"-2"0"1,-2 1-76,-1 5 0,1-2 38,2 2 0,-2 1 126,5-1 1,0 0 9,3-2 0,0-4 38,0 0-22,0 0-4,0-1-17,4-1 1,-2-4 40,5 0 0,-1 0-4,3 0 1,0-4-29,0-2 1,0-5 9,0-2 1,4-6-42,2 1 1,2-6 0,1 0 0,1-6-9,-1-4 0,0 0-30,0 1 1,3-2-13,0 5 0,1-4 23,-4 1 0,-3 0-13,0 0 0,-4 4 22,1-1 0,-3 6-7,-3 2 1,1 4-44,-4 3-35,4 2 70,-6 8 0,2 6 27,-6 8 1,-2 9 60,-4 9 0,-1 6 80,-2 6 0,-3 2-87,-6 5 1,2 2 23,-3 0 0,4 1-61,3-4 1,-1-7-15,4-1 0,1-7 7,5 0 1,-2-6 5,2-2 1,2-4-37,1-3 0,2-2-51,1-4-22,-4 0-12,3-4 59,-3 3 1,4-8 27,0 0 1,3-4 62,0-5 1,7-5-35,-1-4 0,3-1 10,0-6 1,-1 1-12,4-3 1,-3 0 5,3 0 1,-3 2 11,4 1 0,-4 5-5,3 1 1,-7 2 15,1 7 0,-2-1-25,2 7 0,-3 0 25,0 3 1,-4 4 25,1 2 0,-2 6 99,-1 3 0,0 3-105,0 3 0,0 1 10,0 3 1,0-2-33,0-2 1,0-3 1,0 0 0,0-1-60,0-5 0,0 1 110,0-4-133,0 0 0,1-1 48,2-2 0,-1 1-15,4-4 0,-3 0-3,3-3 21,0 0 0,4 0-3,-1 0 1,1-3 5,2 0 0,-2-4-72,2 1 0,1-5 66,-1-1 0,3-4-69,-3 4 0,1-4 67,0 1 1,-2 1-2,4-1 0,-4 0 11,1-3 0,1 3 2,-1-1 1,0 4 11,-3-3 1,0 4 8,0-1 0,-1 2 79,-1 1-93,1-4 1,-7 3 89,2-2 0,-2 2-75,-1 0-10,0 1 1,-1 1-13,-2 2 1,-2-1-3,-4 4 1,2 0-4,1 3 1,0 0-7,-3 0 0,0 1 1,0 2 0,3 2 5,0 4 1,0 3-8,-3 0 0,3 5 18,0-2 0,3 2 1,-3 1 1,3 3 6,-3 0 1,4 2 1,-1-2 1,2-3-14,1 0 0,0-1 2,0-5 0,4 0 3,2-3 1,2-1 1,1-2 0,3-1-22,0-5 0,5 0-94,1 0 0,1-2-185,6-1 0,-4-2 290,3-4 0,0-4 0,3-1 0</inkml:trace>
  <inkml:trace contextRef="#ctx0" brushRef="#br0" timeOffset="96866">3075 6559 8189,'-6'-8'-27,"0"1"-26,4-1-111,-2 7 177,4-3 1,0 3-100,0-2 0,1 2 162,2-2 309,2 2-320,4 1 1,0 0 2,0 0 1,-3 0 2,0 0 0,-3 0 77,4 0-71,-5 4 0,6 0 7,-2 2 0,-1 2 46,1-1 0,-3-2-66,3 1 0,0-3 1,3 3 1,1-4 41,2 1 0,2-2 3,4-1 0,4-1-33,-1-2 1,4-1 0,-1-2 0,-1-2-135,1 1 0,1-1 84,2-1 0,-1 1-67,-2 2 1,1-2 16,-3 2 0,0-2-17,-1-1 1,-2 3 1,2 0 0,-2 3 12,0-3 1,-1 3 10,0-3 1,-3 4-2,0-1 0,-4-1 25,1 1-11,-2 0 0,-2 2 8,-2-2 18,3 2 2,-8-3 162,3 4 304,-4 0-459,-4 0 1,2 1 23,-5 2 1,1-1-183,-3 4 0,0-3 116,0 3 1,3-3-379,0 3 86,0-4 74,-3 2-289,4 0 51,1-3 0,4 4-76,0-2 541,4-2 0,1 7 0,4-3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4:23.987"/>
    </inkml:context>
    <inkml:brush xml:id="br0">
      <inkml:brushProperty name="width" value="0.08547" units="cm"/>
      <inkml:brushProperty name="height" value="0.08547" units="cm"/>
      <inkml:brushProperty name="color" value="#E71224"/>
    </inkml:brush>
  </inkml:definitions>
  <inkml:trace contextRef="#ctx0" brushRef="#br0">46 1511 8129,'-5'-4'-1278,"0"3"1235,2-2 1,2 1 326,-2-1-83,2 2-111,1-3 1,0 3 165,0-2-79,0 2-1,0-3 1,0 3-44,0-2 5,0 2-79,0-3 0,0 3-22,0-2 1,0 1-42,0-4 1,3 0 85,0-3 1,1-4-92,-1-2 1,-1-4 55,4-2 0,0-2-67,3-4 0,1 3 46,-1 0 0,0-1-3,0-2 0,0 1-28,0 2 0,0-2-11,0 1 1,0 2-33,0-1 0,0 3 66,0-3 1,0 0-104,0 0 1,-3 1 87,1 2 0,-1 3-72,3 0 0,-1 4 15,-2 4 1,1 1-71,-4 0 52,4 4-5,-6-3 254,3 7-152,-4-3 238,0 4-155,0-4-71,0 3 0,-1-3 6,-2 4-17,2 0-13,-7 0 1,6 0-32,-4 0-21,4 0 0,-3 0 41,2 0-134,2 0 129,-3 0 1,3 0-64,-2 0 1,2 1-57,-2 2 51,2-2 1,1 7 2,0-2 0,0-1-3,0 1 0,0 0 48,0 3 1,-1-3-81,-2 1 208,2-5-167,-3 2 167,4-4-33,0 0 1,3 1-62,0 2-129,0-2 44,-3 3-13,4 0 64,1 1 0,4 4-1,0 0 1,3 0 26,0 0 0,3 1-27,-3 2 0,3-1 20,-3 4 0,5 1-12,-2 2 1,-1 0 37,1 0 1,-4 0-20,1 0 0,-2 0 5,-1 1 1,-1-1-7,-2 0 1,1 0 0,-4 0 0,0 0 1,-3 0 0,-1-1-4,-2-1 0,1 0 5,-4-4 0,-1 3-4,-5-3 0,1 3-61,-4-3 0,0 1-19,-3-1 1,-1-1-12,-3 1 0,-1-5 34,-4-1 1,3-4-12,0 1 0,0-3 73,0-3 0,2-3-51,4-6 0,-3 1-4,0-5 0,2 1 69,4-3 0,4 3 153,-1 0 0,3 4-105,3-1 0,-1 2 21,4 1 1,0 0-44,3-1 0,0 4 61,0 0-111,0 4 1,4-2 39,2 4 0,2 0-28,1 0 1,0 1 19,0 2 0,3 2-4,0 4 0,4 4-24,-4-1 1,1 0-4,-1-3 0,-2 3-2,2 0 0,1 0-1,-1-3 1,1-1 6,-1-2 1,0 2 8,3-2 0,-3-2 17,3-1 1,-3 1-21,3-1 1,-3 1-10,3-4 1,0-2 2,4-1 0,-1-2 3,0-4 1,0-4-13,0-2 1,3-2-2,0-1 0,4-3-109,-4 0 1,1-1 107,-1 4 0,-3 0-39,0 0 0,1 0 25,-4 0 0,-2 3 18,-1-1 0,-2 2 26,-1-1 1,-1-1 8,-2 4 0,1 3 5,-4 3 1,0 3 261,-3-3-297,0 4 30,0 6 1,-1 3 2,-2 8 0,1 0 0,-4 3 0,1 0 6,-1 1 0,-1-2-14,4-2 0,-1 1 15,1-4 0,2 3-55,-2-3 13,2 0 1,1-3-98,0 0 0,4-4 114,2-2 1,-1 2-63,1-2 1,0 0 43,3-3 1,0-1-1,0-2 1,4-2-3,3-5 1,-2 1 3,1 0 1,0 0-1,3 0 0,-3 0 3,0 0 1,0-1-70,4-2 0,-5 5 66,-2-2 1,-2 2 2,-1-2 0,-1 0-14,-2-1 1,1 4 20,-4 0 0,0 0 11,-3-3 1,0 3 5,0 0 0,0-1-24,0-5 1,-4 2 5,-2-2 0,-2 2-32,-1 1 1,0 0 31,0 0 0,0-1-53,0 1 0,-1 4 40,-3 2 0,5 2-13,-4 1 1,7 0 16,-4 0 1,2 0-5,-2 0 1,3 1 3,0 2 1,0 2 2,-3 4 0,0 1-13,0-1 0,1 1 9,2 2 0,-2-1 11,1 4 1,-1-3-8,-1 3 0,0-3 0,0 3 0,0-4 14,0 2 1,3-3 1,0-1 0,4 0 16,-1 0-12,2 0 0,1-3-23,0 0 0,1-3 11,2 3 0,2-4 18,4 1 0,3-2 16,0-1 0,4 0 3,0 0 1,1 0-30,1 0 1,3-1 1,0-2 1,1 2-15,-1-2 0,-1-1 3,1 1 0,-2-3-30,-1 3 0,-1-1 37,-2 1 1,1 1-24,-3-4 0,-1 4 12,-3-1 0,3-1-106,0 1 0,0-4 88,-3 1 0,-3 1-4,0-1 1,0 0 14,3-4 1,-3 4-1,0 0 0,-4 0 37,1-3 1,-2 0-51,-1 0 110,0 0 0,0 0-38,0 0-24,0 0 1,0 3 6,0 0 0,-1 4 66,-2-1-143,2 2 0,-6 5-11,4 2 0,-3 2 18,3 1 1,-3 0 33,3 0 1,0 0 90,3 0 0,0 0-93,0 0 0,0 0-4,0 0 0,1 1-5,2-1 1,-1-3 5,4 0 0,0-4-17,3 1 0,0-2-15,1-1 0,-1 0 12,0 0 1,0-5 12,0-4 0,3 0 23,0-4 0,0 0 41,-3 1 0,0-1 11,0 1 1,0 2-46,0-2 1,-3 2 11,1 1 0,-4 0 85,3 0 5,-4 0-99,2-1 52,-4 1-308,0 4 207,0 1 1,0 5-15,0 2 0,-1 3 42,-2 6 1,-2 3 4,-4 3 1,-1 0-33,1 0 1,0-1-6,0-2 0,4-2 56,2-4 0,-1 1-34,1-1 1,1-4 23,5-2 0,2-2-41,4-1 0,1-1-9,2-2 1,-1 1-9,5-4 1,-4 0-1,3-4 0,0 4-7,3 0 0,-3 0-12,0-3 0,-3 0-8,4 0 0,-5 0 29,1 0 0,1 3-24,-1 0 0,-3 4 43,-3-1 9,0-2 13,3 4 0,-3-3 13,0 4 1,-4 4 4,1 2 1,-2 2 93,-1 1 0,0 0-88,0 0 1,0 0-9,0 0 1,-1 3-11,-2 0 1,2 1-9,-2-4 0,2-3-7,1 0-36,0 0 1,0 3-13,0 0 1,0-3 37,0 0-19,0-4 34,-4 2 1,-1-1-12,-4 0 0,3 0-99,0-3 85,0 0 0,-2-1-1,2-2 0,-1-2-36,4-4 0,-3 0-3,3 0 1,0-3 4,3 0 0,1-5-16,2 2 0,-1 0 75,4-3 0,-1 5-44,1-5 0,5 2 51,-2-2 0,2 2-2,-2 1 0,1 1 6,2-1 0,-2 2 1,2 4 1,2 0 0,-2 0 0,1 0-6,-1 0 0,-2 4 6,2 2 0,-2 2 62,-1 1 0,0 1-73,0 2 1,0 2 125,1 4 0,-1 4-49,0 2 0,0-1-27,0 1 1,0-1-11,0 1 0,1 2-2,2-5 1,-1 2-30,4-5 0,-3 2-16,4-5 1,-1-2-46,3-1 0,4-2 68,2-1 0,-1-4-177,2-2 1,-2-3 65,1-3 0,1-1 44,-4-2 1,0-3 23,-2 3 1,-4-2 1,0-1 1,-3 3-24,3 0 1,-4 1-12,1-1 0,-3-3 349,-3 3 1,1-1-90,-4 1 0,0-1-56,-3 4-113,0 0 1,-1 4-11,-2 2 0,-5 2 2,-4 4 1,-1 4-16,1 2 1,-1 6-32,-2 3 0,-2-1 0,2 1 0,0 0-13,0 3 1,4-1 36,-1-1 0,2 0-108,1-4 1,0 3 56,0-3 0,3 0-97,0-3 1,4 0-7,-1 0-13,-2 0 113,4 1 0,-3-4-8,4 0 0,1-4 93,2 1 1,2-5-93,4-1 0,0-4 134,0 0 1,1-5-31,2-3 1,-1-2-18,4-1 1,0-4-42,4-2 0,-1-3 1,0 0 0,3-1 15,0-2 1,1 0-3,0-7 1,0 3-11,2-5 1,-2 2-4,-4 4 1,-1-1 56,-2 4 1,-2-4 14,-7 4 1,-2 1 141,-4 5 0,0 2-110,0 3 0,-4 2 150,-2 2 1,0 3-176,-4 6 1,3 3 9,-5 6 0,1 7-74,-1 8 1,2 5 101,-2 8 0,-1-1-180,1 6 1,0 3 39,3 10 0,3-2-51,-1 5 1,5-4 23,-1 3 0,2-3-142,1 0 1,0-1-41,0-2 0,0-5 41,0-4 1,1-3-62,2-6 1,-1-7 87,5-2 1,-4-9-229,3 0 405,0-6 0,3-3 0,0-5 0</inkml:trace>
  <inkml:trace contextRef="#ctx0" brushRef="#br0" timeOffset="1909">2850 759 8136,'-5'0'-45,"1"0"0,3 3-453,-2 0 23,2 1 265,-3 0 136,4 1 158,-4 4 1,2-1 1,-4-2 0,4-1 119,-1-2 250,2-2-189,-3 3 37,3-4 0,-3-5-126,4-4 1,0-4-18,0-5 0,1-1-74,2 1 1,-1-4-14,4-2 0,-3-2-173,3-2 1,-1 1 118,1 0 1,2 0-162,-2 0 1,1-1 52,-1 1 0,2 0-135,-5 0 1,3 0 41,-3-1 0,3 1 119,-3 0 0,1 3-11,-1-1 0,-2 6 63,2 1 0,-1 1 6,1 5 0,-2 3-6,2 3 21,-2 4 1,-1 3 29,0 8 1,0 8 158,0 7 1,0 6-106,0 4 1,0 3-65,0-1 1,1 7-15,2-4 0,-2-3-50,2 1 0,2-4-148,1 0 1,1 0 117,-1-5 0,2-3-178,-2-7 0,2-1 103,1-2 1,-1-5 62,-2-4 1,3-4 101,-3 1 1,2-6-64,1-3 1,0-6 61,0-3 0,3-3-44,0-3 1,1 1 123,-1-5 0,-1 1-147,4-3 1,-2-3 11,2-1 1,-3 0 9,3 1 1,-4-2-4,1-5 1,0 1 28,-3 0 0,1 0-32,-7-1 1,3 1 133,-3 0 0,0 3-46,-3 3 0,0 6-24,0 3 1,0 6 104,0 3 26,0 6 1,-1 8-264,-2 10 0,1 7 91,-4 11 1,0 3-44,-3 7 1,3 1 64,0 4 0,1 4-140,-1-1 0,-1 1 42,4-4 1,-1-3-17,1 1 1,2-5 47,-2 1 1,-1-3 3,1-2 1,-3-6 54,3-4 0,-3-5 84,3-1 1,-3-3 184,3-6-178,-4-4 107,2-1 1,-4-5-156,3-2 1,2-6-73,4-7 0,0-5 25,0-3 0,0-3-122,0-3 0,4-2-94,2-1 0,-1-2 117,2 2 0,-1 1-24,3 2 0,0 3 44,0 3 0,0-2 103,0 5 1,0 4-32,0 5 0,0 2 33,0 1 1,-3 4-32,0 2 0,0 2 15,3 1 0,-3 8 10,1 4 0,-1 5-4,3 4 1,-1 3-18,-2 3 0,2 3-1,-2 0 0,-1 3-11,1-2 0,0-2 25,3-5 1,0-2 0,0-4 1,0 0 43,0-3 1,3-5 9,1-4 0,0-4-61,-1 1 1,-1-2 8,4-1 0,-4 0-73,1 0 0,2-7 76,1-2 0,-1-3-91,2 0 0,-1-3 34,3-3 0,0 0-102,0 0 0,-3-1 94,0-2 0,-4 2-11,2-3 0,-1-1 91,-3-1 0,1 2-71,-7 1 0,0-2 111,-3 2 1,0 1-99,0 5 1,-3 2 181,0 4 1,-4 1-58,1 2 1,-2 3-34,-1 6 1,-4 3-56,1 6 0,0 2-1,3 4 0,-3 3-24,0 0 1,0 2-12,3-2 1,1-2-42,2 2 1,-1-2 57,4-1 1,0-3-318,3-3 136,0-2 77,0-1 1,1-4 87,2-2-10,-2-2 37,3-1 0,-4-4 112,0-2 1,1-2-141,2-1 0,-2 0 19,2 0 0,-1-4 31,1 1 0,-1-3 46,4 3 1,-3-4 46,3 1 1,0-2 25,3-1 1,0-1-84,0 1 1,0 4-359,0 2 0,0 2 221,1 1 0,-1 4 61,0 2 1,-3 3-10,0 3 1,-4 3 159,1 6 1,1 6-135,-1 6 1,0 3 8,-3 0 0,0-1-4,0-2 0,1 1-4,2-3 1,-2 2-64,2-3 1,2-3 41,1-3 0,-1-4-153,1 1 148,0-6-42,3 2 83,0-7 0,-3-1 22,0-6 1,-3-3-38,3-3 0,-1-2 12,2-4 0,0 0 7,-4 0 1,4-4 3,-1-3 1,2-1-179,1-1 1,0-3 96,0-1 0,1-6-98,2 1 1,-2-2 64,2 1 1,-2 1 58,0 0 0,-1 0 4,0 3 1,0 5 82,0 4 1,0 9 69,0 3 1,-3 2-92,0 7 0,-3 5 13,3 8 0,-4 8-24,1 9 0,-2 4-66,-1 5 0,3 5-14,0 1 0,1 2-141,-1 2 1,-2-2 52,2-2 1,-1 0-104,1-3 0,-2 0 130,2 1 0,-2-3 5,-1-10 1,0-2 156,0-6 1,-3-8-151,0-2 0,-4-6 306,1 0 0,0-3-17,-3-3 1,1-3-19,-7-6 1,0-2-184,-3-5 1,0-3-124,-1-2 1,1-3 121,0-3 0,-3 1 40,0-1 1,1-1-106,4 1 0,0-1 69,4 4 1,1 3 204,5 0 0,2 7-67,4-2 0,0 10 331,0 0-423,0 6 1,7-1 0,2 4 0,6 0 100,0 0 0,7 3-49,2 0 0,2 0-78,1-3 0,4 0 51,3 0 1,1 0-214,1 0 1,1-1-14,-1-2 1,0-1-156,0-2 1,-3-5 99,-3 2 1,1-2-382,-1 2 594,-3-4 0,-1-1 0,-3-4 0</inkml:trace>
  <inkml:trace contextRef="#ctx0" brushRef="#br0" timeOffset="2427">2532 585 8295,'-13'5'-251,"3"-1"-607,-2-4 1234,2 0-269,4 0 1,3-1 213,6-2 0,7-2-98,5-4 0,8-4-143,7-2 0,2-3-202,8-4 0,-2 3-267,1-2 0,2 2 91,1 1 0,1 0 298,-3 0 0,-1-1 0,-3 1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3:42.666"/>
    </inkml:context>
    <inkml:brush xml:id="br0">
      <inkml:brushProperty name="width" value="0.11396" units="cm"/>
      <inkml:brushProperty name="height" value="0.11396" units="cm"/>
      <inkml:brushProperty name="color" value="#E71224"/>
    </inkml:brush>
  </inkml:definitions>
  <inkml:trace contextRef="#ctx0" brushRef="#br0">37 201 13108,'-9'0'0,"3"-2"-1077,0-1 571,4 2 0,-5-4 102,4 2 1019,0 2-55,3-3-2,0 4-459,4 0 1,-2 0 36,4 0 0,0 0-123,3 0 0,0 0 233,0 0 0,0 0-105,0 0 1,2 0 146,1 0 1,-1 0-124,4 0 0,3 0 3,3 0 1,7-3-84,0 0 0,9-4 55,2 1 1,6-2 17,3-1 0,-1 0-27,5 0 0,0 1-6,6 2 1,-3 2-213,2 4 0,2 0 75,-2 0 0,4-3 2,-4 0 1,4 0-7,-4 3 1,4-1-31,-4-2 0,-2-1-19,-4-2 0,2-2 26,2 1 1,0-1 23,-6-1 1,2 0 50,-3 0 0,0 0-189,-6 0 0,2 3-87,-1 0 0,1 4-221,2-1 0,-5 2-24,-2 1 1,-3 4-781,-2 2 1168,-3 6 1,-8 10 0,-1 7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7:33.969"/>
    </inkml:context>
    <inkml:brush xml:id="br0">
      <inkml:brushProperty name="width" value="0.11396" units="cm"/>
      <inkml:brushProperty name="height" value="0.11396" units="cm"/>
      <inkml:brushProperty name="color" value="#E71224"/>
    </inkml:brush>
    <inkml:brush xml:id="br1">
      <inkml:brushProperty name="width" value="0.08547" units="cm"/>
      <inkml:brushProperty name="height" value="0.08547" units="cm"/>
      <inkml:brushProperty name="color" value="#E71224"/>
    </inkml:brush>
  </inkml:definitions>
  <inkml:trace contextRef="#ctx0" brushRef="#br0">2149 237 10561,'1'-8'-598,"1"1"514,1 0 1,3 1 0,-2-3 193,1 0-36,1 0 1,0 0 11,1 0 1,-2 0 83,1 0-50,2 0-75,-3 0 1,1 3 191,0 0-231,-4 4 0,6-2 73,-2 4 0,-1 4-161,1 2 0,-1-1 3,1 1 0,2 0-4,-2 3 0,5 0 13,1 0 0,5-1 24,-2-2 0,-1 1-26,1-4 1,0 0 32,3-3 0,0 0-33,0 0 0,4 0 182,-1 0 1,0 0-38,-3 0 1,0 0 34,0 0 1,-3 0-11,1 0 0,2 0-25,3 0 0,0-3 8,-3 0 0,3 0-22,1 3 0,3-3 3,-1 0 1,5-3-33,1 3 1,1-4 8,-4 1 0,3 1-27,0-1 1,4 0 34,-4-3 1,4 1-15,-1 2 0,3-2-4,0 2 0,3-1 5,1 0 0,0-1 5,-1 2 1,-4 2-3,5 1 0,-5-1-33,4 1 0,2 0 7,-2 3 1,0 0-64,-2 0 1,2 0 50,0 0 0,1 0-50,-4 0 1,0 0 26,0 0 1,5 0-6,1 0 1,-1 3 10,2 0 0,-1 0 9,3-3 0,2-1 75,1-2 0,3 2-53,3-2 1,0-1 25,1 1 1,-1-1-15,1 1 1,0 1-23,3-4 1,-4 4 7,0-1 0,4-1 7,-4 1 0,3 0-9,-3 3 1,3 0-16,-3 0 1,9-1 3,-6-2 1,6 2-1,-2-2 1,2 2 122,4 1 1,-2-3-110,5 0 0,-3 0 169,2 3 0,1 0-34,2 0 1,1 0-172,-1 0 1,1 0 80,0 0 1,4 0 3,-1 0 0,8 0-53,-5 0 0,4 0 74,-2 0 0,0 0-186,-2 0 0,4 1 85,-1 2 0,-2-1-139,-1 4 1,-6-3 100,2 3 1,1 0-22,6 3 0,-4 1-6,1 2 1,-6-1-25,6 4 0,-7-2 20,3 2 1,-1-3-29,-5 3 1,4-1 29,2 1 1,0-5-8,4-4 1,-7-4 84,4 1 1,-5-1-99,5 1 1,-2-2 118,-2 2 1,1 1-72,-1-1 0,2 0 127,1-3 0,0 0-155,4 0 0,-1 0 89,4 0 1,-8-1-27,-1-2 1,1 2 51,1-2 0,1-1-40,-4 1 0,-5 0-5,-1 3 0,-3 1-13,3 2 0,-5-1 5,-4 4 0,-2 0 5,-4 4 1,2 0 54,-5 2 1,0 2-30,-2 4 0,-4 1 44,0 2 1,-3 2-43,0 5 1,-7 3 149,-5 2 0,0 6-161,-6 4 1,0 5-5,-3 4 0,0 1-38,0 1 1,-3 1-19,-3-1 1,-2 4-115,-1-1 0,0 4 80,0-4 1,-3 2-118,0-2 1,-4-1 130,1 5 1,-2-2 34,-1 2 1,-5-1 22,-4 1 0,-5-4 133,-7 7 0,1-6-76,-5 3 1,0-4 186,-5 4 1,-2-2 39,-5 2 0,1 1-130,0-1 1,-5-3-177,-1-1 0,-3-1-47,-4-2 0,-1 4-88,-4-1 1,-3-2 62,-3-4 0,0-5 42,-3 0 1,-5-1-20,2-2 0,-7-5-125,-6 1 1,-8-8 87,38-14 1,-2 0 0,-3-2 0,-1-1-140,-3 0 0,-2-1 1,0-1-1,-1 0 166,-3 1 1,-2-2-1,1 0 1,-1-1-199,-5 0 1,0 1-1,0-1 1,0-1 404,-2 0 0,1 0 0,-1 0 1,1 0-236,-1 0 0,1 0 0,-3-1 0,-1-1 329,-1 1 1,0 0 0,1-1-1,1 0-65,1 0 0,0 1 1,-4 0-1,1 0 23,5-2 0,1 0 1,-4 1-1,0-1 132,5 0 1,1 0-1,-1-1 1,0-1-85,-1 1 0,0-1 0,1 1 0,1-1-67,-2 0 1,0-1 0,2-1 0,0 0-96,-1-1 0,1 1 0,-1-2 0,1 1-111,0-1 0,-1 0 0,3-1 1,0 1-5,-1-2 0,0 1 0,2-2 0,-1-1-67,1-1 1,-1-2 0,0 2 0,0-1 84,2-1 1,0-1-1,-1 1 1,1-1-15,0-1 1,0 0-1,1 0 1,0-1-26,-1-1 0,0 1 0,-1 0 1,1 0 58,0 0 1,0-1-1,-2 0 1,-1 0 32,0 0 0,0 1 1,-2-1-1,0 1-49,-3 0 0,1 2 0,-3-1 0,-1 0 2,3-1 0,-2 1 0,-5 1 0,0-1-82,3 2 1,0-1 0,0 1-1,0 0 102,2 1 0,-1 0 0,5 1 0,0 0 58,-3-1 1,0 0 0,2 1 0,0 0 87,-1 0 0,1 1 0,1-2 0,1-1 7,0 2 1,1-2 0,1 0 0,1-1-91,4 2 0,-1 0 0,-1-3 0,-1-1 160,6 1 0,-1 0 0,2-3 0,0 0-28,2 0 1,2-1 0,3 0 0,2-1 242,1-1 1,1 0 0,-45-14 317,3-4 1,3-1-249,2-2 0,9-3-45,6-1 1,3 0-406,6 1-1,4 1-211,2-1 0,6 2 734,7 1 1,1-5-724,5-1 0,1-2 406,1-2 0,1-2-990,6-1 1,-1-7 141,7-1 0,4-5-78,8-1 0,5-8 228,7-2 0,14-9 263,11-3 0,-7 39 0,4 0 242,3-1 0,1 1 0,5-2 0,1 1-65,5 0 0,2 0 0,4 0 1,2 0 40,9-3 1,1 1 0,3 1 0,2 2-239,6-3 0,1 1 1,3 2-1,2 0 176,2 2 1,3 1 0,1 1 0,2 3-390,4 2 0,1 2 0,3 0 0,0 2 284,2 2 1,1 2 0,0 2-1,-1 3 152,-2 2 0,-1 2 0,-7 5 0,-3 3 0,-10 1 0,-2 0 0,-7 2 0</inkml:trace>
  <inkml:trace contextRef="#ctx0" brushRef="#br1" timeOffset="2967">4609 2787 7829,'5'4'-829,"3"-3"0,-4 4 912,2-2 1,2-1-22,-2 4 0,-2-3 12,-1 3 1,1 0-32,-1 3 0,3-3 8,-3 0 1,0 0 116,-3 3-83,4 0 95,-3 0-75,3 1 171,-4-1-156,0-4 6,0 3 82,0-7 29,-4 3-64,3-4-7,-3 0 12,4 0-76,0-4-54,0 3 0,0-4 21,0 2-1,0 2-14,0-3-294,0 4 1,0 4 248,0 2 1,1 2-33,2 1 1,-2 0 39,2 0 1,1 1 14,-1 2 1,3-2 15,-3 2 1,0-5 21,-3-1 0,0 0 4,0 4 0,0-4 70,0 0 21,0-4 0,-4 2 130,-2-4 0,-3 0-70,-3 0 1,2-7-194,-2-2 1,-2-8 78,-1-1 0,1-4-8,-2-5 1,2-4-36,-1-3 1,-1-1-133,4-1 0,-3-2 32,3-1 0,0 1 79,3-4 1,0-1-137,-1-2 1,2-4 60,2 1 0,-1-4-132,4 0 1,0-1 13,3-2 1,4 7 33,2 0 1,2 11 40,1 1 1,2 7-17,1 5 1,-1 3-25,4 5 1,0 3 13,3 4 0,4 4-256,2 2 0,3 3 95,0 3 0,-3 3 244,0 6 0,-4 0-18,2 7 1,-7-2 189,-3 7 1,-2 0-131,-1 3 1,-3 1-39,0-1 1,-4-3 30,1 0 0,-3-3 168,-3 3 1,-3 0-110,-6 0 1,0 1-18,-6-4 0,-2 4-169,-8 0 0,-2 0-32,0-1 1,-4 1-139,0-4 0,-1 1 81,-1-4 0,2 0-113,1 0 0,4-5 201,-1-4 1,6-1-33,2-5 1,7 0 182,3-3 1,6-1-105,3-2 0,7-2-155,5-4 1,6-4 214,9-2 0,1-2 0,6-1 0</inkml:trace>
  <inkml:trace contextRef="#ctx0" brushRef="#br1" timeOffset="3626">4960 2550 8354,'5'-1'-220,"-2"-2"149,-2 2 62,-1-3 0,1 4-347,2 0 421,-2 0 1,8 0 54,-3 0 1,-1 1 23,1 2-101,-4-2 0,5 7 26,-4-2 1,3 2-6,-3 1 1,0 4 0,-3 2 1,1 2 9,2 2 1,-2 2-72,2 0 0,-2 3 61,-1-3 0,0 4-137,0 0 0,3 0 111,0-1 1,1 1-8,-1-4 1,-2 5-68,2-2 1,-2-2-143,-1-1 1,0-2 112,0-1 1,0-3-107,0-3 0,-3-2 65,0-1 57,-4-4 1,5-1 191,-4-4 0,3-4-69,-3-2 1,1-3-42,-1-3 1,-1-8 6,4-7 0,0-1-2,3-5 1,1 1 108,2-2 0,3 0-40,6 4 1,-1 3-152,4 2 1,-3 6 85,3 1 0,0 1-199,4 5 0,-1 0 25,0 3 0,-3 1-117,0 2 0,-3-2 161,3 5 0,-4 0-153,1 3 0,-3 1-98,-2 2 1,1 3 35,-2 3 0,-2 4 302,-1 2 0,-1-1 0,1 1 0,-2 0 0,3 3 0</inkml:trace>
  <inkml:trace contextRef="#ctx0" brushRef="#br1" timeOffset="4109">5506 2677 8422,'-5'-5'-347,"-4"2"1,-1 2 187,-2 1 0,2 1 13,1 2 0,-3 2 515,0 4 1,0 0-181,3 0 1,-3 4-100,0 2 1,1-1-105,5 2 1,-3-2 38,3 1 1,2 2-41,1-2 1,2 1 10,1-1 0,0 1-25,0-4 0,4 4-16,2-4 0,3-1 69,0-5 0,4-2-38,2-4 0,2 0 151,1 0 1,3 0-121,0 0 1,2-3 8,-2 0 1,-2-7-9,2 1 1,-2-3 4,-1-1 1,1-1-1,-1-4 0,0 0-13,0 0 1,-4 0-16,-2 0 1,-3 1-12,-3 1 1,1-1-11,-4 2 1,-1 1 26,-5-1 0,-3 3-157,-6-3 0,-2 4 40,-4-1 0,-4 1-74,-2 2 1,-3 3 47,0 0 1,-3 4-156,0-1 1,-1 7-10,4 5 1,0 3 150,0 4 1,4 4 178,1-2 1,4 2-64,3-2 1,3-1 96,6-2 1,2 2-135,4-5 1,0 3 12,0-3 0,4 0 63,2-3 0,6 0 0,2 0 0</inkml:trace>
  <inkml:trace contextRef="#ctx0" brushRef="#br1" timeOffset="4689">5805 2115 8416,'-5'-5'-631,"-2"3"525,4 8 1,-1 5-82,1 7 1,2 7 383,-2 2-220,2 6 0,-2 1 98,0 5 0,0 2-93,3 5 0,0 2 125,0 0 1,0 4-65,0-4 0,0-4 8,0-4 1,0-3-20,0-1 0,0-3 20,0-3 0,3-3-38,0-3 1,1 1-8,-1-3 0,-2-2-27,2-5 1,-2 1 36,-1-4 1,0 0-23,0-3 0,0 0-20,0 0-13,0-4 99,0 0 0,-1-5 5,-2 0 0,2-5-72,-2-1 0,-1-6 24,1-3 0,0-3-33,3-3 1,0-3 32,0-7 0,4 1-128,2-6 1,3 5 83,3-6 0,3 7-12,6 0 0,-1 3-22,5 3 1,-5 4-16,1 5 1,1 5 33,-1 1 1,0 4-3,-2 5 1,-2 4 68,-2 2 1,1 7-61,-4 5 0,-3 2 224,-3 4 1,-4-1-118,1 1 0,-7 2 60,-5-1 1,-4 0 2,-5-1 0,-4 2-26,-3-2 0,-5 1-135,-3 0 0,-2 0-197,-2-4 1,5-1-198,2-5 0,3-1 194,3-1 0,1-6-114,5 2 0,4-6-71,2 0 410,6-2 0,2-5 0,0-1 0,-1-4 0</inkml:trace>
  <inkml:trace contextRef="#ctx0" brushRef="#br1" timeOffset="5009">6240 1998 8384,'-9'12'-22,"0"0"1,0 8 0,0 1 0,0 9-187,0 7 0,3 0 88,0 5 1,4 1-27,-1 2 1,2-4 134,1-2 1,1-5 11,2-4 0,-1 0-32,4-3 0,-4 2 2,1-8 0,-2 1 96,-1-1 1,3-2-97,0 2 0,0 2 70,-3-2 0,0 1-47,0-1 1,0 1-54,0 3 0,0 1-38,0-2 1,0 1-182,0-1 0,0 2 278,0-5 0,0 4 0,0-2 0</inkml:trace>
  <inkml:trace contextRef="#ctx0" brushRef="#br1" timeOffset="7085">6348 2668 8110,'0'6'0,"0"0"0,0-3 209,0 3 0,0 0-27,0 3 0,1-1-253,2-2 1,2 1 86,4-4 1,5 0-50,1-3 0,2-1 43,1-2 0,0-1-112,0-2 0,1-2 90,3 2 0,-3-2-101,2-1 0,1-3-59,-1 0 0,1-1 53,0 1 0,-3 0-18,2-3 0,-5 3 113,-1-3 0,-7 1-10,1-1 1,-6-2-11,0 2 1,-2-2 16,-1-2 0,-5 5 52,-4 2 0,-1 5 13,-5 1 1,0 6 67,-3 3 0,-3 6-56,-1 9 0,1 4 83,3 3 1,0 4-62,0 1 1,4 3-35,2-2 0,3 2-8,2-3 0,3-3-5,4-2 0,4-4-60,3 3 0,1-5-137,1-1 0,1-1-83,2-5 1,1-1 86,2-4 0,2 0 58,-2-4 1,2-1 90,2-5 1,-4 1 11,0-4 1,-1-4-26,1-2 0,1-3 21,-4 3 0,4-5 18,0-1 0,0 0 94,-1-3 0,5-2-58,-2 2 0,2-4-26,-2 1 0,-1 3 126,-1 3 0,1 0-133,-2 6 1,-1 3 340,1 3-220,-4 4 1,2 3 52,-4 8 1,-4 4-52,-2 6 1,-2-1 21,-1 0 1,-1 0-127,-2 0 0,-1 3 82,-2 0 1,-2 1-216,2-4 0,-1 0 57,1 0 1,-2-3-60,2 0 0,1-4 118,-1 1 1,4-1-31,-1-2 104,-2 0 178,4-4-120,-3-1 0,4-5-53,0-2 0,0-2-170,0-4 1,1 0-10,2-1 0,2-3-113,4-2 0,3 1 89,0-1 0,1 0-121,-1-3 0,-1-3 75,5-1 0,-4 1-117,3 3 0,-4 0 153,1 0 1,0 1-23,-3 2 1,1 1 264,-7 5 129,4 4 150,-6 1-311,-5 16 1,-2-1 131,-6 11 1,1-2-121,-1 1 0,2-2 20,-2 2 0,2 1 17,1 0 1,0-2-67,-1-5 1,5 1 24,2-4 1,2 3-35,1-3 1,0-3-235,0-3 231,4-4 0,-2 3 164,4-5-227,-4 0 1,4-5-15,-3-1 1,-2-2-145,2-1 0,1-4 55,-1-2 1,3-2-115,-3-1 1,4 0-15,-1 0 1,-1-2 93,1-1 1,1 2-9,5-2 0,-2 2 6,2 1 0,-2 0 51,-1 3 0,0 5 203,1 4 270,-1 4-270,0-2 1,-4 9 81,-2 4 0,1 1 24,-1 5 0,0 1-97,-3 2 0,0-2-63,0 2 0,3-2-11,0 5 0,4-2-6,-1 0 1,-1-4-159,1 0 1,0-1 28,3 1 0,1-2 58,2-4 1,-1 0-24,5 0 1,-4-3 75,3 0 0,0-4 9,3 1 0,0-1-8,0-2 1,1-2 11,3-1 0,-3-2 6,2-4 1,-2 0-19,-1 0 1,0-1-23,1-2 1,-1 1 25,0-4 0,0 0-115,0-3 1,-3-1 50,0 1 0,-5 0-108,-1 0 1,0 0 72,-6 0 1,0 3-14,-3-1 0,-4 8 47,-3-1 0,-1 6 0,-1 0 0,-4 3 167,-2 3 1,1 5-111,-1 4 1,0 5 92,-3-2 1,3 5 6,-1 1 1,5 1-17,-1-1 0,3-1-50,3 1 1,-1-2 10,4-1 0,0-1-28,3-2 0,1-2-18,2-4 0,2-4-184,4-2 1,0-1 111,0-2 0,3-2-61,0-1 0,1-2 39,-4-4 0,2-3-19,-2 0 1,4-4 28,-7 1 0,4-2-8,-4-1 0,-2 0 72,-1-1 1,-2 1-44,-1 0 0,0 0 177,0 0 1,0 1-104,0 2 1,1 1-42,2 5 0,-2 3 22,2 0 1,-1 4 50,1-1 0,-1 6 67,4 3 0,0 6 13,3 4 1,1 1-13,-1 1 1,1 3 144,2 0 1,-1 3-278,4-3 0,0 4-382,3-4 1,0 3 57,1-3 0,-1-1 63,0-5 0,-3-1 53,0-5 0,0-4 173,3-2 1,0-2 114,1-1 0,-4-4-87,0-2 0,3-6 168,3-4 0,1-2-4,-1-3 1,5-2-145,1-4 1,6-5-16,-3-1 1,1-2-1,-1-1 0,-3-1-20,-3 1 1,-2-4-5,-3-3 0,-2 1-19,-2 3 0,-3 0 68,-6 9 0,-2-3 143,-4 3 0,0 1-14,0 4 0,0 4-114,0 6 0,-1 6 76,-2 6 1,-2 7 15,-4 5 0,-1 9 15,-2 9 1,2 2-86,-2 4 1,-2 3-10,2 3 1,3 1-48,3-4 1,1 3 39,-1 1 0,2-1-56,4-3 0,0 0 72,0-3 0,-3-2-139,0-4 1,0-1 91,3-1 1,0-3-24,0-4 1,0-3-4,0 0 1,1-4 0,2 1 1,-1-6-43,4-3 1,-3 2-9,3-2 1,-3 0-81,3-3 0,0-4 121,3-3 0,4-5-229,3-3 0,1-3-16,1-3 1,1-1-13,2-2 1,-2-6 175,2 3 0,2-2-29,-2 2 1,0 3 258,-3-1 1,-4 6-100,-2 1 1,-3 4 917,-3 5-680,3 4 1,-8 5 257,2 6 0,-7 7-124,-6 5 0,0 1 2,-5 5 1,1 1-139,-1 2 1,2 0-108,4 0 0,0-3 109,0 1 0,4-5-27,2 1 1,-1-3-911,1-3 0,0-2 24,3-4 358,4-4 0,4 0 69,4-5 0,5-5-32,1-1 1,3-3 73,3-3 0,2 1-110,-5-4 0,3 1 147,-3-1 0,3-2-7,-3 2 0,2 0-45,-2 0 1,-2 0 53,2-3 1,-2 3 40,-1 0 0,0 4 9,-3-1 0,-5 2 264,-4 1-128,-4 3 183,2-2 1,-9 8-52,-4 0 0,0 5 182,-3 8 1,-3-2-7,0 4 0,1 0-62,-1 3 0,4 0 23,-1 0 1,6 0-69,3 1 1,2-4-212,1 0 1,1-4 78,2 1 0,6 0-143,6-3 0,6 2-78,3-5 0,3-2 52,0-1 0,0-2-109,0-1 1,1 0 22,-1 0 1,-1-3-499,-2 0 1,1-4 14,-4 1 0,0 1 623,-6-1 0,2-4 0,-3-4 0</inkml:trace>
  <inkml:trace contextRef="#ctx0" brushRef="#br1" timeOffset="7326">8817 2006 8205,'-19'-4'2708,"1"3"1,6 1-2013,0 6 0,4 2-302,5 1 1,2 0-519,1 0 1,1-3-988,2 0 205,2-4 747,4 2 0,-3-4-503,0 0 1,-3 0 661,3 0 0,-4-4 0,3-1 0</inkml:trace>
  <inkml:trace contextRef="#ctx0" brushRef="#br1" timeOffset="7543">7792 2505 8142,'0'-10'0,"0"5"0,1 1 2421,2 4-1606,6 0 1,9 0-514,6 0 0,10-1-501,6-2 0,4 1 17,4-4 1,2 0-214,1-3 0,2 3-969,-5 0 919,0 4 1,-6-2 444,-3 4 0,-6 4 0,-1 1 0</inkml:trace>
  <inkml:trace contextRef="#ctx0" brushRef="#br1" timeOffset="10493">9234 2532 7961,'-15'-1'445,"0"-2"-275,4 2 381,2-7 109,5 3 1,6-6-196,4-1 1,7-2 75,14-4 1,7-4 81,15-2-456,1 2 0,8-8 120,3 3 1,1 1 142,2 2 1,-2 4-742,-1-2 1,3 4 258,-3 3 1,-4 2-1145,-5 4 0,-6 1 1196,-1 2 0,-3 2 0,-6 4 0</inkml:trace>
  <inkml:trace contextRef="#ctx0" brushRef="#br1" timeOffset="11574">8599 3449 7882,'-9'9'111,"0"0"1,1 1 230,2 2 0,-1-2-175,4 2 0,-3 2 8,3-2 0,0 4 110,3-1 0,-1-1-87,-2 1 1,2 0-147,-2 3 0,2 4 79,1-1 0,0 0-25,0-3 1,0 0-26,0 0 1,0 0 3,0 1 1,1-5-46,2-2 0,1-2-146,2-1 0,-1-1-48,-2-2 1,-2-1-10,2-2 40,2-2 1,-4 2 119,2-6 1,-2-3 41,-1-6 0,0-2-102,0-4 0,0-4 21,0-3 0,0-4 9,0-1 1,0-8 22,0-2 0,4-3 162,2-2 1,6-5-87,3-1 0,3-3-44,3 0 0,-1 4 12,1 1 1,2 0 1,1 0 1,3 6 2,4 7 0,-3 4 5,2 4 0,2 6 145,2 4 1,0 8-104,-1 7 1,1 10-107,-3 5 1,-5 11 64,-5 4 0,-7 7 184,-5-1 0,-5 2-130,-7 2 1,-6-2-57,-6-2 0,-7 2-33,-5-1 1,-5 0-138,-4-1 1,0-1-355,-1-1 1,2-6 211,2 2 1,2-6 117,3 0 1,2-5 20,2 0 1,3-5 137,6 1 1,3-5-174,6-1-44,-2-4 231,7 2 1,-2-4 187,6 0 1,2 0-48,4 0 1,1 0-109,2 0 1,2 0 46,4 0 0,0 0-89,0 0 1,1 0 237,-1 0 0,-1 1-95,-2 2 0,2 2-124,-2 4 1,1 1-16,-1 2 1,2-1-14,-5 4 1,0 1-158,-3 2 0,0-3 109,0 0 0,0-1-149,0 1 1,0-2 36,0-4 1,0-1-398,0-2 0,0 2 39,1-5 1,0 0-524,2-3 1037,-2 0 0,7-4 0,-3-1 0</inkml:trace>
  <inkml:trace contextRef="#ctx0" brushRef="#br1" timeOffset="11995">9243 3403 7913,'-9'0'0,"0"1"673,0 2-463,0 2 1,3 4-460,0 0 151,4 0 145,-6 0 0,7 0 214,-2 0 1,2 0-192,1 0 1,4 0-42,2 0 0,2 0 129,1 1 1,1-2-84,2-2 0,-1-2 276,4-4 1,0 0-99,3 0 1,1-1 25,-1-2 0,0 1-68,0-4 0,0 0 10,0-4 1,-1-2-201,-1 0 1,0 0 128,-4 3 0,0 0-254,-3 0 0,-1-3 62,-2 0 1,1-1-365,-4 1 0,3 1 165,-3-1 1,0 2-73,-3 1 0,-1 1 15,-2 2 0,-3 2-91,-6 4 1,1 4 290,-4 2 0,-1 7-110,-5 5 1,3 2 376,-3 4 1,4-3 25,-4 3 1,2 0 29,1 4 0,4-2-113,1-2 1,3 2 26,1-2 0,4-2-98,2 0 0,3 0 1,3-1 0,3 0-419,6-3 0,-1-3 173,5 1 1,-4-5-556,3 1 1,-3-3 758,3-3 0,0 2 0,3-3 0</inkml:trace>
  <inkml:trace contextRef="#ctx0" brushRef="#br1" timeOffset="12249">9796 3457 7897,'-4'9'0,"2"-3"0,-4 0 0,3 0 656,-3 3-329,4 0 0,-6 0-179,2 1-80,2-1 1,-1 0 82,2 0 0,2 0 11,-2 0-278,2 0 139,1 0 1,4-4-3,2-2 1,3-2-57,3-1 0,-1-4-184,4-2 0,1-3-7,2-3 0,2 1-659,-2-4 885,2 4 0,-2-11 0,6 3 0</inkml:trace>
  <inkml:trace contextRef="#ctx0" brushRef="#br1" timeOffset="12905">10187 3140 7825,'-10'-10'256,"5"5"1,0 1-144,2 4 0,-1 1 213,-2 2 0,-1 2 188,4 5-272,-4 3 1,3 2-30,-2 6 0,-2-1 129,2 4 1,1 0-259,-1 4 0,4-2 97,-1-2 0,2 2-189,1-2 0,0 0 72,0 0 1,1-3-98,2 3 1,1-4 121,2 1 1,2 2-103,-2-2 0,2-3 2,1-3 0,-3-1-83,0 1 0,-1-2-95,1-3 0,1-1-55,-4 0-14,4 0 1,-1-4 53,3-2 1,-3-3 167,0-3 0,0-4 5,3-8 0,3-2 4,0-7 1,1-1-4,-1-5 1,-2 1 10,2-5 1,-2 2 212,0-1 0,-2 1-34,-2 1 0,1 4 141,-4 0-235,0 4 1,-2 10-94,2 4 99,-2 4 0,3 10 2,-4 4 1,0 8 13,0 7 0,0 2-5,0 1 1,0 1-281,0-1 0,1-1 74,2-2 0,-1 2-118,4-1 1,-3-3 54,3-1 1,-1-3-51,1-3 1,2-2 161,-2-4 1,-1-4 146,1-2 0,-3-2-76,3-1 0,0-2 191,3-4 0,1-1-19,-1-8 0,0-1-81,0-5 1,0 1 111,0-4 0,-3-1-102,0-2 0,0-4-40,3-2 0,0-4 41,0-2 0,0 1 0,0-5 0,0 4-56,1-3 0,2 3 3,0 0 0,0 3-311,-3 3 1,1 4 101,2 5 1,-2 8-278,2 1 1,1 5 196,-1 4 0,4-1 243,-4 4 0,4 0 0,-2 3 0</inkml:trace>
  <inkml:trace contextRef="#ctx0" brushRef="#br1" timeOffset="13988">10684 3485 7798,'-9'4'278,"4"-3"-853,1 3 1163,8-4 0,-2 0-247,4 0 1,0-4 108,4-2 1,-1-6-135,0-3 1,1-2-160,2-1 0,-1-4-86,4-3 1,-3-1-103,3-1 0,-3 0-125,3 0 1,1-2 124,2-1 1,-3 2-165,0-2 0,-1 8 57,1 4 0,-2 6-36,-4 0 0,0 6 77,1 3 1,-1 2 43,0 1 1,0 0-3,0 0 1,0 7 15,0 2 1,-1 5 56,-2-2 1,1 4-42,-4 0 0,0 1-44,-3 1 0,0 0 33,0 0 1,0 1-47,0 2 0,-3-1 79,0 1 1,-4-2 107,1-1 0,-2 0-90,-1 0 1,0-1 18,0-1 0,3 0 97,0-4 1,4 1-78,-1-1 0,2-5 6,1 2-72,0-2 1,1-1-11,2 0 0,-1-4 18,4 1 1,0-2-17,3-1 0,3-4 11,0-2 1,4-3-5,-1-3 0,2-3-70,2-6 1,2-2 71,0-5 0,3-2-65,-3 0 1,3-3 57,-2 2 0,-1 1 21,-3 3 1,-3 5 11,0 4 0,-5 4 175,-1 5-128,0 3 0,-8 4 129,2 8 1,-6 5 35,-3 7 1,-2 0-108,-1 0 0,0 3-61,0 0 1,3 4 42,0-4 0,3 3-234,-3-3 0,4 0 10,-1-3 0,2-3-38,1 1 1,1-5 147,2 1 0,-1-5-34,4-1 0,4-5 119,5-1 1,5-5-58,1-7 0,5-2 0,-2-4 0,2-5-34,1-1 1,0-3 10,1-3 1,-4 0 8,0-3 0,-4-1-10,1-5 1,3-4-41,0-5 1,-2-1-20,-1-3 1,-3 0 32,-3 3 1,0 2 10,-5 5 0,0 5 17,-7 7 0,0 10-12,-3 5 1,-4 8 269,-2 4 0,-7 9-5,-2 9 0,-3 6-47,-3 15 1,-2 7-117,-4 8 1,0-1-137,3 2 0,2 2-138,4 4 1,4-5 86,2-4 1,3-4-54,3-3 1,-1-2-12,4-7 1,1-3 78,5-6 0,-1 1 10,4-3 1,1-4 27,5-3 1,-2-4-17,2 1 1,1-5 17,-1-1 1,5-4 39,1 1 0,5-6-39,4-3 1,0-3-175,0-3 0,4-5 26,3-4 1,1-5-84,1 2 1,-3-2 107,-3-1 1,-3 0 26,-3-1 1,-3 2 27,-6 2 0,-4 2 102,-5 4 0,-4 4 471,1 2 0,-7 5-240,-5 4 0,-5 4 335,-4 5 0,-4 6-99,-2 9 0,-2 3 85,-1 6 0,3-1-180,3 5 0,6-5-96,3 1 1,3-2-135,3 0 0,2-2-132,4-2 0,7 1-446,2-4 0,3 1 311,0-4 0,1-4-476,2-2 1,1-2 57,-3-1 0,2-1-142,-3-2 0,3-2 267,-3-4 1,3-2 25,-3-4 1,3-1 106,-3-8 1,3-3 295,-6-3 0,6-9 0,-5 2 0</inkml:trace>
  <inkml:trace contextRef="#ctx0" brushRef="#br1" timeOffset="14170">11429 3067 7905,'-3'5'1841,"6"-2"1,6-2-1557,10-1 0,3 0-511,2 0 1,3 0 166,3 0 0,4-4 163,5-2 0,2-3-727,5-3 0,0-3 623,2-7 0,-1-1 0,2-4 0</inkml:trace>
  <inkml:trace contextRef="#ctx0" brushRef="#br1" timeOffset="14357">11249 2423 7918,'-36'14'552,"5"-2"0,12 1 594,10-1 0,5 3-921,7-3-225,6-3 0,5-1 0,4-3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7:10.772"/>
    </inkml:context>
    <inkml:brush xml:id="br0">
      <inkml:brushProperty name="width" value="0.08547" units="cm"/>
      <inkml:brushProperty name="height" value="0.08547" units="cm"/>
      <inkml:brushProperty name="color" value="#E71224"/>
    </inkml:brush>
  </inkml:definitions>
  <inkml:trace contextRef="#ctx0" brushRef="#br0">264 355 8200,'0'-14'0,"0"0"-231,0 2 23,4 2 1,0-3-60,2 4 1,-1-1 134,-2 1 1,-1 3 50,4 0 0,-3 3 101,3-3 1,-4 3-55,1-3 1,-2 3 38,-1-3-4,0 4 15,0-6 0,0 6-22,0-4 80,0 4 0,-1-2-61,-2 4 0,1 3 72,-4 0 0,4 4-63,-1-1 1,-1 3 105,1 3 1,-3-2-80,3 2 0,0 1 1,3 0 1,0-1-15,0-3 1,0 0-8,0 0 1,0 0-93,0 0 148,0 0-202,0 0 149,4-4 176,-3-1-56,3-4 339,-4 0-487,0-4 70,4-1 0,-2-4-3,4 0 1,0 3-60,3 0 0,-3 1-184,0-1 1,0 1 89,3 2 1,0 1 42,0-4 1,-3 4 2,0-1 0,0 2-3,4 1 0,-1 0 28,0 0 1,0 0-6,0 0 1,0 0 13,0 0 1,0-3-17,0 0 0,-3 0 57,0 3-26,0 0 0,0 0 6,0 0 1,-3 0 60,3 0 17,-4 0-70,6-4 1,-4 2 5,3-5 1,1 4-14,-2-3 1,3 0 2,3-3 0,-1 0 7,4 0 1,0-1 0,3-2 1,1 2-5,3-2 0,-2-1-11,4 1 1,-1 0-18,1 2 1,0 1-3,-3 0 0,-2 3 0,2 0 1,-2 1-5,-1-1 0,-1 1 10,-1 2 0,0 2-20,-4-2 16,0 2-13,-3 1 0,-3 0 18,0 0 5,-4 0 125,2 0 72,-8 4 1,-1-3-213,-4 2 0,0 1 47,0-1 0,0 0-73,0-3 1,0 0 64,0 0 1,-1 0-1,1 0 0,0 0-29,0 0 0,3 0-27,0 0-56,0 0 84,-3 0-24,0 0 34,0 0-40,0-4 1,3 3 16,0-2-1,0 2 1,-3 1 4,0 0 0,-1-3 2,1 0 1,0 0 59,0 3 1,0 0-57,0 0 0,-4 3 30,-2 0 0,-2 5-22,-1 1 0,-2 1-14,-1 5 0,-2 1 1,-4 2 1,1-3-4,1 0 0,-1 0 2,2 3 1,-2 0-6,-1 0 1,-1 0-34,1-3 0,0 1 34,0-4 0,-3-1 7,-1-5 1,4-1-8,3-2 0,1-2 15,-1 2 0,-2-2-27,5-1 1,3-3-1,3 0 1,4-4-7,-1 1 0,3 1-3,3-1 1,-1 3-192,4-3 1,0 3 5,3-3-443,0 4 369,0-2 0,1 4-364,2 0 652,-2 0 0,7 4 0,-3 1 0</inkml:trace>
  <inkml:trace contextRef="#ctx0" brushRef="#br0" timeOffset="1738">934 291 8410,'4'-15'0,"-3"-1"-71,2 4 1,2 0 22,1 3 1,-1 0-303,1 0 0,0 0 193,3 0 0,0 0 38,0 0 0,0 1 71,1 2 0,-4-3 51,0 3 1,-3 1 53,3-1-39,-4 4 0,3-2 35,-2 4 1,-2 1-4,2 2 0,-2 2 121,-1 4 1,-1 1-75,-2-1 1,2 0 21,-2 0-57,2 0-20,1 0 18,0-4 0,0 0 24,0-2 21,0-2-14,0 3 295,0-4-485,0-4 96,4-1-10,1-4 1,4 0 30,0 0 0,-3 3-19,0 0 1,0 0-37,3-3 0,3-1-13,0 1 0,3-1 115,-2-2 0,3 1-64,-1-4 1,3 4 184,3-1 1,-1-1-69,4 1 0,-2 0-46,2 2 1,-3 4-19,3 0 1,-4 4-7,1-1 1,-1 2-2,-2 1 1,3 4 2,0 2 1,0-1-129,-3 1 1,-2 2 111,-1 4 0,-1-2-107,1 2 0,2-1 59,-2 1 0,-2-2-2,-1 2 0,1-2 3,0-1 0,3 3-3,-1 0 0,-1 1-15,1-4 1,0-1 0,3-2 0,0 1 9,1-4 1,0 1 7,2-1 0,-1-2 46,4 2 1,-1-2-32,2-1 1,1 0 7,-2 0 0,2 0 2,1 0 1,4-3 6,-1 0 1,1-4 4,-1 1 1,-1 1 1,1-1 1,1 0-4,-1-3 0,1 3-12,-4-1 1,-1 2-20,-2-1 0,2-1 7,-1 4 1,-3-3-1,-1 3 0,0-1 36,-3 1 0,2 2-1,-4-2 1,-2 2 39,1 1 1,-4-3-56,1 0 0,1 0 76,-1 3 0,0 0-64,-3 0 0,0 0 82,0 0-88,1 0 0,-1-3 33,0 0-57,0 0-21,0 3-74,0-4 133,-4 3-138,3-3 107,-7 4-94,3 0 43,0 0-8,-3 0 44,3 0 707,-4 0-647,-4 0-70,3 0-125,-3 0 0,3 0 0,-2 0-294,2 0-55,-3 0-498,4 0 599,0 4 0,0-2-32,0 4 1,-3 0 106,0 3 1,-3 4 314,3 2 0,-8 3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7T10:19:11.431"/>
    </inkml:context>
    <inkml:brush xml:id="br0">
      <inkml:brushProperty name="width" value="0.29915" units="cm"/>
      <inkml:brushProperty name="height" value="0.59829" units="cm"/>
      <inkml:brushProperty name="color" value="#FFFC00"/>
      <inkml:brushProperty name="tip" value="rectangle"/>
      <inkml:brushProperty name="rasterOp" value="maskPen"/>
    </inkml:brush>
  </inkml:definitions>
  <inkml:trace contextRef="#ctx0" brushRef="#br0">445 1,'-48'33,"9"-3,13-8,3-2,-5 6,-3-3,-1 4,0 0,-4 5,8-4,-3 7,8-7,-3 4,6-13,-2-2</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6:55.449"/>
    </inkml:context>
    <inkml:brush xml:id="br0">
      <inkml:brushProperty name="width" value="0.08547" units="cm"/>
      <inkml:brushProperty name="height" value="0.08547" units="cm"/>
      <inkml:brushProperty name="color" value="#E71224"/>
    </inkml:brush>
  </inkml:definitions>
  <inkml:trace contextRef="#ctx0" brushRef="#br0">73 211 8296,'-5'-10'0,"0"1"-820,2 0 564,2 4 0,-6-3 89,4 2 190,0 2 10,3-4 7,0 7 9,0-7-31,0 3 0,0-1 144,0 0-116,0 4 86,0-6-86,0 3 0,0-1 43,0 0 10,0 4 17,0-2-189,0 4 1,0 4 60,0 2 1,0 5-9,0 1 0,0 3 12,0-3 0,0 4-9,0-1 0,0-1 10,0 2 1,0-1-1,0 3 0,0 0 4,0 0 1,-1 1 4,-2 2 1,2-1-4,-2 1 0,1-5 0,-1-1 0,2-1-12,-2 1 0,2 1 11,1-4 1,0 1 0,0-4 1,-1 0-53,-2 0 1,2 0-8,-2 0 0,2-3-288,1 0 321,0 0 0,-3 0-495,0 0 276,0-4 246,-1 2 0,3-4 0,-3 0 0</inkml:trace>
  <inkml:trace contextRef="#ctx0" brushRef="#br0" timeOffset="646">272 83 8182,'5'-5'-388,"-1"0"0,-1-1 279,0 0-62,0 4 0,-2-3 97,2 2 81,-2 2 9,7-3 29,-7 4 0,4 0 5,-2 0 1,-2 1 46,2 2-63,-2-2 0,-1 7-1,0-2 1,0-1 97,0 1 0,0-3-23,0 4 58,0-1-138,-4 3 0,0 0-4,-2 0 0,-1 0 41,4 0 0,-4-1-1,1-2 0,1 2-236,-1-2 0,0 4 118,-3-1 1,0 5-107,0-5 0,-1 3 84,1-3 0,0 0-69,0 0 0,-1-3 87,-2 0 1,2 0-6,-2 3 1,2-1 2,1-2 1,0 1 5,0-4 0,1 1-6,1-1-43,-1-2 222,3 3-99,0-4-5,1 0 0,4-1 7,0-2-3,4 2 1,1-6 28,4 4 0,1-3 10,-1 3 1,0 0-34,0 3 1,-3-3 6,0 0 0,0 0-20,3 3 7,0 0 1,0 1-9,0 2 1,-3 1-3,0 2 1,-4 2-3,1-2 0,1 2 3,-1 1 0,0 0-5,-3 1 0,0 2-5,0 0 0,0 3 11,0-3 0,0 0-24,0-3 1,0 0 21,0 0 0,0 0-74,0 0 1,0 0 7,0 1 1,0-4-297,0 0 257,0 0 0,0 0-115,0 0 0,-1-4 211,-2 1 0,2-2 0,-3-1 0</inkml:trace>
  <inkml:trace contextRef="#ctx0" brushRef="#br0" timeOffset="1067">418 229 8334,'5'0'-1787,"-1"0"1787,-4 0 151,4 0-133,-3 4 89,3-3 1,-4 4 11,0-2 17,0-2-86,0 7 1,0-3 12,0 4 1,-1 0-12,-2 0 1,1 0 4,-4 0 0,3 0-107,-3 0 1,3 1 46,-3 3 1,3-3-10,-3 2 0,3-2-11,-3-1 0,3 0-10,-3 0 0,4 0-66,-1 0-27,2 0-221,1 0 277,0 0-89,0-4 1,1-1 67,2-4 0,-1 0-85,4 0 0,-3 0 63,3 0 113,-4 0 0,6-4 0,-3-1 0</inkml:trace>
  <inkml:trace contextRef="#ctx0" brushRef="#br0" timeOffset="1664">745 309 8399,'0'-5'-950,"0"1"660,0 4 385,-5 0-198,0 0 0,-4 3 75,0 0 0,0 1 28,0-1 1,-1-1-6,-2 4 0,2-1-6,-2 1 0,-1 3 0,1-3 0,0 2 3,2 1 0,1-3 12,0 0-7,0 0 0,1 0 96,2 0-61,2-4-16,4 6 0,0-6 27,0 4 7,0-4 27,0 6-36,0-3 1,4 3 81,2-2 1,-1 1-94,1-4 1,-1 1-28,1-1 1,2-2 7,-2 2 1,3 2-10,0-2 1,-3 1 23,0-1-17,0-2 0,2 4-38,-2-2-19,2-2 24,-3 3 0,1-1 19,0 0 25,-4 0-20,6-3 0,-7 4 0,7-3 0,-7 3 1,3-3-89,-4 2 87,0-2-309,0 3-993,0-4 1303,0-4 0,0-1 0,0-4 0</inkml:trace>
  <inkml:trace contextRef="#ctx0" brushRef="#br0" timeOffset="2130">699 156 8318,'3'-17'-251,"0"2"1,0-1-315,-3 4 1,1 0 247,2 2 397,-2 1 188,3 4-203,-4-3-67,0 7 1,0-2 53,0 6 0,0-1-1,0 4 1,0 0 38,0 3 0,-1 1 11,-2-1 0,2 0-15,-2 0 1,-1 0 8,1 0 1,-1-3 6,1 0 0,2 0-33,-2 3 0,2-3-9,1 0 38,0 0-31,0 3-60,-4 0 0,3 0-18,-2 1 1,2-4 13,1 0 1,0 0-8,0 3 1,0 1 28,0 2 0,0-1-6,0 4 0,0 0-45,0 3 0,0 1 34,0-1 1,0-1-2,0-2 0,0 2-54,0-2 0,0-2-11,0-1 1,3 1 55,0 0 1,0-1-16,-3-3 0,0 0-277,0 0 0,0 0 74,0 0 1,0 0 14,0 0 0,0-3 5,0 0 1,0-3 35,0 3 1,0-3-49,0 3 212,0-4 0,0 3 0,0-2 0,0-2 0,0 4 0</inkml:trace>
  <inkml:trace contextRef="#ctx0" brushRef="#br0" timeOffset="5224">1025 310 8099,'-5'0'-209,"-3"0"0,6 1 78,-4 2 0,3 2 42,-4 4 0,4 1 157,-3-1 0,1 1-168,-1 2 1,-1-1 93,4 4 1,-3-4-38,3 1 1,-3 1 19,3-1 0,0 0 10,3-2 8,-4-1-2,3 0 4,-7 0 4,7 0 0,-4-4-8,2-2 7,2-2-2,-3-1-21,4 0 23,0-4 1,0-1 0,0-4 1,1 0-3,2 0 1,2-2 0,4-1 1,0 1-27,0-4 1,1 3-4,2-3 1,-2 4 5,2-1 1,0 2-3,0 1 1,-2 1 15,2 2 1,-3 0-8,-3 3 0,2 2 30,-2-2 1,-1 2-29,1 1 1,-3 1 58,3 2 0,-4 3-16,1 3 0,-1 0 7,1 0 1,-2 1 20,2 2 0,-2-2 9,-1 2 1,-3 1-45,0-1 1,-3 3-1,3-3 1,-1 1 29,1-4-21,2 0 1,-3 0-72,4 0 46,0-4 0,1-1-5,2-4 0,-1 3-11,4 0 1,-3 0-3,3-3 1,0 0 6,3 0 1,1-3-3,-1 0 1,1-1-38,2 1 1,-2 1 37,2-4 1,-2 4-49,-1-1 1,0-1 39,0 1 1,0-1-3,0 1 0,0 1 7,1-4 0,-1 3 0,0-3 1,0 1 25,0-2 0,0-1-28,0 2 0,0-2 30,0-1 0,0-3-22,0 0 1,-1-1-47,-2 1 0,1 2 34,-4-2 0,1 2-3,-1 1 0,-2-1 12,2 1 3,-6 0 1,-2 1-7,-4 2 1,3 2 1,0 4 1,0 0 23,-3 0 0,0 0-22,0 0 0,1 4 20,2 2 1,-2 2-14,2 1 0,-2 1 1,-1 3 1,0-3-32,0 2 0,2-1-4,1 1 0,3-2 9,-3 2 1,4-5-31,-1-1 23,2 0 7,1 3 1,0-3 1,0 0 0,1-4 27,2 1 0,-1-2 17,4-1 40,0 0 0,4 0 17,-1 0 0,0 0-71,0 0 0,-3-3 5,0 0 0,0-1 5,3 1 0,3 1-4,0-4 1,0 3-35,-3-3 0,3 3 38,0-3 1,1 4 0,-4-1 1,0 2 44,0 1-28,0 0 1,-1 1 25,-2 2 1,-2 2-44,-4 4 1,0 0 38,0 0 0,0 3-26,0 1 1,0-1-33,0-3 1,0 0-5,0 0 0,0 0-2,0 0 0,0 0-6,0 0 0,0 0-8,0 0 0,0 0-41,0 0 0,1 4-17,2-1 1,-1 3-43,4-3 0,-3 1 89,3-1 1,-4-1-74,1 4 0,-1-3 16,1 3 0,-2-2-31,2 2 1,-3-1 82,-3 1 1,-1 1 11,-2-4 0,-2 0 115,2-3-140,-2 0 1,-1-1 132,0-2 1,0-1-130,0-5 207,0 0 1,1-6-61,2-3 0,-2-2-48,5-7 1,0 1-13,3-7 1,0 0 3,0-4 0,3 1 14,0 0 1,6-1-14,0-2 0,0 0-83,3-3 0,2 4 72,1-1 1,-1 1-93,1 2 0,-1 4 72,1 2 0,3 3-1,-3 3 0,-1 1-22,1 5 0,-4 4-12,1 2-31,2 2 0,-4 2 49,2 2 0,-6 6-22,-3 7 0,-1-2 20,-2 1 0,0 0-1,0 3 1,-5 0 17,-1 0 0,-2-1 3,-1-1 0,0 0-7,0-4 1,0 0 3,0-3 1,3 0 19,0 0 1,0-3-7,-3 0-83,0 0 0,0 2 63,0-2 1,3 1-129,-1-4 19,5 0-14,-2 1 80,4-3-1,0 4 0,0-7-118,0-1 0,1 1 114,2-4 1,-1 3-16,5-3 1,-1 1 3,3-1 1,0-2 21,0 2 1,0-1-17,0 1 0,1-2 2,2 2 1,-2-2 43,2-1 1,1 0 6,-1 0 0,1 3-17,-4 0 1,0 1 8,0-2 1,0 0 42,0 4 0,0-3-55,0 3 0,-3-1 112,0 1 1,-3 2 56,3-2-66,0-2 0,3 3-15,0-4 1,-3 3 104,1-3 9,-1 4 0,3-2-130,0 4 0,-3 0 16,0 0 1,-3 0 1,3 0 0,-4 4-97,1 2 1,1 2 57,-1 1 1,3 1-19,-3 2 1,3-1-20,-3 5 1,0-5-7,-3 1 1,0 1-45,0-1 1,0 1 67,0-1 1,-1-2-21,-2 2 1,1-2 14,-4 0 1,3-4-54,-3 0 1,3 0 30,-3 3 1,1 0-7,-1 0 0,-2-3-48,2 0 26,-2 0 1,-1 3-123,0 0 0,-1-3 88,1 0 0,0-3-135,0 3 0,3-4-19,0 1 108,0-2 92,-3-1 0,4-1 22,2-2 1,2-2-33,1-4 1,0 0 104,0 0 0,4-1 9,2-2 1,2-2-92,1-4 1,0-2 49,0-1 1,4-2-32,3-4 0,1 0-8,1 0 1,1-3-3,2 3 0,-2-1 0,2 7 0,2 0 0,-2 2 0,-1 5 0,-5 2 0,1 3 194,-4 3-181,0 2 20,-3 4 1,-4 4-13,-2 2 0,-1 5 1,-2 1 0,0 0 18,0-3 1,-5 4 0,-1-1 1,1 1 69,-1-1 1,0-2-74,-3 2 1,0-2-60,0-1 0,0 0 49,0 0 1,0 0-97,0 0 57,0 1 1,1-1-31,2 0-54,2-4 35,4 3 0,0-6 35,0 4 0,1-4-6,2 1 0,-1-2 9,4-1 1,0 0-4,3 0 0,3 0 13,0 0 1,1-1-9,-1-2 0,-1 1 1,4-4 0,-1 3 16,2-3 0,-2 1 3,-2-1 1,-2-2 12,2 1 0,-2 0 1,-1 1 1,0-1 52,0 4 1,-3-3-67,0 3 294,-4-4-224,6 2 1,-7-4 16,2 0 0,0 3-39,0 0 0,-2 0 3,2-3 0,-2 3-28,-1 0 1,0 3 17,0-3-54,0 4 0,-1-2 46,-2 4 1,1 1-189,-5 2 1,2 2 93,-1 4 1,-2 3 11,2 0 0,-2 3-11,-1-3 1,3 3-10,0-3 0,4 0-17,-1-2 1,2 2-6,1 0 0,1-3 44,2-3 1,2-1-45,4 1 92,0-2 0,3-4-51,0 0 1,2 0 104,-2 0 1,-2-1-49,2-2 1,1 1 15,-1-4 1,4 1-9,-1-1 1,-1-2 9,1 2 1,-2-2-12,2-1 0,-1-1-12,1 1 0,-2 4 0,-4 2 1,0-2 41,0 4-41,-4-3 0,-2 8-1,-6 2 0,1 2 4,-4 1 1,0 1 8,-3-1-4,4 0 1,-3 0-22,7 0 1,-3-3 9,4 0 3,0-4-64,0 2 1,0-4 1,1 3 31,2 0 1,-1 0 32,4-3 0,-3 0-22,3 0 1,-1-1 5,1-2 1,2 1 9,-2-4 1,3 3 0,3-3 1,-1 0 13,1-3 1,-1 0 4,1 0 1,-2 0 16,2-1 1,1 1 7,-1 0 0,1 0 43,-1 0 1,-2 0-66,3 0 1,-3 3 57,-1 0 0,-1 0-9,-2-3 16,2 0 1,-7 0 13,2 0-51,-2 4 1,-1-1-48,0 3 1,-4 2-13,-2-2-48,-2 6 0,-2 3 86,-2 3 1,2 0-55,-3 0 0,3 0 35,1 0 1,0-1-43,0-2 1,3 2-39,0-2 36,4-2 0,-2 1 28,4-2-4,0-2 148,0 3-145,0-4 0,4 0 65,2 0 0,2-3-55,1 0 1,1 0 8,2 3 0,-2-3-11,3 0 0,-3 0 4,-1 3 9,0 0-16,0 4 0,-3 1-42,0 4 1,-4 0 36,1 0 1,-2 4 55,-1 3 1,0-2-50,0 1 0,-3 3 4,0 3 1,-3 1-53,3-1 1,0 3-5,3 3 0,-3-1 12,0-2 1,0 1-10,3-3 1,0 2-40,0-3 0,0 3 52,0-3 1,0 1-142,0-4 0,1 3 116,2 0 0,-2-1-35,2-5 1,-2 2 77,-1-1 1,0 1 1,0 1 1,-4-3 15,-2 0 0,1-1 13,-1 1 0,-1-1-50,-5-2 1,1-1 17,-1 1 1,-2-3 130,-1-3 0,-2 1-113,-1-4 0,0-2 114,0-7 0,2-2-54,1-10 0,1 0 111,-1-6 1,3 0-59,6-3 1,-1-4 142,4-3 0,0-1-230,3-1 1,1-4 64,2 1 1,6-1-94,6 1 0,2 1 97,1-1 1,2 2-225,1 0 0,-2 5-19,2 2 0,-2 2 26,-1 0 1,0 5 16,1 2 0,-2 3-65,-2 3 0,1-1-27,-4 4 1,3-4 75,-3 4 0,0 0 121,-3 3 0,1-4 0,-1-1 0</inkml:trace>
  <inkml:trace contextRef="#ctx0" brushRef="#br0" timeOffset="5498">2486 83 8207,'-17'-22'943,"2"1"-353,2 4-344,4 4-600,0 8 16,4 1 1,5 4-1210,6 0 859,2 4 371,1-3 1,0 7 316,0-2 0,-3-1 0,0 1 0,0 0 0,3 3 0</inkml:trace>
  <inkml:trace contextRef="#ctx0" brushRef="#br0" timeOffset="7103">1859 1017 8164,'-3'-9'0,"0"0"0,-4 1-861,1 2 110,-2 2 664,-1 4 1,-3 0 538,0 0 0,-1 4-121,1 2-210,2 2 0,-4 1-169,5 0 0,-2 3-1,2 0 0,-2 3-29,5-3 0,2 4-155,1 0 1,-1-2 53,1 1 1,0-1 106,3 1 0,0-1-146,0-2 180,0-2 1,0 3 22,0-4-21,4-4 1,-2 3 24,4-5 1,-3 0 52,3-3 1,0 0 8,3 0 0,0 0 10,0 0 0,0-1-60,1-2 1,-2 1 13,-2-5 0,2 1 47,-2-3 0,2 0 5,1 0 1,0 2-31,0-2 0,0 4 4,0-7 0,0 4 2,0-4 1,-3 2 7,0 1 0,0 0-4,4 0 1,-4 0-16,0 3 1,-3 2-97,3 4 83,-4 0-45,2 0 0,-1 1 71,0 2 0,0-1-9,-3 4 1,0 2-14,0 4 0,-3-2-6,0 2 1,-1-2-15,1-1 19,2 0 1,-3 0-42,4 0 0,0-3 3,0 0-12,0-4 23,4 6 0,1-7-12,4 2 0,1-2 39,2-1 0,-1 0 6,4 0 1,0 0-26,3 0 0,1 0 4,-1 0 0,-1 0-9,-2 0 0,2 0 2,-2 0 1,-1 1-1,1 2 0,-3-1-56,0 4 1,1-3-11,-1 4 0,-3-2 44,-3 1 1,0 2-10,3-2 1,-3 2 54,0 1 0,-3-3-43,3 0 1,-3-1 35,3 1 14,-4 2 0,5-6 50,-4 4-29,0-4-6,-3 2 377,0-4-389,0-4 1,0-1-43,0-4 0,3 0-42,0 0 0,1-3-153,-4 0 1,1-3 90,2 3 1,-2-5-102,2 2 1,1 2 101,-1 1 1,4 2-137,-1 1 388,-2 0-290,4 4 273,-7 1-129,7 4 1,-7 1 10,2 2 1,1-1 8,-1 4 1,4 0 4,-1 3 0,-1-1-68,1-2 1,0 2 36,3-2 0,0-1 9,0 1 0,1-3-14,-1 3 1,0-3 28,0 3 1,0-4-14,0 1 1,3 0 2,0 0 0,0-2-6,-3 2 1,0-2 5,0-1 1,0 0-10,1 0 0,-1-3-8,0 0 1,0-4 13,0 4 0,0-4-4,0 1 0,0-2 89,0-1 0,-4 0-25,-2 0 1,1-3 129,-1 0 0,0 0-129,-3 3 1,-1-1 13,-2-2 1,2 4 60,-2-1 0,-2 5 3,-1-2 1,1 4-203,-1-1 1,3 2 148,-3 1 1,3 4-256,-3 2 0,3 2-10,-3 2 1,4 2-26,-1 0 0,1 3 124,-1-3 0,2 3-22,-2-3 1,2 3-121,1-3-22,0 0 307,4-2 1,-2-5-126,4-2 0,0-2 225,3-1 1,0-4-78,0-3 1,0-2-52,0-3 0,0 2 32,0-2 1,0-2 18,0-1 0,1 1-37,-1-1 1,-3 0-14,0-4 0,0 2 12,3 2 1,0-2-16,0 2 1,0-5-26,0-1 1,-3-1 17,0 4 1,0 0 2,3 0 0,-1-3-4,-2 0 1,2 0-6,-1 2 0,-2 2-24,1 2-3,-4-2 54,2 7-30,-4 1 0,0 7-155,0 8 1,-4 1 114,-2 8 0,-2 4 41,-2 5 0,-2 3-23,0 0 1,-3 1 3,3 2 0,-4-2-46,1 3 1,1 0-82,-1-1 1,2 3-55,-2-2 1,3 2 93,-3-3 0,4-3-165,-1-2 253,2-5 0,-3 6 0,-1-3 0</inkml:trace>
  <inkml:trace contextRef="#ctx0" brushRef="#br0" timeOffset="8246">118 1298 8065,'-5'-5'-1280,"-4"1"2072,8 4-465,-7-4-110,7 3-150,-3-3 94,0 4-28,3 0-158,-3 0-10,4 0 41,0 4 0,0 1 35,0 4 1,0 0-122,0 0 1,0 1 62,0 2 0,0-1-9,0 5 0,3-4-1,0 3 1,0-4-33,-3 1-51,0-2 0,0-1 100,0 0 1,0-3-176,0 0 124,0-4-53,0 2 99,0-4 1,0-4-10,0-2 0,0-3 5,0-3 0,0 1 61,0-4 1,0 3-59,0-3 1,3 1 108,0-2 0,3-1-92,-3 2 1,5 1 18,-2-1 0,2 1-10,1-1 0,0-1 3,0 4 0,0 0 28,0 6 1,0-1 31,0 4-37,0 0 0,0 4-19,0 2 1,-4 6-31,-2 7 0,-2 1 31,-1 1 0,0 1-24,0 2 1,0-5 13,0 2 1,0-1-6,0 1 0,-3-3-12,0 0 0,-1-4-5,1 1 1,2-2 13,-2-1 1,-1-3 11,1 0-9,0-4 0,2 5-4,-2-4 157,2 0-52,-3-3 10,4 0-162,0-4 24,0-1 1,0-4-130,0 0 0,3-1 94,0-2 0,4 2-87,-1-2 0,2-1 108,1 1 0,1-3-104,-1 2 0,0 0 110,0 1 1,0 2 18,0-2 0,0 2-10,0 1 0,2 0 14,-2 0 1,2 4 110,-5 2 1,2 2-58,1 1 26,1 0 0,-1 4-15,0 2 1,-4 2 9,-2 1 1,1 0-58,-1 0 1,0 1-2,-3 2 0,0-2 3,0 2 0,0 2-1,0-2 0,0 3-62,0-3 0,-1 0 61,-2-3 1,2 3-221,-2 0 1,2 0 115,1-3 1,0 0-128,0 1 1,0-4-260,0 0 481,0 0 0,4-1 0,1-1 0,4-4 0</inkml:trace>
  <inkml:trace contextRef="#ctx0" brushRef="#br0" timeOffset="8754">607 1298 8021,'-6'0'-805,"0"0"801,4 0 21,-2 0 0,3 0-78,-2 0 74,2 0 44,-3 0 1,4 0 7,0 4-35,0-3-15,0 7 1,0-6 70,0 4-44,0-4 214,0 6-197,0-3 30,0 4 0,0 1-42,0-1 1,3 0 58,0 0-96,0 0 0,0 0-9,0 0 0,3 0-61,-3 0 1,4-3 87,0 0 0,-2-3-139,1 3 1,-3-3 108,3 3 0,-3-3-80,3 3 63,0-4 7,3 2 1,-3-4 64,0 0 12,-4 0 99,6 0 0,-6-3-88,4 0 0,-4-4 92,1 1 0,-1-2-113,1-1 0,-2-1 12,2-2 0,-1 1-40,1-4 1,-2 0-102,2-3 1,-2 2 84,-1 1 0,1 0-108,2-3 0,-2 1-201,2 2 0,2-1 82,1 4 0,-1-1-99,2 4 0,2 0 80,3 0 0,1 4-308,-1 2 543,-2-2 0,7 4 0,-3-3 0</inkml:trace>
  <inkml:trace contextRef="#ctx0" brushRef="#br0" timeOffset="9208">907 1245 8037,'-5'0'-2018,"1"0"2717,4 0-718,0 4 1,0 1 49,0 4 1,0 0-83,0 0 0,0 0 207,0 0 0,-3 0-61,0 0 1,-4 3 76,1 0 0,-1 4-79,0-4 1,-1 1 126,2-1 0,-2-2-115,-1 2 1,3-1-20,0 1 0,1-5-80,-1 2 0,1-2-14,2 2 1,2-3-145,-2 1 1,2-4-53,1 3-207,0-4 212,0 2 111,0-4 218,0-4 1,0-1-120,0-4 0,4-1 171,2 1 1,2 0-42,1 0 0,0 0-73,0 0 1,3 0 28,0 0 1,4 1-31,-4 2 0,4-2-46,-1 2 0,-1 1-161,1-1 0,-1 3-48,1-3 1,2 4 102,-5-1 1,0 2-426,-3 1 86,0 0-66,0 0 490,-4 4 0,-1 1 0,-4 4 0</inkml:trace>
  <inkml:trace contextRef="#ctx0" brushRef="#br0" timeOffset="11513">1261 1425 8139,'0'-9'-853,"-3"3"944,0 0 512,0 4-666,-2-6-20,0 7 0,-4-3 56,0 4 0,2 0-18,-2 0 1,2 1 0,-5 2 1,2 2-142,1 4 1,-1 0 179,-2 0 1,2 0-28,-2 0 0,4 3-23,2 0 1,1 4 65,-1-4 0,2 3 9,4-3 1,0 0 24,0-3 1,0 0 17,0 0 1,4-4-7,2-2 0,2-2-34,2-1 1,-1 0 24,0 0 1,4-4-20,2-2 1,-1-3 34,1-3 0,-3 1-9,3-4 1,-3-1 5,4-6 0,-4 3-50,3-2 1,-4 2-2,1 1 1,-2-1 3,-1-2 1,-3 4 16,0-1 0,-1 2-75,1-2 0,-2 0 68,-4 0 1,3 1-151,0 1 1,0 0-3,-3 4 50,0 0-42,0 3 49,-4 4 0,-1 8 12,-4 6 1,0 7 23,0 2 1,3 5-27,0 4 1,1 3 29,-1 0 1,2 1 3,4-4 0,0-3 9,0 0 0,0-1 3,0 1 1,3-1-17,0-5 1,4-3 24,-1 0 0,-1-4 180,1 1 1,0-2-111,3-1 0,-3-3 51,0 0 1,-3-4-63,3 1 102,0-1 25,4-2-83,-1 0 1,0-5-41,0-1 0,-2-3-1,2-3 0,-2 1-198,5-4 0,-1 3 60,1-3 0,-1 0-51,4-3 0,-1-4 23,2 1 0,0 1 27,-4 5 0,0-1 47,-3 4 0,0-3-2,0 3 1,-4 2-15,-2 4 263,-2 4-107,-1-6 1,-5 8-95,-4 0 1,-1 4 13,-5 5 0,3 4-17,-3-1 1,0 4-4,-4-1 1,2 2-2,2 1 0,-1 0-5,4 0 0,0 1-8,3-1 1,3-1-1,0-2 1,4-2-54,-1-4 1,5 0 57,1 0 1,5-1-125,1-2 0,1-1 2,5-2 1,-3-2 22,3 2 1,-3-1 31,3-2 1,0 0-5,0 0 0,2-4 18,-2 1 1,-1-4-8,1 1 0,-3-1 103,3 1 0,-3-2-86,4 2 0,-5-2 130,1-1 1,-2 0-108,-1 0 1,0 0 128,0 0 1,-3-1-21,0-2 0,-1 1 80,1-1 0,1 2-117,-4 1 0,4 0 16,-1 0 0,-1 1-50,2 2 1,-4-1 89,3 4-212,-4 0 99,6 3-13,-3 0 0,4 0-11,0 0 1,0 0-11,0 0 0,0 3-29,0 0 0,3 1-9,0-1 0,0-2-3,-2 2 0,-4 1 19,0-1 94,0 0-9,3 1 199,-4-3-173,-1 7 0,-4-6 145,0 4 0,-1-1-100,-2 1 1,1 2 24,-4-2 0,1 3-70,-1 0 0,-2 0 17,1 0 1,2 0-31,-1 0 1,1 3 14,-1 0-38,-2 0 1,7-3-10,-2 0 1,2-3-32,1 0 22,0-4 0,1 5-12,2-4 1,-1 1-51,4-4 0,-3 0 74,3 0 0,-3 0-51,3 0 0,1 0 15,2 0 0,0 0-4,0 0 0,0-2 48,0-1 0,0 1 8,0-4 1,0 0 25,0-3 0,0 0 138,0 0 0,0-3-39,0 0 0,-1-3-56,-1 3 1,0 0 5,-4 3 1,3 0-43,-3-1 0,0 4-2,-3 0 1,1 4 7,2-1-276,-2 2 131,3 1 1,-4 4 98,0 2 1,-1 2-91,-2 2 0,2-4 67,-2 0 0,-1 0-143,1 3 1,0 0 51,3 0 0,-3 0 40,0 0 0,0-3-50,3 0 4,0 0 71,0 3 0,1-1 4,2-2 1,1-1 43,2-2 1,5-2-20,-2 2 1,3-2 4,0-1 0,-1-1-23,4-2 0,0 1-3,4-4 1,-2 3 16,-2-3 1,1 4 1,-4-1 0,0 1 123,-3-1 0,0 2-77,0-2 1,-3 5 182,0 1 0,-4 4-58,1-1 0,-2 2 99,-1 1 0,0 2-93,0 1 1,0-2-191,0 2 1,0-2 145,0-1 0,-3 0 66,0 0 28,-4 0-42,2 0-108,-4 0 64,0-4-236,4-1 59,-3-4-113,7 0 32,-3 0-131,4-4 1,0-1 169,0-4 0,0-1 21,0-2 0,1 1-230,2-4 1,1 1 51,2-1 1,1-2 170,-4 5 0,4-3-20,-1 3 0,1-3 1,-1 3 0,2 0 28,-1 3 0,-2 3 105,1 0 0,-4 3-86,1-3-79,-2 4 66,3-2 0,-3 5-59,2 2 324,-2 2-146,-1 8 1,3-3 61,0 2 1,4-2-86,-1-1 0,2 0 107,1 0 0,3-3-102,0 0 1,3-3 16,-3 3 1,5-4-88,-2 1 1,2-2 65,1-1 1,-1 0-21,-2 0 0,1-1 58,-4-2 0,4 1 1,-4-4 0,3 1-14,-3-1 1,0-2 96,-3 2 0,0-5-50,0-1 0,-3 0 27,0 3 0,-4-3 26,1 0 1,-2-4-63,-1 4 0,-1-1 2,-2 1 1,-1 2-46,-2-2 0,-2 3-89,2 3 0,1-1 97,-1 4-146,0 0 1,-3 3-89,0 0 0,3 7 111,0 2 0,0 3-160,-3 0 0,3 2 102,-1 4 0,5-3-73,-1 1 0,-1-5 139,1 1 0,0-2-11,3-1 1,0 0-50,0 0 235,0-4-142,0 3 285,0-7 169,0 3-97,0-4-312,0-4 0,0 2-18,0-4 1,1 4-8,2-1 0,-1-1 17,4 1 1,-3 0 6,4 3-116,-1 0 0,0 1 48,0 2 1,-4 2-30,1 4 1,1 4 48,-1 2 1,0 0 79,-3 4 1,-3-3-123,0 5 0,-3-2-112,3-1 1,-4 1 80,1 3 1,-2-2-14,-2 4 0,1-4-195,0 1 1,0 1 77,0 0 1,0-1 173,0-3 1,-1-1-118,-2-2 0,1 2 186,-4-2 1,-4 3-16,-2 0 1,-1 0 120,1 0 0,2-4-128,-2-2 1,2-2 133,0-1 1,1-1-117,0-2 1,3-2 12,0-4 0,5-1 58,1-2 1,1-3-62,5-6 0,0-3 88,3-6 0,4-2-38,2-4 0,6-1 112,3 1 1,0 3-101,3 0 0,-1 7 16,7-2 0,0 7-24,0 0 0,2 2-1,-2 1 1,2 1-255,2 2 0,-4-1 81,0 4 1,-3-3-663,3 3 756,-3 0 0,1-1 0,-4-1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6:52.011"/>
    </inkml:context>
    <inkml:brush xml:id="br0">
      <inkml:brushProperty name="width" value="0.08547" units="cm"/>
      <inkml:brushProperty name="height" value="0.08547" units="cm"/>
      <inkml:brushProperty name="color" value="#E71224"/>
    </inkml:brush>
  </inkml:definitions>
  <inkml:trace contextRef="#ctx0" brushRef="#br0">19 137 8231,'0'-7'-1398,"0"1"1157,0 4 378,-4-2-159,3 4 0,-4 0 84,2 0-62,2 0 98,-3 0-119,4 0 49,0-4 0,0 3-8,0-3 0,0 3 11,0-2 143,0 2-133,0-3 136,0 4-128,0-4-24,0 3-18,0-3 0,1 4 38,2 0-24,-2 0 1,7-3 25,-2 0 0,-1 0-9,1 3 49,0 0 0,3 0 7,0 0 1,0-1 9,0-2 0,1 2-2,3-2 1,-2 2 11,4 1 1,0 0-123,3 0 1,0-1 78,0-2 1,0 2-77,1-2 0,-1 2 65,0 1 0,0 0-163,0 0 0,0 0 87,0 0 1,1 0-22,-1 0 0,0-1 47,0-2 1,3 2-4,0-2 0,1 1 20,-4-1 0,3 2 8,0-2 1,0-1 61,-3 1 1,0 0-74,1 3 0,-1 0-1,0 0 1,-1 0-8,-2 0 0,1 0-11,-4 0 0,3 0-5,-2 0 0,0 0-19,-1 0-21,-2 0 0,3 1 48,-4 2 0,0-2-38,0 2 1,0-2 21,0-1 4,0 0 0,0 0 1,1 0 1,-1 0 1,0 0 0,0 0 0,0 0 0,-3 0 2,0 0 0,0 0 5,3 0-6,0 0 1,0 0 5,0 0 1,-3 0-6,0 0 35,0 0-32,3 0 1,1 0-4,-1 0 0,0 0-10,0 0 11,0 0 1,0 3 35,0 0 0,0 0 2,0-3 0,0 0 6,0 0 1,3 0 11,0 0 0,5 0 7,-2 0 1,2-3-21,1 0 1,0 0 3,0 3 1,1 0-78,3 0 1,-3-1 70,2-2 0,1 2-91,-1-2 0,3 2 70,-2 1 1,-1-1-65,-3-2 1,0 2 47,0-2 1,-1 2-12,-2 1 0,2-3-29,-5 0 1,0 0 31,-3 3 1,0 0 1,0 0 0,0 0 0,0-3 0,0 0 0,0 0 4,0 3 33,0 0 1,0 0 4,1 0-17,-1-5 0,0 4-58,0-2 11,-4 2 1,0 1 11,-2 0 10,-2 0-89,3 0-879,-4 0 373,-4 0 431,-1 0 0,-4 0-162,0 0 0,0 1 97,0 2 0,-1-2-22,1 2 0,0 0 251,0 0 0,-4-2 0,-1 3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6:45.413"/>
    </inkml:context>
    <inkml:brush xml:id="br0">
      <inkml:brushProperty name="width" value="0.08547" units="cm"/>
      <inkml:brushProperty name="height" value="0.08547" units="cm"/>
      <inkml:brushProperty name="color" value="#E71224"/>
    </inkml:brush>
  </inkml:definitions>
  <inkml:trace contextRef="#ctx0" brushRef="#br0">19 191 8360,'-3'-6'-883,"0"0"0,0 3 702,3-3 1,-3 3 186,0-3 1,0 0 16,3-3 1,0 2 4,0 1 0,0 0 6,0-3 0,0 0-10,0 0 0,1-3 1,2 0 0,-1 0 14,4 3 1,-3 0 0,3 0-68,-4 0 76,6 0-12,-7-1 0,4 5-43,-2 2-3,-2 2 141,3 1 4,-4 0-31,0 4-43,-4 1 7,3 5 12,-7-1-136,7-4 85,-3 3-7,4-7 12,0 3 8,0-4-26,4 0 0,-2 0 9,4 0 13,-4 0-80,6 0 35,-3 0-6,4 0 9,0 4 0,-3-3-4,0 2 1,-3 1 32,4-1 1,-4 0-24,3-3 0,-3 1 40,3 2 0,-3-2-34,3 2 0,-3-2 78,3-1 0,-3 0-53,3 0 0,-3 0 9,3 0 0,-3 0-31,3 0-1,0 0-39,3 0 1,0 0 45,0 0 1,0 0-48,0 0 1,1 0 36,-1 0 1,0 0-18,0 0 0,3 0 9,0 0 1,1 0-1,-1 0 1,2 0 51,4 0 1,1 0 6,-1 0 0,0 0 30,0 0 1,3 0-68,0 0 1,1 0 72,0 0 0,-3-1-49,2-2 0,1 2 32,-1-2 0,1 2-59,0 1 0,-3-3 11,2 0 0,1 0-38,-1 3 1,1-1-14,0-2 1,-3 2-25,2-2 1,1 1 58,-1-1 1,0 2-49,-2-2 1,-1 2 35,0 1 1,-3 0-17,0 0 1,0 0 11,3 0 1,-3 0 2,1 0 0,-1 1 9,3 2 1,0-2 0,0 2 0,3 1 64,0-1 0,5 0-66,-2-3 1,-1 0 75,1 0 1,-3 0-62,4 0 0,-2-1 33,1-2 1,-1 2-54,-2-2 0,-1 1 0,5-1 0,-5 2 10,1-2 0,-1 2-6,1 1 0,-2-1-44,3-2 0,-3 2 46,-1-2 0,0 2-55,0 1 0,0 3 43,1 0 1,-1 4-11,0-1 1,0-1 9,0 1 1,0 0 1,0 3 1,1-1-2,-1-2 1,3 1-1,0-4 1,3 0 12,-3-3 1,5 0-14,-2 0 1,5-4 64,1-2 1,0-1-58,-2 1 1,-1-2 2,0 2 0,-1-1-2,-2 1 1,3 1-4,-3 2 0,1 2 0,-1-2 1,1 2-2,-3 1 0,2 0-6,-3 0 0,0 0 5,-3 0 0,1 1 54,3 2 1,-3-2-49,2 2 0,-2 2 24,-1 1 0,1-2-22,3-1 0,-3 1 2,2-1 0,-2 1-4,-1-1 0,0-1 0,0 4 0,1-4-11,-1 1 1,0 1 11,0-1 1,0 1-8,0-1 0,-1-2 2,-1 2 1,1-1 54,-2 1 1,2-2-8,1 2 1,-1-2 7,-2-1 1,2 1-50,-1 2 1,1-2 5,1 2 1,-1-1-37,-2 1 0,2-2 44,-2 2 1,3-2-32,0-1 0,0 3 22,0 0 1,0 1-55,0-4 0,0 3 30,1 0 1,-4 1-5,0-1 1,1-2 42,5 2 1,-2-1 5,2 1 1,0-2-14,0 2 0,-2-2-13,2-1 0,1 0-16,-1 0 0,5 0 19,-2 0 1,-1 0-16,1 0 0,-1 0-1,1 0 1,3 0-5,-3 0 1,-1 0-1,1 0 1,-1-1-9,2-2 1,-2 2 7,-2-2 1,-2 1 4,2-1 1,1 2-1,0-2 0,-1 1 1,-3-1 0,3 2 0,0-2 0,0 2 0,-2 1 0,-4 0 0,0 0 0,-1 0 8,1 0 1,2 0 1,-2 0 0,-1 0 15,2 0 0,-2 0-21,1 0 1,-1 0 16,-2 0 1,-1 0-14,4 0 0,-1 0 7,1 0 0,3 0-8,-3 0 0,2 0-2,1 0 0,0 0-7,0 0 0,-3 0-1,0 0 0,1-2 21,2-1 1,-1 2-15,-2-2 0,2 2 9,-2 1 1,0 0-8,3 0 0,-4 0 27,4 0 1,-2 0-22,2 0 0,0-3 1,0 0 0,-1 0-6,-1 3 1,3 0 0,-4 0 1,4 0-27,-4 0 1,2 0 25,1 0 0,1 0-35,-1 0 1,0 0 26,0 0 1,-3 0 49,0 0 1,-1 0-34,1 0 0,3 0 0,-3 0 1,-1-1-13,1-2 1,-3 2 6,3-2 0,-3 2-4,3 1 1,-1-3 7,2 0 1,0 0-20,-4 3 0,1-1-1,-1-2 1,-2 2-3,2-2 1,-1 2 3,1 1 0,-2 0-3,2 0 1,-4 0-6,-2 0-4,0 0 9,3 0 1,0 0 3,0 0 1,-3 0-3,0 0 4,-4 0 1,3 0-2,-2 0 0,-2 0 1,4 0 0,-2 0 0,-2 0-1,7 0 0,-3 0 0,1-3 0,0 0 0,-3 0 0,3 3 0,-3 0 0,3 0-5,-4 0 0,7 0 5,-4 0 0,1 0-1,0 0 1,-3 0 0,3 0-2,0 0 0,3 0 1,0 0 0,0-3-1,0 0 1,0 0 2,0 3 0,1 0-1,2 0 0,-2 0 1,3 0 0,-2 0-1,1 0 0,-1-3 0,4 0 0,0 0 0,3 3 0,-2-1 0,2-2 0,-1 1 12,4-4 0,-1 3-11,1-3 0,-1 4 16,4-1 0,-2-1-8,2 1 1,-4 0 0,1 3 0,-2 0-9,-1 0 1,1 0 0,-1 0 0,-3 0 8,0 0 0,-4 0-3,1 0 0,-2 0-15,-1 0 0,0 0 11,0 0 0,-3 0-6,1 0 0,-4 0 0,3 0 1,-4 0 0,2 0 61,-4 0 1,-4 0-48,-2 0 0,-4 3-284,-2 0 0,-2 4 24,-4-1 1,-3 2 9,0 1 1,-1 0 65,0 0 1,2-3-130,-4 0 1,3 0 199,-3 3 1,5-4-90,0-2 1,2 1 276,5-1 1,0 0-60,3-3 0,0 0 88,0 0 0,3 0-36,0 0 21,4 0-74,-6 0 14,7 0 26,-3 0-29,4 0-35,4-4 0,1 0 37,4-2 0,0-1 4,0 4 0,-3-3-18,0 3 1,0-3 3,3 3 0,0-3 48,0 3 1,-3 0-14,0 3 30,1-4-63,2 3 0,-3-3-76,0 4 34,-4 0-4,2 0 1,-3 0 27,2 0-16,-2 0 33,3 0-1095,-4 0 0,-3 1 505,0 2 559,-4 2 0,-2 8 0,-5 1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6:29.447"/>
    </inkml:context>
    <inkml:brush xml:id="br0">
      <inkml:brushProperty name="width" value="0.08547" units="cm"/>
      <inkml:brushProperty name="height" value="0.08547" units="cm"/>
      <inkml:brushProperty name="color" value="#E71224"/>
    </inkml:brush>
  </inkml:definitions>
  <inkml:trace contextRef="#ctx0" brushRef="#br0">9 418 7149,'-5'0'-652,"1"0"869,4 0-50,0-4-169,0-1 1,1-3 48,2 2 1,-2-2 101,2 1 1,1 2-117,-1-1 1,3 3 5,-3-3 1,0 3-64,-3-3 60,4 4 0,-2-5 0,4 4 0,-4-1 75,1 1-59,-2 2 0,0-3 54,2 4-53,-2 0 0,4 0 196,-2 0-199,-2 0 0,8-3 85,-3 0 1,-1-3-64,1 3 1,0-4-4,3 1 0,1-2 7,2-1 1,-1 0 8,4 0 1,-3-2-60,3-1 1,1 1-12,2-4 1,0 4-98,0-1 0,-2-1 123,2 1 1,-1-3-271,8 3 0,-4-5 73,3 2 1,3-2-814,3-1 969,5-4 0,-3-1 0,4-4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9:22.411"/>
    </inkml:context>
    <inkml:brush xml:id="br0">
      <inkml:brushProperty name="width" value="0.08547" units="cm"/>
      <inkml:brushProperty name="height" value="0.08547" units="cm"/>
      <inkml:brushProperty name="color" value="#E71224"/>
    </inkml:brush>
    <inkml:brush xml:id="br1">
      <inkml:brushProperty name="width" value="0.11396" units="cm"/>
      <inkml:brushProperty name="height" value="0.11396" units="cm"/>
      <inkml:brushProperty name="color" value="#E71224"/>
    </inkml:brush>
  </inkml:definitions>
  <inkml:trace contextRef="#ctx0" brushRef="#br0">12374 1123 7538,'0'-5'-760,"0"0"896,0 2-389,0 2 114,0-3 0,3 3-58,0-2 199,0 2-220,-3-3 218,0 4 0,-4 0 0,-1 0 0</inkml:trace>
  <inkml:trace contextRef="#ctx0" brushRef="#br0" timeOffset="424">12294 1132 8466,'5'-4'-619,"-1"3"460,-4-7 1,3 6 553,0-4-110,4 4 0,-2-5-201,4 4 0,0 0-5,0 3 1,0-3-105,0 0 0,1 0 155,2 3 1,-1 0-216,4 0 0,1 1 77,2 2 1,1-2 31,2 2 0,0 2 15,6 1 0,0-2-47,6-1 0,4 1 92,6-1 0,2 3 25,3-3 1,5 0-3,1-3 0,7-1 20,-4-2 1,9 1-42,3-4 1,3-3 25,0-3 1,11-4-302,2 0 0,8-1 289,-2-1 0,7 3-52,-49 7 0,2 1 0,2-1 0,0 1-33,3-2 1,0 0-1,1 1 1,-1 1 0,0-1 0,0 0 0,0 3 1,1-1-49,0 0 1,1 0 0,2 1 0,0 0-179,-1 0 0,0 1 1,2 1-1,1 0 152,-2 0 0,1 0 0,-2 2 0,1 0 71,-5-1 0,1 1 0,4 1 0,-1 0-78,-1 1 1,-1 1-1,-1-1 1,0 0 5,-1 2 0,-1 0 0,-3 1 1,-1 1-155,1 1 0,1 0 1,42 7 79,3-1 1,-5-1-149,-4 5 1,-7-4-72,-5 3 0,-7-4 61,-2 1 1,-10-2-95,-2-1 0,-9 0 217,-4 0 1,-5-3 167,-10 0 0,-4-4 0,0 1 0,0 0 0,2 3 0,-1 5 0</inkml:trace>
  <inkml:trace contextRef="#ctx0" brushRef="#br1" timeOffset="2112">1 1985 9292,'9'-20'449,"4"-4"-157,2 6 0,-2-1-64,-1 4 0,-1-1-29,1 4 0,-2 1-177,3 5 1,-2 2 53,1 4 0,-1 0-38,4 0 1,-3 1 96,3 2 1,1 3-126,5 6 0,0-1-25,3 4 0,-3-1-135,3 1 1,1 2 46,6-2 1,-3-1-186,2 2 1,1-4-16,0 3 0,3-4 199,-1 1 1,2-2-34,2-1 0,0 0 70,2 0 1,-1 0 42,1 0 0,1-1 25,-1-1 1,5 0 109,-2-4 1,4 3-25,2-3 0,0 3 205,7-3 0,-5 3 60,8-3 0,-4 1-117,6-1 0,1 2 23,2 4 1,4-3-43,-1 0 1,7 0-96,3 3 1,-2-4-260,8-2 0,-1-2 228,3-1 0,2 1-45,8 2 0,-4-2-149,10 2 0,-2-2-29,2-1 1,-2 1 104,-46 1 1,-1-1-1,0 0 1,0-1-215,3 2 1,1-1-1,1 0 1,0-1 207,-2 0 1,1 0 0,-1 0 0,-1 0-55,0 0 0,0 0 1,3 0-1,1 0 63,2 0 1,0 0 0,0 0 0,-1-1 0,0 0 0,-1-1 0,-1 2 0,1-2 40,2 0 0,0-2 0,-1 2 0,0-1 12,2 0 1,1 0-1,-2 0 1,0-1 73,-2 3 1,0-1-1,1-1 1,-1 0-59,1 1 1,-1 1 0,-1-1 0,0 1 48,3 1 1,0 0 0,-1 0 0,-1 0-30,1 0 1,-1 0 0,-1 0 0,0 0-30,0 0 1,0 0 0,-1 0-1,1 0-9,2 0 1,1 0 0,-1 1 0,-1 1 1,0-1 0,-2 1 1,-1 1-1,0 0-14,2-1 1,0-1 0,-2 1 0,0 0-70,2 0 1,0-1 0,-2 0 0,0-1-47,0 2 0,0-1 0,-2 1 0,0 0 26,3 0 0,-1-1 0,-1 1 1,-1-1-89,3-1 0,-1 0 0,46 3 39,-49-1 1,0-1 0,43 3 9,3-1 1,-3-2 60,5 2 0,-3 2-1,-5-2 0,-2 0-1,1-3 1,-4 0 13,5 0 0,-4 0 109,1 0 1,-1 0-288,-3 0 1,0 0 381,4 0 1,-2-3-96,2 0 1,0-5 96,-1 2 1,1-2-47,6-1 0,-2 0-42,-2 0 0,-2 0-18,0 0 1,-2 1 5,2 2 0,-2-1 21,-5 4 1,-3 0-23,-2 3 1,3 0-32,0 0 1,2-3 19,-9 0 1,5-1-130,-2 1 1,-1-1 68,4-2 0,-3-1-8,-2 4 0,3-4 5,3 4 0,-2-3-12,2 3 0,-6 0 0,2 3 0,3-3-14,4 0 1,0 0-98,-6 3 1,2 1 106,-2 2 0,6 2-168,-4 4 0,-1-2 88,-5 3 0,1-4-129,3 3 0,-2 0 185,-7-3 0,3 1-8,0-1 0,0-1 132,0-2 0,1-2-133,-1 2 0,2-2 147,0-1 1,1 0-118,-1 0 0,2 0 187,1 0 1,3 0-103,4 0 1,-5-1 17,-1-2 0,6-2-7,2-4 1,1 3 7,0 0 0,0 1-18,0-1 1,4-1-73,-2 4 1,3-3 25,1 3 1,0 0 26,3 3 1,4 0-50,-45 0 1,0 0-1,0-1 1,0 0 9,2 0 0,1-1 0,2 2 1,0-2-6,-1 0 0,1-2 1,7 2-1,0-2-57,0 0 0,0-1 1,5 2-1,-1 0 87,1 0 1,0 0-1,0 2 1,0 0-51,-1 0 1,1-1-1,-2 1 1,0 1-3,0 0 1,0 0-1,-2 1 1,-1 0-271,-2 2 1,-2 0 0,-5 0 0,-1 0 78,-3 3 0,-1 0 1,40 8-367,-6 2 0,-6 1-72,-16 1 1,-6 3 656,-12 0 0,-7-3 0,-7-3 0,-2 2 0,-4 0 0</inkml:trace>
  <inkml:trace contextRef="#ctx0" brushRef="#br1" timeOffset="12775">14016 1406 13680,'-5'0'-1920,"1"0"2056,4 0 187,-4 0-138,3 0 0,-4-3 69,2 0-426,2 0 388,-3 3 0,4-1-209,0-2-111,0 2 0,5-4 356,4 2 1,5 1-26,7-4 1,3-4 13,7-5 1,6-2 131,8-2 1,9-3-28,6-2 1,5-4 54,4-5 0,2-1-351,7-5 1,0 2 219,1 0 0,4 0-533,-1-2 0,2 1 329,-3-1 1,0 2-183,-2 1 1,0-1 81,-3 1 1,-1 1-1,-2 1 0,-6 0-147,-3 4 0,2 0 157,-2 3 1,-4 3 93,-5 3 1,-8 3-1,-4 3 1,-9 5-16,-1 4 0,-9 4 59,-6-1 0,-3 2-163,-6 1 0,-1 4 12,-2 2 1,-3 2-549,-6 1 0,1-3 442,-4 0 1,-3 0-129,-3 3 1,-5 0 59,2 0 0,-1-1 116,1-2 1,-1-1 212,4-2 1,-4-2-140,1 2 0,1-1 186,2-2 0,2-4-58,1 1 0,0-3-221,0 3 1,3-3-485,0 3 0,3-3-673,-3 3 1079,4-4 1,-2 2 0,4-4 0</inkml:trace>
  <inkml:trace contextRef="#ctx0" brushRef="#br1" timeOffset="13634">16401 44 19592,'0'-5'-3881,"0"1"1890,0 4 2247,4 0-4,-3 0-116,3 0 378,-4 0-144,4 0 1,-2-1-404,4-2 0,-4 1 515,1-4 0,1 3 531,-1-3-1245,0 4-154,-3-6 0,-4 7 345,-2-2 0,-6 6 22,-3 3 1,-2 2-45,-1 1 0,-5 3-15,-1 0 1,1 6 209,-1 0 1,0 1-192,-4 5 0,1 0 198,0 3 1,4 4-2,2-1 1,-1 0-55,4-3 0,0 0-441,9-3 0,-1 1-19,7-4 0,1 0-57,5-3 0,0 0 11,6-3 1,-2 1-17,5-4 0,-1 3 65,1-3 0,0 0 239,3-3 1,-1-3 106,1 0 0,2-4-224,-2 1 0,-1-2 199,1-1 0,-3 0 55,4 0 1,-4 0 136,3 0 0,-4-4-137,1-2 0,-2 1 142,-1-1 0,0 0-79,0-3 1,0 0 0,0 0 0</inkml:trace>
  <inkml:trace contextRef="#ctx0" brushRef="#br1" timeOffset="14134">16429 361 18006,'0'-9'-5356,"4"0"5096,-3 0 0,6 3 648,-4 0-452,4 4 1,-3-4-100,2 3 407,-2 2 104,-4-3-1216,0 4 1039,0 4 1,-3 2-80,0 3 0,-3 0-101,3 0 1,-4 0-37,1 0 1,1 3-20,-1 0 0,1 1-131,-1-1 1,-1-1-52,4 4 0,-3-3 355,3 0 1,0 1-105,3-1 0,0 3-230,0-3 0,0 0 75,0-3 0,4-1-185,2-2 0,2-1 330,1-2 1,0-2 86,0 2 1,4-2 63,2-1 1,3-1 43,0-2 1,0-1 118,0-2 1,0-3 0,0 0 0,0-1-39,1-5 0,-2 3-26,-2-3 1,1 0-201,-4-3 1,-1-1-148,-5 1 1,-2 0-126,-4 0 0,-1 3-85,-2 0 1,-5 3 15,-4-4 0,-5 8 130,-1-1 0,0 6 139,-4 0 1,3 3 105,1 3 0,3 0 82,0 6 1,1-1-222,-1 8 0,2-2 143,3 1 1,1 2-250,0-2 0,3 2 213,0 1 1,0 1 0,-3-1-1</inkml:trace>
  <inkml:trace contextRef="#ctx0" brushRef="#br1" timeOffset="14517">16919 80 21026,'-9'0'-965,"-3"4"356,0 2 1,-1 5 71,0 1 0,2 7 164,-4-1 1,3 5-36,-3-1 0,4 0 52,-1-1 0,-1-2 82,1 2 0,0-2-206,3 0 1,-4-1 56,1 0 1,0-1-8,3-2 1,0 1 195,0-4 1,-3 4 161,0 0 1,0-2 51,3 1 0,0-1 14,0 1 1,0-1-32,3-2 0,-2-2-138,2 2 1,-2 1 140,-1 0 0,1-1-213,2-3 0,-1-3 53,4 0 1,-1-4 233,1 1 0,2-2 0,-3-1 0</inkml:trace>
  <inkml:trace contextRef="#ctx0" brushRef="#br1" timeOffset="14909">17110 44 16386,'5'-5'-2708,"1"1"2633,-3 4 1,-2 4-693,2 2 1,-2 2 235,-1 2 0,0 2 154,0 0 0,-3 0 189,0-3 182,-5 0 0,3 0-122,-4 0 1,0 3 258,0 0 1,-3 4-245,0 0 1,-4 2 543,1 3 1,-2-1 85,-1 4 1,-1 0-145,1 4 1,0-1-270,0 0 0,-1 0-49,-2 0 0,1 2-283,-1 1 1,2-1 153,1 4 1,-3-3-213,0 0 1,0-2 161,2-1 1,2-4-41,2-1 0,-1-4 83,4-3 0,0-2 4,3-4 1,3-1-7,0-2 4,4-2 143,-2-4 0,5-1-172,2-2 0,2-2 137,4-4 1,8-4 0,2-1 0</inkml:trace>
  <inkml:trace contextRef="#ctx0" brushRef="#br1" timeOffset="15372">17209 381 16019,'0'6'-1742,"0"0"0,-3 0 1525,0 3 1,-4 0 302,1 0 0,-3 0 98,-3 1 0,-2-1 68,-4 0 0,0 4-140,-1 2 0,0 1 100,-2-1 1,1 3-278,-4 0 1,4 1 404,-2 2 1,3-2-213,1-1 1,4 0-159,2 0 1,2-4-123,1-2 0,3 2-149,0-2 1,4 0-47,-1-3 0,3-1-151,3-2 1,-1 1 20,4-4 1,0 3 306,3-3 0,3 0 155,0-3 0,3 0 104,-3 0 0,4 0 9,-1 0 0,3-1 124,0-2 1,0-2 99,0-4 1,0-3 110,0 0 1,-1-4-204,-1 1 0,1-3-57,-2 0 1,-2 0-267,-1 0 0,-3 0-127,-3 0 0,-1 1-79,-2 1 0,-2 0-210,2 4 1,-3-1 40,-3 1 0,-2 3 6,-4 0 0,0 1 56,0 5 404,-4 0 1,-1-1 0,-4-1 0</inkml:trace>
  <inkml:trace contextRef="#ctx0" brushRef="#br1" timeOffset="17669">17599 644 10389,'5'-8'-347,"2"2"282,-4-6-80,0 2 283,1 1 1,-2 0-83,5 0 0,-2 3-188,1-1 0,1 1 98,-4-3 1,0 3-221,-3 0 0,0 0 135,0-3 1,-4 1-135,-2 2 0,-6-2 112,-4 2 0,-1 2 118,-1 1 1,2 2 32,-2 1 1,2 0-43,-5 0 1,1 2 457,2 4 0,0 1-87,0 8 1,0 1-227,0 5 1,1-1 31,1 1 1,0-2-225,4-1 1,3 0-36,3 0 0,4-1-169,-1-1 1,3-4 124,3-6 0,2 1-1,4-4 1,1 0 120,2-3 0,1 0 7,3 0 1,1-1 159,-2-2 1,2-1-24,1-2 0,-1-2 31,-2 2 1,2 1-34,-5-2 1,3 5 183,-3-1-196,0-2 0,-3 4 1,0-2-96,-4 2 1,-1 5-90,-4 2 0,0 3-23,0 0 1,-7 1 75,-2 2 0,-3-1-18,0 4 0,-2 0 17,-4 3 1,-4 0 4,1 1 0,-4 2 0,1 0 0,-3 3-7,-4-3 0,2 4 124,-4 0 0,6-2-11,-4 1 0,4 0-25,-6 3 0,3 2-40,-4 1 1,4-4 1,-3 4 1,1-1-6,-2 5 1,3 0-3,4-4 0,4-1-90,2-4 1,3 0-16,2-4 0,3 0-124,4-3 1,1-4-23,2-1 116,2-3 0,5-5-15,2-2 1,3-3 196,6-3 0,3-6-44,7-7 0,2-4 150,6-1 1,-1-4-104,4 1 1,0-2 133,0-2 0,2 1-99,-1 0 0,-3 3 3,-1 0 0,-3 0-4,-3 0 1,0-2-93,-3 2 1,-5-2-68,2-2 0,-6 4 39,0 0 1,-6 0-25,-3-3 1,-2 2 35,-1 1 1,0 4 7,0-1 1,0 3 48,0 3 0,3 2-76,0 3 17,0 5 1,-2 1 6,2 4 1,-2 1-49,2 2 0,1 2 33,-1 5 1,2 2-15,-2 0 1,-1 1-37,4-1 1,-3-1-11,3 4 0,-3-1-46,3 1 0,1-2 81,5-3 1,-2-1-52,2 0 1,1-1 83,-1-2 1,4-1 104,0-2 1,-3-2 28,-1 2 1,2-3 27,1-3 0,2 1 4,1-4 1,0 0 9,1-3 1,-2 0 82,-2 0 1,2-1-155,-2 1 1,-2 0 308,-1 0-265,-2 0 307,-5 0-419,-1 4 1,-8 6-45,-2 8 1,-10 5 121,-5 7 1,-4 4 12,-2 5 1,-1-2-110,1 2 0,0-1 61,0-2 1,4-5-112,1-4 0,4-1 108,3-5 1,6 0-297,6-3 170,2-4 0,2 0-156,2-5 0,3-5 221,6-1 1,-1-2-22,4-1 0,-1-3 25,2 0 1,-2-3-41,-2 3 0,-1-1 145,4 1 1,-4 2-106,1-2 1,2 1 178,1 2 0,0 0-134,0 0 1,-4 4-47,1 2 1,1-1-28,-1 1 0,-1 1-27,-5 5 0,-2 2-32,-4 4 1,0 4 6,0 2 0,0 0 46,0 0 1,-3 1-65,0 5 0,-4-2 127,1 2 0,1 1-76,-1 0 1,3 2 6,-3-3 1,4 3-18,-1-3 1,2 1 95,1-4 1,3-3-68,0 0 1,7-5 65,-1-1 1,6 0 124,0-3 1,2-2-105,2-1 0,2-2 20,0-1 1,4 0-75,-1 0 0,1-4 18,0-2 0,1-5 52,-2-1 1,-1-4-8,1 1 0,-3-1-113,0 0 1,-5-2 29,-1 0 0,-4 0-26,1-3 0,-5-1-51,-1 1 1,-4-1-35,1 4 1,-3 0 18,-3 0 0,0 4 12,-6 2 0,1 6 110,-7 3 0,0-1 28,-3 1 0,-1 4 157,-3 5 0,3 5-86,-2 1 0,-1 7-35,1-1 1,1 3 17,5 0 1,1-1-14,5 1 0,1 0-20,2-3 1,2 1-93,4-7 1,5 0-60,4-2 0,1-4 3,6 0 1,-4-4 27,3 1 0,-3-2 65,3-1 1,0-1 299,3-2 1,-3-2-122,0-4 0,-2-1-68,2 1 1,0-1-51,3-2 1,-3 1-157,0-4 1,-4 4 90,1-1 0,-2 2-73,0 1-172,-5 0 96,-1 0-59,-4 3 1,-1 6 150,-2 7 0,-6 2 34,-3 3 1,-1-1-66,1 4 0,2 0-1,-2 3 0,3 3 4,3 0 0,-1 0-23,4-6 1,0 1 13,3-4 0,4 0 10,2-3 1,3-1 270,3-2 0,0 1-86,6-4 0,-2 0 108,6-3 0,0 0-119,-1 0 1,3 0 45,-3 0 0,4-4-45,0-2 0,-2-5 5,1-1 1,3-5-141,3-1 1,5-5 103,-2-8 0,5-1-272,2-4 0,-2 0 188,-5-1 0,-2-2 51,-3 0 1,-6 0-7,-4 6 1,-4 2 150,-5 4 0,-4 1-121,-2 5 1,-2 4-15,-1 8 1,-5 4-205,-4 2 0,-5 8 217,-7 7 1,-3 8-239,-7 14 1,-6 6 120,-8 8 0,-2 6-57,-4 0 0,1 5-78,-2 4 0,-1 4 246,1-1 0,4-3-67,3-6 1,4-3-27,8-2 1,3-11-379,6-8 0,2-8 153,7-7 1,2-8 199,4-7 1,3-4-36,0-5 1,4-5-52,-1-10 1,2-4 102,1-5 0,4-6 25,2-6 1,6-11 0,2-2 0</inkml:trace>
  <inkml:trace contextRef="#ctx0" brushRef="#br1" timeOffset="17840">18243 407 11949,'-36'4'142,"0"6"309,0 8 0,5 5 432,7 4 0,6 0-1198,9 0 0,1 1-2488,2-1 2757,-2-4 0,3-1 0,-4-4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7T10:58:48.359"/>
    </inkml:context>
    <inkml:brush xml:id="br0">
      <inkml:brushProperty name="width" value="0.29915" units="cm"/>
      <inkml:brushProperty name="height" value="0.59829" units="cm"/>
      <inkml:brushProperty name="color" value="#FFFC00"/>
      <inkml:brushProperty name="tip" value="rectangle"/>
      <inkml:brushProperty name="rasterOp" value="maskPen"/>
    </inkml:brush>
  </inkml:definitions>
  <inkml:trace contextRef="#ctx0" brushRef="#br0">1 137,'42'-21,"1"5,-10 20,-1-3,3 3,-7 0,8 2,-8-1,7 7,-7-6,12 11,1 1,14 1,0-1,3-9,1-9,-4-5,4-8,-1 3,-2-3,2 4,-3 0,-1 0,0 0,1 0,-1 0,1 0,-1 3,1-2,3 3,-3 0,4 1,-5 0,-3 3,-2-3,-8 0,-4 3,-6-3,-8 4,-1-4,-8 3,4-3,-4 0,4 3,-4-7,3 7,-43-23,26 19,-32-15,32 20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7T10:58:42.195"/>
    </inkml:context>
    <inkml:brush xml:id="br0">
      <inkml:brushProperty name="width" value="0.29915" units="cm"/>
      <inkml:brushProperty name="height" value="0.59829" units="cm"/>
      <inkml:brushProperty name="color" value="#FFFC00"/>
      <inkml:brushProperty name="tip" value="rectangle"/>
      <inkml:brushProperty name="rasterOp" value="maskPen"/>
    </inkml:brush>
  </inkml:definitions>
  <inkml:trace contextRef="#ctx0" brushRef="#br0">91 37,'-35'-10,"3"-2,31 11,-11-7,2 3</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8:40.365"/>
    </inkml:context>
    <inkml:brush xml:id="br0">
      <inkml:brushProperty name="width" value="0.08547" units="cm"/>
      <inkml:brushProperty name="height" value="0.08547" units="cm"/>
      <inkml:brushProperty name="color" value="#E71224"/>
    </inkml:brush>
  </inkml:definitions>
  <inkml:trace contextRef="#ctx0" brushRef="#br0">10 100 7837,'-5'-4'60,"2"-2"1,2 1-77,1-1 0,1 4 162,2-1-357,-2-2 195,7 4 0,-6-7-40,4 5 40,-4 0-32,2 3 85,-4 0 148,0 4-69,0-3-62,0 8 62,0-8-35,0 7 146,0-7-56,0 3-1,4-4 32,1 0 38,4 0-179,0 0 106,0 0-168,0 0 1,-3 0 82,0 0-14,-4 0-26,6 0-35,-3 4 0,1-2 7,0 4 6,-4-4 32,6 6 1,-2-7-24,3 2 1,-3-2 148,0-1 0,0 0-84,3 0 0,0 0-31,0 0 1,3-3-43,0 0 1,1 0-10,-1 3 1,-1-1 21,5-2 1,-5 2-13,1-2 0,1 2-105,-1 1 1,1 0 90,-1 0 1,-2 0-67,2 0 1,-2 0 55,-1 0 1,2 0 45,1 0 1,-2 1 0,2 2 0,-1-2 8,1 2 0,-2-2-19,2-1 1,1 0 7,-1 0 1,3 0 17,-2 0 0,2 0-20,-3 0 0,3-3-29,-3 0 0,3 0-14,-3 3 1,1 0-8,-1 0 1,-2 0 2,3 0 1,0 0-9,-1 0 1,0 0 7,-3 0 1,3 0-6,0 0 0,3 0 3,-3 0 1,4 0 5,0 0 1,-1 0 70,3 0 0,-2 0-62,5 0 0,-2-3 125,-1 0 1,2-1-110,1 1 1,-2 2 6,2-2 1,-2-1-26,-1 1 1,2 0-6,1 3 1,-2 0 38,2 0 0,-2 0-12,-1 0 1,-2 0 31,3 0 0,-3 0-44,5 0 1,-2 0 7,-1 0 1,0 0-37,0 0 1,0 0 0,-3 0 0,2 3 13,-2 0 1,2 0-15,1-3 0,0 0 166,1 0 0,-1 0-139,0 0 1,0 0 125,0 0 0,1 0-109,2 0 1,-1 0 62,1 0 1,1-1-45,-1-2 1,0 2-5,-3-2 1,4 2-37,-1 1 0,0 0-27,-3 0 1,0 0-57,0 0 0,0 0 94,1 0 1,0 0 3,2 0 1,-2 0-15,2 0 0,-1 0 26,2 0 0,-2 0-20,4 0 1,-4 0 2,1 0 1,1 0 56,0 0 1,2 0 3,-3 0 1,1-4-36,-1 1 0,-2 0-1,3 3 0,-3-3 6,-1 0 1,-3 0-11,0 3 1,-4 0-17,1 0 0,-2 0 17,-1 0-15,1 0-46,-1 0-15,-4 0 328,-1 0-218,-4 0 1,-4 0-114,-2 0-86,-2 0 1,-2 0 129,1 0 1,0 0-2,0 0 0,3 0-44,0 0 1,3-3-77,-3 0-133,4 0 1,-2 2-28,4-2 156,0 2-47,0-3 110,0 0 1,4 2-36,2-4 0,2 4 91,1-1 0,0-2 0,0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8:18.811"/>
    </inkml:context>
    <inkml:brush xml:id="br0">
      <inkml:brushProperty name="width" value="0.08547" units="cm"/>
      <inkml:brushProperty name="height" value="0.08547" units="cm"/>
      <inkml:brushProperty name="color" value="#E71224"/>
    </inkml:brush>
  </inkml:definitions>
  <inkml:trace contextRef="#ctx0" brushRef="#br0">278 417 8488,'-6'-5'-251,"0"2"0,4 1-1081,-1-1 1233,2 2-143,1-3 247,0 0 0,4-1-105,2-4 1,-1 3 1,1 0 1,-3 1-66,3-1 163,-4-2 0,6 3 0,-3-4 0</inkml:trace>
  <inkml:trace contextRef="#ctx0" brushRef="#br0" timeOffset="608">143 327 8488,'-13'9'0,"0"-4"23,-2-2 23,-2-2 0,3 2-20,-1 0 90,-2 0 216,7-3-38,-3 0-83,4 0 22,4 0 1,4-1-376,4-2 1,3-2 113,-3-4 0,4-3-88,-1 0 1,2-1-36,1 4 0,0-3 59,0 0 0,-3 0 131,0 3 0,-1 3-22,2 0 1,0 3 120,-4-3 78,4 4 0,-6-3-3,2 2-138,2 2 1,-3-3 64,4 4 1,0 0 17,3 0 0,0 3 10,0 0 0,1 0-68,2-3 1,-1 0-11,4 0 0,1 0-35,2 0 0,3-4 4,0-2 1,1-2-56,-1-1 1,-1 0 87,1-1 0,1 0-180,-1-2 0,3 2 40,-3-2 1,2 3-57,-2 3 0,-2-2 61,2 2 0,-2 1-16,-1-1 0,1 3 43,-1-3 1,-3 4-16,0-1 0,-1 1 0,1-1 0,2 2 16,-2-2 1,-1-1 35,2 1 0,-4-4 26,3 4 0,-3-3 126,3 3 1,-3-3-108,3 3 1,-4-3 4,1 3 1,1-1-66,-4 1 0,2 2 26,-5-2 0,-1 2-130,1 1 166,-4-4-38,2 3-143,-4-3 50,0 4 1,-4 0-166,-2 0 0,-1 1-314,1 2 1,-2-1 33,2 4 1,-5-3 49,2 3 0,-2-3 106,5 3 0,1-4-210,-1 1 446,4 2-13,-2-4 1,6 3 108,4-4 1,1-1-12,8-2 0,1-1 180,2-2 0,0 1-149,0 2 0,4 2 0,1-3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8:09.453"/>
    </inkml:context>
    <inkml:brush xml:id="br0">
      <inkml:brushProperty name="width" value="0.08547" units="cm"/>
      <inkml:brushProperty name="height" value="0.08547" units="cm"/>
      <inkml:brushProperty name="color" value="#E71224"/>
    </inkml:brush>
  </inkml:definitions>
  <inkml:trace contextRef="#ctx0" brushRef="#br0">408 82 8571,'4'-9'-901,"-3"0"1,4 1 1046,-2 2 1,-1-1-31,4 4-60,-4-4 1,6 5 17,-5-4 11,0 4-72,1-2 1,-3 3-17,2-2 129,-2 2-24,-1-3-57,0 0-6,-4 3 1,2-3-52,-4 4 1,0 0 42,-4 0 1,1 1 1,0 2 0,-1 2 30,-2 4 0,1 0-6,-4 0 1,3 1-76,-3 2 1,4-2 53,-1 2 0,1-2-58,2-1 0,0 0 112,0 1-42,4-5 1,0 2 184,2-4 14,2 0-139,-3-3-46,4 0 0,3-4-94,0-2 0,4 1 101,-1-2 0,-1 1-75,1-3 1,0 1-1,3 2 0,1-1-14,-1 4 0,0-3-15,0 3 1,-3-3-17,0 3 1,0-1 19,3 1 0,-3 2 8,0-2 0,-3 2-263,3 1 218,-4 0 27,2 0-113,-4 0 1,1-3-204,2 0 228,-2 0-17,3 3 130,0-4 47,-3 3 302,3-3-230,-4 4 498,0 0-565,0 4-141,0-3-21,0 7-18,0-7 108,0 7-22,0-3 52,4 4 0,-3 0 4,2 0 1,-2 0 38,-1 0 0,0 0-48,0 1 1,-1-1 33,-2 0 0,-1 0-16,-2 0 1,-2 3 10,2 0 1,-5 1-16,-1-1 0,-1-1-2,1 4 0,-1-3-32,-2 4 0,-3-4-5,3 3 1,-2-1-115,-1 1 1,-3 2 80,0-2 0,-4 2-216,4 2 0,-3 1 50,3-2 0,-3 2-86,3-5 321,-1-2 0,0 0 0,-1-4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19:43.180"/>
    </inkml:context>
    <inkml:brush xml:id="br0">
      <inkml:brushProperty name="width" value="0.08547" units="cm"/>
      <inkml:brushProperty name="height" value="0.08547" units="cm"/>
      <inkml:brushProperty name="color" value="#E71224"/>
    </inkml:brush>
  </inkml:definitions>
  <inkml:trace contextRef="#ctx0" brushRef="#br0">64 819 8435,'0'-9'0,"0"0"0,-4 0-333,-3 0 336,3 0 0,-4 0 105,2-1 1,1 1-88,-1 0 1,1 0 291,-1 0-28,-2 4-48,7-3 3,-3 7-425,4-3 175,0 4 1,0 4-107,0 2 1,0-1 86,0 1 1,0 0-19,0 3 1,0 1 27,0 2 1,1 0-7,2 3 1,-2 0 16,2 3 0,1 0 12,-1 0 0,3 4-10,-3 3 1,4 2 21,-1 3 1,1 2 21,-1 5 1,3-1-30,-3 0 0,1 0-11,-1 1 1,1 1-8,-4-2 0,3 5-2,-3-8 0,4 4-58,-1-4 1,-1 2-12,1-2 0,0 2-5,3-1 1,-3-3 55,0-1 0,0-6-143,3-3 0,0-3 123,1-2 20,-1-7 1,1-7 53,2-8 0,-2-2 188,2-11 0,1-1-148,-1-7 0,4-7 202,-1-2 0,3-7-125,0 1 1,3-7-58,0-2 0,4 1-55,-1-2 0,0 4 70,0-4 0,-3 1-284,3-3 1,0 2-97,4 1 1,-4 1-120,0-4 1,-1 6 91,1-4 0,2 6-107,-1 4 1,-3 5 99,-1 7 1,-3 7 313,-3 5 0,2 0 0,-2 3 0</inkml:trace>
  <inkml:trace contextRef="#ctx0" brushRef="#br0" timeOffset="542">751 1399 8494,'0'5'-239,"0"-1"331,0 0 1,1-3-212,2 2 0,-1-1 97,4 1 1,-3-2-56,3 2 0,0-1 130,3 1 1,-3-2-115,0 2 0,0-3 151,4-3 1,2-2-158,0-4 0,1-3-29,-1-1 1,-1-4 72,4-1 1,-3-1 18,3-5 0,-4 3 4,1-4 0,-1 4-41,-2-3 0,-1 4 32,-2-1 1,1 5-78,-4 1 0,0 3 53,-3 0 0,-1 6-7,-2 3 1,1 2 9,-4 1 1,-3 5-6,-3 4 0,-5 6 19,2 6 1,-2 2-4,-1 4 1,1 0 51,2 1 1,-1-1-53,4 0 0,0-1 56,2-2 0,2 2-30,2-5 1,2 3-1,4-3 0,0 0-6,0-3 0,4 1 1,2-1 0,6-3-65,4 0 0,1-5-5,1-1 0,4-1-41,2-5 0,2 0 82,2-3 0,-2-1-186,-2-2 1,1 1 212,-4-4 0,5 0 0,-3-3 0</inkml:trace>
  <inkml:trace contextRef="#ctx0" brushRef="#br0" timeOffset="914">1495 673 8600,'-8'5'309,"2"4"0,-1 4-72,4 5 0,-4 4-308,1 3 1,1 5 107,-2 3 0,2-1-215,-1 2 0,-1-1 23,4 3 0,0-1 42,3-1 0,0 0 65,0-4 1,0-3-347,0-2 1,0-2-97,0 1 1,1-1 175,2-2 1,-2-2 313,2 3 0,2-3 0,-4 3 0,3 1 0</inkml:trace>
  <inkml:trace contextRef="#ctx0" brushRef="#br0" timeOffset="1235">1213 1181 8431,'-4'9'0,"2"-4"-67,-4-2 202,0-2 317,0 3-176,-2-3-73,7 3 0,1-9-200,6-4 0,4-1-288,2-5 241,2 0 0,5-3 37,2 3 1,2-2-151,4 2 1,1-2-134,-1-1 0,-3 4 102,0 2 0,-3 2-30,4 0 1,-4 1-17,3 0 0,-4 3-158,1 0 1,-3 3 391,-2-3 0,1 0 0,-3-3 0</inkml:trace>
  <inkml:trace contextRef="#ctx0" brushRef="#br0" timeOffset="1812">1585 1444 8334,'0'5'-1038,"0"-1"1052,0-4 524,0 4-516,4-3 28,1 3 1,5-5-32,2-2 0,-1 0-3,4-6 1,-3 2-32,3-5 1,0-1-146,4 1 1,-1-5-50,0 2 0,-1 1 55,-2-1 0,1 3-27,-4-3 1,0 3 145,-3-3 0,1 3 15,-1-4 0,-3 5 9,0-1 1,-4-1 132,1 1 0,-2 0-116,-1 3 1,0 0 31,0 0 0,-1 0 42,-2 0 0,1 3-53,-4-1 0,0 5 61,-3-1 1,-1 3-45,1 3 1,0 4-3,0 5 0,0-1-1,0 4 0,0-3 7,0 3 1,3-3-48,0 3 1,4 0-2,-1 4 1,-1-2-4,1-2 0,0 1 26,3-4 0,0 4-169,0-1 1,1-2 104,2-1 1,-1-1-109,4-2 0,1 0 95,5 0 1,-1-4-15,4-2 1,-3-2 52,3-1 0,-3 0-2,4 0 1,-1-1 10,3-2 1,0 1-35,0-4 1,0 0-172,0-3 211,1-5 0,-1 0 0,0-4 0</inkml:trace>
  <inkml:trace contextRef="#ctx0" brushRef="#br0" timeOffset="2276">2003 998 8517,'0'-9'-23,"-1"4"9,-2 2 137,2-2 157,-3 4 0,7-2-506,0 6 1,4-1 124,-1 4 1,2 1-32,1 5 0,-1-1 17,-2 5 1,1-1 3,-4 3 1,3 1 115,-3 2 1,0-2-119,-3 2 1,0 2 55,0-2 1,0 0 29,0-3 1,0-3-35,0 0 0,0-4 13,0 2 0,0-3-4,0-1 1,0 0 8,0 0 0,0-3-1,0 0 1,-3-3-13,0 3-1,0-4 51,3 2 294,0-4-235,-4-4 0,3 2 95,-2-4 1,2 0-105,1-3 1,0-1 3,0-2 1,4-3-35,2-7 0,6 0-14,4-2 1,2-3-7,3 0 1,2-2 32,4-4 0,0 7-154,1-1 0,-1 5 127,0-3 0,0 6-197,1 1 0,-2 1 14,-2 5 1,1 3 182,-4 3 0,0 4 0,-2-2 0</inkml:trace>
  <inkml:trace contextRef="#ctx0" brushRef="#br0" timeOffset="2839">2638 1125 8368,'4'-9'-468,"-3"0"-60,2 0 1,-1 0 454,1 0 0,-2 0 404,2 0 1,-2 3-185,-1 0 1,-1 0-27,-2-3 1,-2 4-133,-4 2 1,0 2 107,0 1 0,-4 0-172,-3 0 1,-1 7 47,-1 2 0,0 6 47,0 0 0,0 1-36,0-1 1,3 2-28,-1-2 0,5 3 47,-1 0 0,6-1 2,3-2 0,-1 2-30,1-2 1,0-1 35,3 1 0,1-3 4,2 0 1,-1-5-47,4-1 0,3-4-113,3 1 1,4-3 127,0-3 1,1-3-6,1-6 1,1-2-37,2-5 1,-2 1 29,2 0 0,-2 0-34,-4 0 1,2 0 32,-2 0 1,-1 0-10,1 3 0,-4-1 38,1 4 1,-3 0 0,-2 3 26,1 4-6,-3 1 1,0 5 117,-2 2 1,-2 6 5,-1 6 0,0 2-15,0 1 0,-3 1-56,0 3 0,-3-3-120,3 2 1,-3 1 32,3-1 0,0-3-153,3-2 1,0-5 20,0 1-352,0-2 246,0-5 1,1-1 41,2-4 207,-2-8 0,7-2 0,-3-8 0</inkml:trace>
  <inkml:trace contextRef="#ctx0" brushRef="#br0" timeOffset="3302">3027 1053 8200,'-15'9'-387,"0"0"242,0 0 0,0 4 370,3 2 1,-1 2 493,1 2 1,0-1-742,3 0-11,0 0 1,1 0-17,2 0 0,-1-1-211,4-2 1,-3 2-135,3-5 1,-1 0 185,1-3 0,2 0-101,-2 0 1,2-3-221,1 0 126,-4-4 403,3 2 0,-3-5 0,4-2 0,0-3 0,0-6 0,1-5 0,2-4 0,3-5 34,6 2 1,-1-2-13,4-1 0,0 1 85,3 1 1,0 0-40,0 4 0,1 1-38,-1 5 1,1-1 11,2 4 0,-5 0 0,2 2 1,-3 5 37,1 2 1,0 2 2,-4 1 1,0 4 99,-3 2 1,-1 7-137,-2 2 1,-2 3 126,-4 3 1,0-1-99,0 4 0,-1 1-51,-2 2 1,1-3 13,-4 0 0,1-4-2,-1 1 0,-2-1-62,2-2 0,1-1-154,-1-2 1,4-2-256,-1-4 43,2-4 103,1-1 1,1-4 287,2 0 0,2-8 0,4-2 0</inkml:trace>
  <inkml:trace contextRef="#ctx0" brushRef="#br0" timeOffset="3789">3654 945 8358,'-4'5'0,"-2"-2"0,-5-1 72,-1 1-72,0 2 0,1 4 559,-1 0-318,2 0 1,-3 3-145,4 0 0,-1 1-53,-2-4 0,2 0-83,-2 0 0,1 0 77,-1 0 0,1 0-314,-1 0 1,5-1 10,1-2 0,3 1-264,-3-4 189,4 0-266,-2 1 351,4-3 117,0 3 0,1-4 207,2 0 0,3-1-108,6-2 1,-1 1 77,5-4 1,-1 0-65,3-3 1,0 1 132,0 2 0,0-2-57,0 2 1,4 2 20,-1 1 1,0-1-7,-3 1 1,-3 0 133,0 3 1,-4 0-3,1 0 0,-5 0-94,0 0 1,-5 4 102,1 2 1,-2 2-70,-1 1 0,-1 0-28,-2 0 1,-7 3-45,-5 0 1,-2 4-98,-1 0 1,-1 1-10,-2 1 0,2 0-233,-3 0 0,3-3-61,1 0 0,0-4 118,0 2 1,3-3-15,0-1 1,4-3-8,-2 0 1,6-3-149,1 3 130,4-4 255,-2 2 0,4-4 0,4-4 0,5-1 0,6-4 0</inkml:trace>
  <inkml:trace contextRef="#ctx0" brushRef="#br0" timeOffset="4118">4189 1308 8125,'-18'8'0,"0"-2"0,0 3 716,0 0-381,-1 0 1,1 5-136,0-2 0,3-1-197,0 5 0,4-5-543,-1 1 393,6-2 0,-2-1-89,1 0 1,0 0-158,1 0 1,-1 0 62,4 0 0,-1 3 132,1 0 0,1 2 198,-4-2 0,4-2 0,-2 3 0</inkml:trace>
  <inkml:trace contextRef="#ctx0" brushRef="#br0" timeOffset="4469">4307 464 8236,'0'-13'0,"0"3"7,0-2 1,0 5 157,0 1 33,0 4 1,1-2-12,2 4 0,-1 0-53,4 0 1,0 1-140,3 2 0,0 2 63,0 4 1,0 3-154,1 0 1,-1 3-85,0-3 0,-3 4-52,0 0 0,0-2-123,3 1 1,-1-4 103,-2 1 1,2-2-7,-2-1 0,-1 0-316,1 0 572,0 0 0,3 0 0,0 0 0</inkml:trace>
  <inkml:trace contextRef="#ctx0" brushRef="#br0" timeOffset="4688">4579 501 8190,'-4'5'0,"-1"0"49,-4-5 36,0 0 1,4 1 107,2 2 1,-1-1-156,1 4 1,0 0-526,3 3 387,0 0 0,1 0-92,2 0 1,-1 0-184,4 0 1,0 0 160,3 0 214,0 0 0,4 0 0,1 0 0</inkml:trace>
  <inkml:trace contextRef="#ctx0" brushRef="#br0" timeOffset="5273">5087 365 8227,'-6'-8'-1475,"0"2"1646,0-2 1177,-3 7-800,0-3-315,0 4 0,1 1-161,2 2 0,1 2 1,2 4 0,2 3-135,-2 0 0,2 4 167,1-4 1,0 4-97,0-1 1,0 1-4,0-1 0,0 2-149,0-2 0,0 4-57,0 2 1,0-1 130,0 4 0,0 4 2,0 6 1,0 2 41,0 3 0,0 4 15,0 5 0,-3 4-51,0 3 0,-2 4-2,2-4 1,1-2 8,-4-2 1,4-4-4,-1-2 0,1-3-165,-1-6 0,2-7 96,-2-2 1,-1-7-110,1-1 1,-4-2 22,1-5 1,1-4 30,-1-5 0,3-2-4,-3-1 185,4-8 0,-6-6 0,3-9 0</inkml:trace>
  <inkml:trace contextRef="#ctx0" brushRef="#br0" timeOffset="5766">5495 420 7727,'-14'4'-1466,"-2"1"2505,4 4 0,-3 3-351,3 0 1,-3 5-492,3 1 0,0 1-28,2 2 0,0 1-171,-2-1 1,1 4-31,-4-1 1,0 3-281,-3 0 1,0 0 74,0 0 0,-2 1-192,-1-1 1,1-1-163,-4-2 0,3 1 214,-4-4 0,4 0 220,-3-6 1,4 1 37,-1-4 0,-1-3 213,0-3 0,2-3-45,5 3 0,-1-4 244,4 1 0,0-2 312,3-1-188,0-4-296,4-1 0,5-4-28,6 0 1,3 0-175,3 0 1,5 3 95,4 0 1,4 0-30,0-3 1,1 4-41,1 2 1,1 2-154,2 1 1,-1 0 136,1 0 0,-2 1-4,-1 2 1,-2 2 69,-1 4 1,-4 4-37,1 2 1,-6 2 185,-3 1 0,-2 0-50,-1 1 0,-1 0 70,-1 2 1,-2-2-105,-2 2 1,-1-1 18,4 1 1,-4-4-76,1 1 0,1-5-12,-1 2 0,3-4-336,-3 1 0,3-2-105,-3-1 447,0-4 0,1 3 0,1-3 0</inkml:trace>
  <inkml:trace contextRef="#ctx0" brushRef="#br0" timeOffset="7767">5667 1190 8307,'-4'10'50,"3"-2"336,-3-8-494,4 0 1,4-3 58,2 0 0,-1-4-135,1 1 1,-3-2 111,3-1 0,-4 0-112,1 0 0,1-5 35,-1-1 0,0-2 98,-3-1 1,3 0 35,0 0 1,0-3 13,-3-1 0,0-5 7,0 3 1,0-3 27,0 6 0,0 3 71,0 2 313,0 5-266,0 2 0,1 5-155,2 4 0,-2 4 55,2 2 0,-1 3-95,1 3 1,-2 3 39,2 3 0,-1 0-171,1 0 0,-2 0 114,2 0 0,-1 0-170,1 1 0,-1-1 9,4 0 1,-3-1 110,3-2 1,-3 1 116,4-4 0,-4 0-44,3-2 0,0-2 99,3-2 1,0-2-38,0-4 1,3 0 25,0 0 0,4-1 12,-1-2 1,2-2 147,2-4 1,-1-4-124,0 1 1,3-5 5,0-1 1,3-1-32,-2-5 0,3-4-3,-1-2 0,-2-4-132,-1 1 0,0-2 40,-2 2 0,4-5-20,-5 2 0,-2-3 48,-4 3 1,0 1-11,-3 1 0,1 0-6,-7 4 1,0-3 1,-3 2 0,0 4-70,0 3 0,-4 4 69,-2-1 0,-1 3-8,1 2 1,-2 7 13,2 6 0,-2 3 1,-1 3 0,0 6 11,0 7 0,-1 5 3,-2 3 1,2 6 0,-2 3 1,2 3-12,4 0 0,-2 1 60,2 3 1,1-3-51,-1 2 0,3-3 78,-3-2 0,4-2-22,-1-2 0,2-3 5,1 1 1,0-1-5,0-3 1,0-4 2,0 1 1,4-7 29,2 1 1,5-2-41,1-4 1,4 1 0,0-7 1,4 0-1,1-3 0,1 0-63,-1 0 1,2-4 1,5-2 0,0-5-118,2-1 1,-2-4 72,3 0 1,-6 2-189,-1-1 0,-4 0 113,1-3 0,-6 0 69,-3 0 1,-1-2 37,-2-1 1,-4 1-58,-2-4 0,-2 0 162,-1-3 1,0-1 0,0 1 0,-4-4-24,-2-2 0,1-1-19,-1-2 0,0 2 17,-4-5 1,1 2-13,0 4 1,1 0-14,2 5 0,-1 1 49,4 9-61,-4 2 0,2 11-12,-4 2 1,1 7 6,2 5 1,-5 8 2,2 7 1,-2 4 18,2 2 1,-1 2-5,1 4 1,3 1-24,0-1 0,1 0 14,-1 1 1,2-2 83,4-2 1,0 1-82,0-3 0,1 2 22,2-3 1,1 0-28,2-2 1,2-1 82,-2 0 0,2-1-60,2-2 1,-1-1-3,0-5 1,3-1-52,0-2 0,3-2 55,-3-4 0,4 0-111,-1 0 0,-1 0 43,2 0 1,-1-3-102,3 0 0,0-4 99,0 1 1,1-1-22,2-2 1,2-5-42,1-1 0,2-6-7,-2-3 1,-1-2-9,2-1 0,-2 0-4,1 0 0,1 0-4,-4-1 0,-3 1 83,-2 0 0,-2-1 7,1-2 1,-2 2 28,-4-3 1,-3 0 133,0 1 0,-4 0-99,1 3 0,-3 0 23,-3 0 1,-2 0 141,-4 3-153,0 2 0,0 5-9,0 2 1,0 6 14,0 6 1,0 6-124,-1 3 0,1 3 23,0 4 0,-1 1-23,-2 4 1,2 2 14,-2-2 0,2 6-14,1-6 1,1 1-115,2-4 0,2-1 131,4-5 0,0-1-8,0-2 0,1 1 65,2-4 1,0 0 5,6-3 0,-2-4 3,5-2 0,2-2 141,1-1 1,2 0-128,1 0 0,4-4 21,-1-2 0,4-2-43,-1-1 1,2-4 29,2-2 1,-1-2-151,0-1 0,0 0 77,0-1 0,1 1-107,-1 0 0,-1-3 54,-2 0 0,-1 0 28,-1 2 0,-6 1 26,2 0 1,-3 0 4,0 0 1,-1 3 66,-2 0 1,-2 4-26,2-2 1,0 7 235,0 3-247,-2 2 0,3 1 70,-4 0 0,0 4-88,0 2 1,0 3 4,0 0 1,0 0-37,0 0 1,0 0-142,1 0 1,-4 0 43,0 0 0,-3-3 101,3 0 0,-4-3 112,1 3 1,-2-3-91,-1 3 0,-4 0 93,-2 3 1,-2 0-55,-1 1 0,-1 2 136,1 0 1,-1 1-117,-2-1 1,2-1-2,-2 4 1,2-3-79,1 3 1,0-3 69,0 4 1,0-2-98,0 1 0,1 1 54,1-4 1,0 0-18,4-3-9,-4 4 0,6-3 6,-2 2 1,1-3-21,-1-2 1,2 1-47,-2-2-49,2-2-16,1 4 166,4-7 1,1 3-48,4-4 1,-3 0 78,0 0 1,4-4-31,2-2 1,3-5 7,-3-1 1,4-5 47,-1 2 1,2-6 15,1-3 1,4 1-58,-1-1 1,4-2 1,-1-4 0,-1 5-57,1-2 1,1 3 52,2-1 1,-1 6 17,-2 4 1,1 4-23,-3-1 1,-1 5 2,-3 1 0,0 4-21,0-1 1,-1 6 0,-2 3 1,2 3-48,-5 3 1,-1 2 58,-5 4 0,1 3-44,-4 1 0,0 2 28,-3-3 1,-5 1 11,-4-1 0,-1-5 25,-5 3 0,-4-4 10,-2 0 1,-1-2 2,1-4 1,1 0 12,-4 0 1,0-1-54,0-2 0,-1-1 25,4-2 0,1-2-124,5 2 0,-2-3 138,5-3-190,0-2 0,4-4 73,2 0 0,2 0-149,4 0 1,4 0 99,2 0 1,3 0-24,3 0 1,3 1 122,3 2 0,0-3-67,0 3 1,3 2 145,0 1 0,1 2-133,0 1 1,-3 0 128,2 0 0,1 1-82,-1 2 1,1-1 13,0 4 1,-3 1-54,2 2 0,-2 0-11,-1 0 1,-3 1-441,0 2 512,-3-2 0,5 3 0,-3-4 0</inkml:trace>
  <inkml:trace contextRef="#ctx0" brushRef="#br0" timeOffset="8020">8189 1144 8207,'-8'-12'503,"1"3"875,3 6-1253,4-1 72,0 4-1103,4 0 728,2 0 0,3 0 178,0 0 0,0 0 0,0 0 0</inkml:trace>
  <inkml:trace contextRef="#ctx0" brushRef="#br0" timeOffset="8496">8625 428 8235,'4'-5'0,"-3"0"138,2 2 80,2 2 1,-3-3-51,4 4-84,-4 0 1,3 0 79,-2 0 1,-1 0-167,4 0 1,-4 4-96,1 2 1,-2 3 130,-1 3 0,0-1-31,0 4 0,0-1-93,0 1 1,-4 3-215,-2-3 1,-1-1-37,1 1 1,-2-1-116,2 1 0,-5 1 455,-1-4 0,0 0 0,3-2 0</inkml:trace>
  <inkml:trace contextRef="#ctx0" brushRef="#br0" timeOffset="8698">8870 436 8235,'-4'13'0,"0"-3"-448,-2 2 417,-2 2 1,3-3-62,-4 5 0,0-4-284,0 3 0,-1 0 0,1 3 376,0 0 0,-4 0 0,-1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8:02.857"/>
    </inkml:context>
    <inkml:brush xml:id="br0">
      <inkml:brushProperty name="width" value="0.08547" units="cm"/>
      <inkml:brushProperty name="height" value="0.08547" units="cm"/>
      <inkml:brushProperty name="color" value="#E71224"/>
    </inkml:brush>
  </inkml:definitions>
  <inkml:trace contextRef="#ctx0" brushRef="#br0">164 681 7760,'-4'-5'256,"3"-3"-197,-3 3 0,5-3-63,2 2 0,-2 1 103,2 2 0,-1 1-198,1-4 1,-2 3 33,2-3 1,-1 4-4,1-1 42,-2-3 1,3 4-13,-4-4 0,1 4 93,2-1 0,-2 1-43,2-1 160,-2 2-153,-1-3 0,0 3 110,0-2-167,0 2 1,-4-3-4,-2 4 0,1 0 1,-1 0 0,0 4-146,-3 2 0,-3 0 53,-1 3 0,1-2 92,3 6 0,-3-2 28,0 1 1,0-1-16,3 4 0,0-3 1,0 3 0,1-1 38,2 1 0,-2 3 26,2-3 0,1 2 23,-2 1 0,5-1 20,-1-2 1,2-1 3,1-2-71,0-2 0,4 3 26,3-7 0,1-2-20,1-4 1,1 0 94,2 0 0,1-7-95,2-2 1,2-6-4,-2 3 1,-1-4-56,2 1 1,-4-2-5,3-1 0,-4-1-104,1-3 1,-3 2 88,-3-4 1,2 3 35,-2-3 0,1 4-12,-1-2 0,-1 0 180,-2 1 0,-2-3-142,2 3 1,-3 0 16,-3 2 1,1 1-1,-4 0 1,0 0 14,-3 0 0,3 1-37,0 2 0,3 5 54,-3 3-173,4 5 1,-2 0 122,4 8 0,0 5-31,0 7 0,0 4-3,0 2 0,1 5 3,2 2 1,2 3 16,4-1 1,0-2-3,0 0 1,3-4 23,0-3 0,1-2-26,-4-4 1,3-4 35,0-2 1,0-2 23,-3-4 1,-1-1-1,-2-2 1,2-2-9,-2 2 1,-1-2 7,1-1 0,0 0-14,3 0 1,-3 0 7,0 0 0,1-3-48,2 0 0,0-4 38,0 1 0,0-1-118,0 0 1,0-1 33,0 2 0,-1-2-21,-2-1 1,2 1-13,-2 2 0,-1-2-11,1 2 0,-1-2 56,1-1 1,-2 0 1,-4 0 1,0 0 39,0 0 0,0-4-51,0 1 1,0-1 262,0 1 1,0 2-70,0-2 0,-3 2-53,0 1 1,-1 1-57,1 2 1,1 2 8,-4 4 1,3 0-71,-3 0 1,0 4-14,-3 2 1,0 5-60,0 1 1,0 4 101,0-1 0,0-1-29,0 1 1,3-2 11,0 2 1,1-3-1,-2 3 1,2-4 11,2 1 0,2-2 5,-2-1 0,2 0 2,1 0 0,0-3 5,0 0 1,4-4 118,2 1 1,0-1-122,4-2 1,-3 0 76,5 0 1,-2-2-76,-1-1 0,3-2 8,0-4 0,0 3-14,-3 0 1,0 0-4,0-3 1,-3 3-14,0 0 0,-4 3-11,1-3 1,2 3 34,-2-3-12,0 4 0,-4-5 19,-2 4 0,1-1-10,-5 1 0,4 2 4,-3-2 0,4 1 45,-1-1 9,-2 2-182,4-3 54,-3 4 0,5 1 21,2 2 0,-1-1 32,4 4 0,-3 0-20,3 3 1,1-3-44,2 0 1,-3-1-5,0 1 0,-3 2 36,3-2 1,-3-1 1,3 1 1,-3-3-23,3 3 9,-4-4 85,6 2 0,-6-4-72,4 0 1,-3 0 267,3 0 0,-3-4-94,3-2 0,-3-3 26,3-3 1,0 1-116,3-4 1,-3 0 10,0-3 0,-1 0-12,2-1 1,0 0-117,-4-2 1,3 2-121,-3-2 0,0-1 131,-3 0 1,0 1-85,0 3 0,0-1 74,0-2 1,-1 3 46,-2-1 1,1 2 11,-4 5 0,4 0 25,-1 3-31,-2 4 0,3 1 19,-5 4 0,4 4 18,-3 2 0,4 6-21,-1 3 1,2-1 17,1 2 1,0-1-19,0 3 1,0 0-1,0 0 0,1-3 29,2 0 0,1-1 3,2 2 1,3 0 8,-3-4 0,-1 3-32,1-3 0,-3 0 26,3-3 0,-1 0-15,1 0 0,1 0-34,-4 0 0,3-3 33,-3 1 1,4-1-42,-1 3 0,-1-4-7,1-2 0,0 1-8,3-1 0,0 0 2,0-3 1,4-4-1,-1-2 0,3-2 17,-3-1 0,3-4-10,-3 1 1,3-1 40,-3 1 1,3-1-32,-3-2 0,0-1 149,-6 4 0,1-1-81,-4 1 0,0 1 12,-3-1 1,0 5 7,0 1 0,0 3 12,0-3 0,-4 4-110,-2-1 0,1 6 72,-1 3 0,0 2-61,-4 1 0,1 3 49,0 1 0,0 0-153,0-1 1,0-1 61,0 4 1,3-1-15,0 1 1,3-2-28,-3-4 1,3 0-136,-3 1-123,4-5 236,-2 3 43,4-7 1,1 3 70,2-4 0,-1-4 5,4-2 0,0-4 12,3-2 1,3 2 11,0-2 0,0-1-12,-3 1 1,3-1 127,0 1 0,4 2 36,-4-2 0,1 2-150,-1 1 0,-1-1 14,4 1 0,-3 0 11,3 0 1,-1 4 43,2 2 0,0 2-52,-4 1 0,3 1 4,-3 2 1,3 2 2,-3 4 1,0 0-8,-3 0 1,0 1-85,1-1 0,-4 0 77,0 0 1,-4-3-82,1 0 0,-2-3 131,-1 3 0,-2 0 3,-4 3 1,-1 0-76,-9 0 1,0 3 3,-5 0 0,-1 3-65,-2-2 1,-1-1-163,3-3 0,-2 0-19,3 0 0,0-1 60,3-2 0,0 1-298,-1-4 205,1 0-76,4-3 340,1 0 0,0-4 0,-1-1 0</inkml:trace>
  <inkml:trace contextRef="#ctx0" brushRef="#br0" timeOffset="310">453 536 8485,'-9'5'996,"0"-1"-881,4 0 1,5-3-275,6 2 1,3-2 42,3-1 1,2-1 221,4-2 1,4-5-271,3-4 1,-2-1 75,1 1 0,-4-1-319,1-3 0,-1 0-22,-2 4 1,-3 0-287,0 3 715,-4 0 0,6 0 0,-3 0 0</inkml:trace>
  <inkml:trace contextRef="#ctx0" brushRef="#br0" timeOffset="948">852 91 8390,'-9'-9'0,"0"0"0,0 1-150,0 2 0,3-2-106,0 2 1,3-2 116,-3-1 0,4 3 85,-1 0 205,2 0-77,1 1-28,0 1 84,0 4-70,4 0 1,-2 4-4,4 2 0,0-1 23,3 1 0,0-1-53,0 1 1,0-1 27,0-2 0,0-2 86,0 2 1,3-2-27,0-1 1,4 0 106,-4 0 1,4-1-112,-1-2 0,2-1 2,1-2 1,3-1-78,1 4 0,0-3 83,-1 3 0,-1-3-153,4 3 0,0 0 77,4 3 1,-4 0-119,0 0 0,-1 4 54,1 2 0,2 6 40,-5 3 0,0 7 61,-3 5 0,-1 4 14,-2 2 1,1 6 32,-3 0 1,-1 5-68,-3 1 1,0-2-50,0-3 0,-3-1 52,0-6 0,-4-2-227,1-4 1,-2-1-37,-1-5 0,0 3-79,0-2 1,-4-1 23,-2-3 0,-3 0-197,-3 0 1,-1 3 58,-2 0 0,-3 4-130,3-4 0,1 0 523,-1-3 0,4 0 0,-2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7:58.611"/>
    </inkml:context>
    <inkml:brush xml:id="br0">
      <inkml:brushProperty name="width" value="0.08547" units="cm"/>
      <inkml:brushProperty name="height" value="0.08547" units="cm"/>
      <inkml:brushProperty name="color" value="#E71224"/>
    </inkml:brush>
  </inkml:definitions>
  <inkml:trace contextRef="#ctx0" brushRef="#br0">381 28 8089,'-5'0'-1126,"1"0"987,4 0 129,-4-5 0,2 3 25,-4-4 71,4 4 67,-6-6 0,6 7-85,-4-2 1,3 2 15,-3 1 1,3 0 7,-3 0 1,3 0 122,-3 0 0,3 0 71,-4 0-179,1 4 1,-3-2-64,0 4 0,3-3 14,0 3 1,1-3 49,-1 4-59,-2-5 1,6 5-4,-4-4 0,3 0 28,-3-3-26,4 0-125,-6 0 1,6 0 165,-4 0-159,4 0 1,-3 1 27,2 2-22,2-2 49,-7 3 0,6-1-7,-4 0 0,3 4 16,-4-1 1,4 2 4,-3 1 1,1 3 75,-1 0 0,-1 4-71,4-1 0,-4 0 35,1 0 1,-1 0 18,1 3 0,-2 3 9,2 0 0,-1 0-13,1-2 0,-2-1 7,2 0 1,1 3-31,-1 0 0,0 1-2,-3 0 1,-1 0 0,1 2 0,1 1 11,2-4 1,-1 4 66,4 0 0,-3-2-2,3 1 0,0-3 134,3 3 1,4 0-211,2 0 1,5 2 14,1-2 0,5 2-79,2 2 1,-1-1-195,3 0 1,2 0-185,1 0 0,1 0 157,0-3 0,1 0-18,-2-6 1,1 0-15,-1-9 1,2-2-149,-5-7 0,0 0 435,-3 0 0,0-8 0,0-2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59:26.629"/>
    </inkml:context>
    <inkml:brush xml:id="br0">
      <inkml:brushProperty name="width" value="0.11396" units="cm"/>
      <inkml:brushProperty name="height" value="0.11396" units="cm"/>
      <inkml:brushProperty name="color" value="#E71224"/>
    </inkml:brush>
    <inkml:brush xml:id="br1">
      <inkml:brushProperty name="width" value="0.08547" units="cm"/>
      <inkml:brushProperty name="height" value="0.08547" units="cm"/>
      <inkml:brushProperty name="color" value="#E71224"/>
    </inkml:brush>
  </inkml:definitions>
  <inkml:trace contextRef="#ctx0" brushRef="#br0">1062 309 12205,'0'-22'-86,"0"-1"-193,0-10 1,3 3 464,0 6 1,1 2 383,-1 7 1,-1 2-94,4 4 0,2 1 239,4 2 0,-1 2-866,4 4 0,4-3 72,5 0 0,2 0-38,2 3 1,2 0 82,0 0 1,4-3 37,0 0 0,0-3-77,-1 3 0,2-3-313,-1 3 0,1-4 3,1 1 1,1-2 338,-1-2 1,3 2 4,0 2 0,3-2 16,-6 2 1,2 2 100,-4 1 1,4 2-116,1 1 1,5 0-6,-2 0 0,3 4-4,4 2 1,-3 2-22,2 1 0,3 0-26,0 1 1,6 2-19,0 0 1,7 3 5,-4-3 0,6 4 12,-3-1 0,2 2-47,4 1 1,1 0-190,2-3 0,4 1 175,-1-4 0,4-3 45,-3-3 1,6-4-16,0 1 0,5-2 29,-3-1 1,-1 0-43,-7 0 0,6 4 74,-3 2 0,3 2-72,0 1 0,-1 3 174,-3 0 1,9 1-25,-2-4 1,4 1-27,-4 2 1,6-2 6,-4 2 0,6 2-304,-2 1 1,1 5 262,4 2 0,-2 3 62,3-1 0,-47-11 0,1 0-72,1 1 0,2-1 0,-3-1 0,1 0 61,3-1 1,-1-1 0,-1-2 0,1-1-55,3-1 0,1 0 0,2 0 0,0 1 60,-3-1 1,1 0-1,1 2 1,1-1-1,-1-1 0,0 0 0,1 2 0,0 0 9,-2 0 0,2 0 1,1 0-1,0 2 5,-2 0 1,0 1 0,3-2 0,-1 1-11,0 1 1,-1-1-1,1 0 1,-1-2-1,2 0 0,0-1 0,-1 0 1,0 0-244,5-2 0,1-1 1,-1-1-1,0-1 249,-1 0 1,0-1-1,4-1 1,-1-1-14,0-2 1,0 0-1,4 0 1,1-1-9,1-3 0,0-2 0,-1 2 0,0-1-4,6 0 1,-1-2 0,-4 1-1,-1-1-14,7 0 1,1-1 0,-4 0 0,1 0-310,3-1 0,1 0 0,0-1 0,-1 0 244,0 3 0,-1-1 1,-1 0-1,0 1 49,3 1 1,-1 0 0,-2 0 0,0 1-42,4 0 1,1 1 0,-3 0 0,-1 2 51,-4 1 0,-1 1 0,3 1 0,-2 0-226,-3 2 1,0 0 0,0 2 0,1 0 232,-2 1 1,1 1-1,-2 1 1,0 2-5,0 0 1,0 1 0,-1-1 0,-1 0 17,2 0 1,0 1-1,-2-1 1,0 0 7,1 1 0,-1-1 0,2 0 1,0-2 50,0-1 1,0-2-1,-1 2 1,1-1-43,0-1 1,0-1 0,-1 1 0,-1-1 58,2 0 0,0-2 1,0 1-1,0-1-9,2 0 0,-1-1 1,0 2-1,-1-2 65,0 0 0,0-2 1,0 1-1,0 0-34,1-1 0,1-1 0,-1 1 0,0 0 81,-1 1 1,0 0-1,1-1 1,0 1-64,-1 1 1,0 1-1,0-1 1,0 1-25,0 1 0,0 0 0,-2 0 0,0 0-129,0 0 0,1 0 1,-2 0-1,1 0 4,-1 0 0,0 0 1,-2 0-1,0 1-108,-1 0 0,0 1 0,-1 0 0,-1 1 77,-1 1 1,0 1-1,-3 0 1,-1-1-35,0 1 0,-1-1 0,-1-1 0,0-1-65,3 0 1,0-1-1,-1 0 1,1-1-89,-3 1 1,-1-2-1,1-2 1,-1-2 109,1 0 0,0-2 0,0-2 1,-1-1 31,4 0 1,0-1-1,0-2 1,0 1 132,-1 0 1,-1-1-1,-1 1 1,1-2-68,2 1 0,0-1 0,-3 0 0,2 1 90,3-1 1,2 1-1,-3-1 1,1 0-27,-1 1 0,0-1 1,-3 2-1,0 1-60,3 0 0,-2 1 0,-4 0 0,0 2-13,1 0 0,-1 1 0,-3 1 0,-1 2-480,41-3 532,-13 5 0,0-2 0,-13 4 0,1 0 0,0 0 0</inkml:trace>
  <inkml:trace contextRef="#ctx0" brushRef="#br1" timeOffset="1609">1470 1387 8373,'0'-27'-286,"0"0"286,0 3 0,1 6 454,2 6-238,-2 6 0,7-1-72,-2 4 0,3-1-62,3 1 0,0 2-28,6-2 0,2 2 1,7 1 0,1-4-95,-1-2 0,4 1 77,2-1 1,6 0-94,0-3 0,1 0 26,0 0 0,5-4-38,6 1 0,0 1 98,0 5 1,2-2-3,-2 2 1,4 2 48,-6 1 0,3 2 133,3 1 0,0 4-95,3 2 0,-3 5-47,2 1 0,-1 1 118,-2 0 0,8-2-68,1 4 1,3-3 17,-3 3 0,2-3-93,1 3 0,3-3-163,3 3 1,1-4 160,0 2 0,2-7-117,1-3 0,6-2 50,0-1 0,2 0 63,-3 0 0,3-4-32,-2-2 1,7-2-242,-4-2 1,6 1 279,-4 0 1,2 1-22,-1 2 1,8-1 5,-3 4 0,3-3 11,-5 3 1,2 0 8,-3 3 0,6 1 48,-5 2 1,1 6-55,-1 6 0,-5 2 16,-5 2 1,8 2 18,-1 0 1,1 4 10,-2-1 0,1-2 27,3 0 1,0-4 9,3-3 0,-1-2-62,4-4 0,2-4-29,-47-3 0,-1-1 1,2 0-1,-1-1-22,1 0 1,0 0 0,-1-2-1,0 0 25,0-1 1,2 0-1,2-2 1,0-1-50,-3 0 1,0 0 0,5-2-1,-1 0 22,-2 0 0,-1 1 0,3-1 0,1 1-5,-1 0 1,1-1 0,0 1 0,0-1-18,-1-1 1,1 0 0,1 0 0,2 0-220,-3 0 0,1 0 0,3 0 0,-1 0 228,0-1 0,-1 2 1,1 0-1,-2 1 0,-1 1 0,-1 0 0,3 1 0,0 1 8,-1 1 1,0 0 0,1 0-1,0 1-3,-1 0 0,0 1 0,-2 1 1,-1-1-44,-2 0 0,1-1 0,2 1 0,1 1 21,-2 0 0,0 0 1,2 0-1,0 0-4,-1 0 1,-2 0 0,1 0 0,-1 0-164,-2 0 1,0 0 0,0 0 0,0 0 138,0 0 1,0 0-1,-1 0 1,1 0 21,1 0 0,0 0 1,-1 0-1,-1 0-28,48 0 0,0 0 90,0 0 1,-1 0-89,1 0 1,-1 0 105,-2 0 0,1 1-118,-1 2 1,1 1-4,-1 2 0,0 2 27,-1-2 0,1 3 11,-46-3 1,1 0-1,46 5-37,-2 1 1,-2 1-9,3-1 1,-4 1 48,0-1 0,-1-2-36,-1 2 1,-3-6 41,3-3 0,1-2-27,5-1 1,0-5 88,-3-4 0,3 0-52,-3-3 1,2-1 5,-2 1 0,1-3 65,-1 3 0,-5-2 13,5 2 0,-3 2 23,6-2 1,-5-1-68,2 1 1,-1 1 88,1 5 0,-2-2-85,5 2 0,-3 2 6,3 1 1,-1 2-41,4 1 0,-47 0 0,1 0-4,0 0 0,1 0 0,0 0 0,1 1 8,-2 0 1,1 1 0,-1 0 0,1 1-10,1 1 0,0 1 0,1 0 0,0 0-68,2 1 1,0 0-1,2-3 1,0 0 38,1 0 0,0 0 1,3-2-1,1-1-89,2-1 1,0-1 0,6-2 0,0-1-171,5-2 0,0-1 0,0-2 0,1 0 263,1-1 1,1 1 0,-2-3 0,1 0 2,5 1 0,1 0 1,-2 1-1,2 0 0,5 0 1,0 1 0,0 0 0,-1 1-98,0-1 1,-1 2 0,-1 0 0,-1 1-110,1 1 1,0 0 0,-2 1 0,1 1-38,1 1 1,0 0 0,-3 1 0,-2 0-5,-5 2 0,0 0 272,-2 2 0,-1 0 0,-3 1 0,-1 1 0,0 2 0,1-1 0,0 1 0,-1-1 0</inkml:trace>
  <inkml:trace contextRef="#ctx0" brushRef="#br1" timeOffset="3538">17208 1559 8555,'-9'-9'0,"0"4"-312,0 2 0,4 2 609,-3 1-131,7 0 1,-3 1-173,4 2 1,0-1-199,0 4 0,1 0 182,2 4 0,-1-4-13,4 0 1,0 0 30,3 3 1,0 1-2,0 2 1,1 2 7,-1 4 0,3 0-7,0 0 1,0 2-3,-3 1 0,3 1 32,0 2 0,-1-2 3,-5-4 1,2 1 30,-2-1 0,-1 0 14,1 0 0,-4 0-86,1 0 0,-1-3 32,-2 1 1,-2-5-21,-1 1 1,1-2-5,-4-1 1,0-1-10,-3-2 1,0-2 88,0-4 0,0 0 2,0 0 1,-3-5-87,0-4 1,0-4 34,3-5 1,3-5-91,0-1 1,1-3 85,-2-3 1,4-5-55,6-5 1,3-4 27,3-1 1,5-4-10,4-2 0,4-2-23,5 5 0,-2 0 3,3 2 1,1 5-152,7 2 1,0 2 98,1 4 1,-4 6 90,0 6 1,-5 6-34,0 2 1,-2 7-3,-5 3 0,-1 2 6,-5 1 0,0 2 3,-5 4 1,0 6 23,-7 9 0,-2 2 23,-7 4 1,-4 4-186,-9 3 1,0 1 145,-2 1 1,1-1-176,-4-1 1,4-3 177,-2-4 0,3-1-4,1-1 1,3-2 24,0-2 0,4-5 147,-1 2 0,3-6-149,3 0 0,-2-2 25,5 0 1,-3-4 145,3 0-85,0-4-292,3 2 178,0-4-7,4-4 0,1 0 22,5-2 1,-1-3-11,0 3 1,0-1 51,0 1 1,-3-1 10,0 4 1,0 0 65,3 3 0,3 1-91,0 2 1,0 6 186,-3 6 0,1 3-94,3 0 0,-3 0-21,2 0 0,1 3-122,-1 0 1,3 1-159,-3-4 1,1 0 30,-1 0 0,-2-1-229,2-2 1,-1-2 59,-2-4 1,0-1 319,0-2 0,0 3 0,0-4 0</inkml:trace>
  <inkml:trace contextRef="#ctx0" brushRef="#br0" timeOffset="3922">17825 1570 9741,'-13'0'-358,"3"4"1,-3 1 362,4 4 0,0 1 295,0 2 1,4 2-625,2 4 143,2 0 1,1 1 89,0 3 0,4-3-206,2 2 1,2 1 142,1-1 0,3 0 55,0-2 1,1-2 123,-1-2 1,-1-2-74,5-4 1,-4 0 158,3 0 1,-1-1-103,1-2 1,1 1 98,-4-4 1,3 0 1,-3-3 0,4 0 17,-4 0 0,0-1-4,-3-2 1,0-2 128,0-4 1,0-4-95,0-2 1,0-3-61,0-3 1,0-3-141,0-3 1,-3 0 138,0 0 1,-4 0-213,1-1 1,-1 1 42,-2 0 1,0 1-89,0 2 1,0 2 29,0 7 0,0 2-498,0 4 86,4 4 0,-2 3 209,4 8 0,-4 1 333,1 8 0,-2 0 0,-1 4 0</inkml:trace>
  <inkml:trace contextRef="#ctx0" brushRef="#br1" timeOffset="4364">18270 1732 8340,'0'-14'0,"0"2"-122,4 2 155,-3 4 0,4 2-58,-2 4 1,-1 1-25,4 2 1,0 3-266,3 3 304,0 4 1,-3 1-53,0 4 0,-3 3-107,3 0 0,-4 3 111,1-2 0,-2-1 16,-1-3 0,-4-1 44,-2-2 1,1-2-75,-1-4 1,3-3 236,-3 0 0,0-4-7,-3 1 0,3-3 16,0-3 1,1-3-195,-1-6 0,-1-2-90,4-4 0,-3-1 9,3-2 0,0-2 120,3-5 1,0 1-107,0 0 0,1-3 68,2-1 0,2-2-17,4 3 1,1 1 25,2 5 0,-1 2 15,4 7 1,-3 2 20,3 4 0,-3 4 18,4 2 1,-2 6-92,1 3 0,-2 5-8,-4 1 0,0 8-17,0 2 0,-1 0 12,-2 2 1,1 3-100,-4 3 0,3 1 45,-3-4 0,1-1-21,-1-2 1,-2-3 37,2-5 1,-1 0 16,-2-4 1,3 0 79,0-3 0,0-4 0,1 3 0,1-3 0</inkml:trace>
  <inkml:trace contextRef="#ctx0" brushRef="#br1" timeOffset="4559">18704 1724 7370,'9'0'-291,"0"3"348,0 0 0,5 3-108,1-3-57,2 4 1,1-3-128,0 2 1,0-1-179,0-2 413,1-2 0,-1 7 0,0-3 0</inkml:trace>
  <inkml:trace contextRef="#ctx0" brushRef="#br1" timeOffset="5019">19259 1660 8491,'-9'-9'0,"-1"4"0,1 2 0,-3 3 967,0 3-527,0 6 0,3 5-627,0 4 168,-4 1 1,3-1-150,-2 0 0,5 3-324,1 0 1,3 1 225,-4 0 0,5-3 152,-1 2 1,3-6-134,3-3 0,3 0-25,3-3 0,0 1 201,0-7 1,1 0 58,2-3 1,2-4 222,4-2 0,-3-2-93,0-1 1,1-3 147,2 0 1,0-3-34,0 3 1,0-4-148,0 0 1,-3-1-160,0-1 0,-3 0-31,0 0 1,-2 0-154,-1 0 1,-4 0 152,-2-1 1,-3 1 10,-3 0 1,-6 3 101,-6 0 0,-2 4 92,-2-1 1,-3 6 97,-2 3 1,-5 3-124,-1 3-1,-1 6 57,4 6 0,1 3-53,2 3 1,-2 3-137,5 7 1,4-2-91,5 4 0,3-3-207,3 4 1,-1-5 95,4 1 258,0-2 0,3-5 0,0 0 0</inkml:trace>
  <inkml:trace contextRef="#ctx0" brushRef="#br1" timeOffset="5444">19639 1633 8048,'0'13'-322,"-1"-2"-129,-2 4 0,-1 4 513,-3 6 44,-1 1 1,3 1-183,-4 0 0,-1 4 8,-2-1 0,1-4 78,-4-5 0,3-2 12,-3-1 0,3-3 149,-4-3 1,5-2-132,-1-1 1,2-4 210,1-2 0,0-2-67,0-1 1,4-4-131,2-2 0,2-5-55,1-1 1,0-5-3,0 2 0,4-3-15,2-3 0,5-1-195,1-2 1,7-2-14,-1 5 0,7-4 110,-1 1 0,2-1 74,1 1 1,2 2 19,1 7 1,-5 2 130,2 4 0,-6 4-100,0 2 1,-1 4 119,-2 5 0,-4 2-97,-2 10 0,-3 1 4,-3 6 1,-2 5-65,-4 0 0,0 0 59,0 1 0,-4-1-224,-2-3 1,1 2 38,-1-5 0,1-1-360,-1-2 514,-2-2 0,3-1 0,-4 0 0</inkml:trace>
  <inkml:trace contextRef="#ctx0" brushRef="#br1" timeOffset="6205">17245 2295 8432,'9'0'-176,"1"0"585,2 0-256,2 0 0,5 0 90,2 0 1,4 0-3,5 0 0,6 0 132,6 0 0,10-3-138,2 0 0,10-3-134,-1 3 0,11-3-148,1 3 0,7 0-140,0 3 0,8 0-297,-2 0 1,4 0-47,-1 0 0,-3 0 143,-3 0 1,7 0-121,-5 0 0,1 0 134,-3 0 1,-4 0-13,-2 0 1,4-4 301,-5-2 1,4-1-121,-7 1 1,1-2 209,-3 2 1,-5-2-71,-1-1 1,-7 3 62,-2-1 0,0 5 0,0-3 0,-2 0 0,-1-1 0,0 0 0</inkml:trace>
  <inkml:trace contextRef="#ctx0" brushRef="#br1" timeOffset="6415">19694 2249 8283,'0'-14'-239,"0"1"0,4 4 79,2 0 0,3 3-316,3 3 1,-1 2-146,4 1 621,1 0 0,6-4 0,1-1 0</inkml:trace>
  <inkml:trace contextRef="#ctx0" brushRef="#br0" timeOffset="19791">9861 1432 15112,'0'-9'-1063,"0"0"1157,0 0 1,0 0 15,0 0 0,-1 3-103,-2 0-246,2 4 1,-7-3 251,5 2 0,-4 2-127,1-2 1,-2 7 151,-1 5 1,-4 4 103,-2 5 0,-5 5 161,-1 5 1,-5 4-42,2 7 0,-2 6-24,-1 3 1,1 0 108,1-2 0,0-1 27,4 0 0,0 0-201,3-3 1,3-1-209,0-1 1,6-3-106,0 2 1,6-1-30,0-2 1,3-1-122,3-2 0,2-1-42,5-5 1,3 0-80,2 0 0,3-4-218,3-1 1,-1-3 144,4-1 1,-2-3 124,2 0 0,-3-4-166,3 1 1,-1-5 46,1-1 1,2-3-44,-5 4 1,3-5 266,-3 1 337,0-2 0,-2-1 0,-1 0 1</inkml:trace>
  <inkml:trace contextRef="#ctx0" brushRef="#br0" timeOffset="21878">10178 1842 13693,'-9'1'-120,"0"2"0,-1-2-346,-2 2 1,2 1 484,-2-1 0,2 0 64,0-3 1,1 0 22,0 0 1,0 0-42,0 0 1,0 0 15,0 0 1,0 0-90,0 0 0,0-1-101,0-2 1,0 2 22,0-2 1,0 2-22,-1 1 0,0 4 26,-2 2 1,2 1 237,-2-1 1,-1 5-48,1-2 1,-1 6-40,1 0 1,2 2-25,-2 2 1,-2 0 41,2 2 0,0-1-13,3 4 0,1-4-69,2 2 0,2-6-173,4-1 1,1-5-129,2-1 1,3-4 92,6-5 0,2 0 30,4 0 1,5-7 113,1-2 1,0-3-156,3 0 0,-5-1 186,6-3 0,-3-4-95,2 2 1,-3-2 256,0 2 1,0-3 7,0 0 0,-2-2-37,-4 2 0,0 2-131,0-2 0,-4-1 56,-1 1 1,-3-2-75,-1 2 0,-4 2 44,-2-2 0,-2 2-187,-1 1 1,0-4 15,0 1 0,-4 0-71,-2 3 1,-1 1-12,1 2 0,-2 0 0,1 5 1,2 0 9,-1 7 0,0 0 204,-3 3 0,0 2 166,0 4 1,0 1 27,0 9 0,0 3-49,0 5 1,0 2 44,0 1 1,3-1 37,0 1 0,1-2 29,-1 5 1,2-5 36,4 0 0,0-5-257,0 1 0,4-2-226,2-1 1,2-1-10,1-2 0,3 2 47,0-5 1,4 1 29,-1-1 0,2-2 43,1 2 0,-2-2-1,-1-1 1,0-1 60,3-2 1,1 1 40,2-4 1,-1 0 117,5-3 0,-4 0-62,3 0 0,0-4 124,3-2 1,1-2-27,-1-1 1,0-1-58,0-2 1,-3 1 3,1-4 1,-4 0 113,3-3 0,-4 0-102,1 3 0,-2-2 145,0 2 0,-5-2-177,-2-1 0,-2 1 128,-1 2 1,-4-3-176,-2 3 0,-2 1-122,-1-1 0,-1 4-60,-2-1 0,-1 2-71,-2 1 1,-5 4 12,2 2 1,-3 2 49,0 1 1,-3 5 68,-3 4 1,-3 4 153,0 5 1,-3 0-39,3 0 0,-4 0 101,4 1 1,-3 2 27,3 0 0,1-3 70,5-3 0,-2-1-79,5 1 1,3 2-48,3-5 1,4 0-102,-1-3 0,2 0-127,1 0 0,1-1-30,2-2 1,5-2-53,4-4 1,5 0 65,-2 0 0,2 0-17,1 0 1,3-4 64,0-2 1,0 1 36,-2-1 1,-1-1 91,0-5 0,0 2 23,0-2 0,-1 0 182,-2 0 1,2 1-170,-5-4 0,3 3 144,-3-3 1,0 3-46,-3-3 0,-1 4 52,-2-1 0,-1 5 51,-2 0-169,-2 5 0,3-1-29,-4 6 0,0 4-42,0 5 1,-3-1-41,0 4 0,-3 3 35,3 3 1,-3 0-166,3-3 0,-1 3 124,1-3 0,2 2-149,-2-5 0,2 1 104,1-1 1,1-2-132,2-4 0,-1-3 18,4 1 1,0-5 129,3 1 1,3-2 41,0-1 1,1-4 57,0-3 0,1-1 15,4-1 1,-2-1-42,2-2 0,-2-2 1,5-4 1,2 0 47,-2 0 0,4-2 53,-1-1 1,-2 1-83,-1-4 0,2 0-72,-2-3 0,-1 0 32,-5 3 0,1-4-119,-4 4 1,0-3 50,-3 5 0,-3 1-2,1 3 1,-5 4 146,1 2 0,-2 2-232,-1 1 223,0 4 1,-4 2-107,-3 6 1,-1 5 86,-1 4 1,0 4-172,0-1 1,-1 3 165,-2 3 0,2 2-77,-2 1 0,5 1 37,1-4 1,3 4-3,-3 0 0,1 0 3,-1-1 1,2 1-53,4-4 1,0 1-70,0 0 0,0-4 29,0 0 1,0 0 23,0-3 1,1-1-51,2 1 1,1-4-7,2 2 0,3-3-22,0-1 0,1-4 35,5-2 1,1-2 40,5-1 0,3-5 32,3-4 0,3-1 48,0-6 1,1 1 2,0-3 1,-3 0 25,2 0 0,-2-1 38,0-2 1,-5 1 49,-2-1 0,-5 2-46,-1 1 0,-5 0-33,-1 0 1,-1 4-35,-5 2 1,-1 1-39,-5 2 0,-2 4 75,-4 2 1,-4 4-34,-2 5 0,-3 2 9,-3 11 0,-2-2 16,-5 7 1,1 0-77,0 3 0,-1 2 39,-3 1 0,6-5-107,-2 2 1,6-3 85,0 1 1,3-7 1,2-6 1,4-2-54,6-1-121,-2-4-19,7-1 1,1-4 45,6 0 1,3-1-115,3-2 0,7-2 186,5-4 0,0-1 8,3-2 1,-2 2-22,6-2 0,-2-2 105,1 2 0,-3 0-19,1 3 0,-2 0-96,-5 0 0,0 4 304,-3 2 0,-4 2-151,-2 1 1,2 0 166,-2 0 1,-3 4-7,-3 2 1,-1 2-22,1 1-175,2 0 1,-6 0 21,4 0 0,-4 0-58,1 1 1,-2-1 2,-1 0 0,-4 2-6,-2-2 0,-3 4 105,-3-7 0,-2 4-148,-4-4 1,-1 2 97,1 1 1,-3-4-167,0-2 0,0 1 136,3-1 0,-1 0-30,1-3 0,1 0-257,2 0 204,-2 0 0,7-4 178,-2-2-197,6-2 0,6-1 209,6 0 0,6 0-74,3 0 1,3-3 160,3 0 1,3-1-59,7 1 0,-1 1 197,6-1 1,3 2-296,6 1 1,-1 0 75,-1 0 1,4 1-300,-2 2 0,-1-2 94,-5 2 1,-3-1-108,-3 1 1,1 1-163,-7 2 0,-2 2 360,-7-2 0,-4 6 0,0 2 1</inkml:trace>
  <inkml:trace contextRef="#ctx0" brushRef="#br1" timeOffset="22128">10623 1778 8551,'9'-22'0,"7"3"508,2-2-166,6 6 1,3-2-250,7 5 1,2-3-380,3 3 1,7-4-281,5 1 411,6-2 1,0 2 31,3-1 0,-4 5-105,-2-1 1,0 2 227,-6 1 0,-4 0 0,-3 0 0</inkml:trace>
  <inkml:trace contextRef="#ctx0" brushRef="#br0" timeOffset="22594">11321 1206 15388,'-14'-9'-1835,"2"0"832,6-1-438,2 5 1376,4 1 0,2 4 464,4 0 0,4 0 63,8 0 0,5 0-139,4 0 1,2 0-332,4 0 1,-1 0 190,1 0 0,4 1 1,-1 2 1,0 3 120,4 7 1,4-2-88,1 4 1,4 1-372,-1 5 1,1 1-76,3 2 1,4 6-17,-1-3 0,1 3-13,-1 0 0,-2 3-1,-2 3 0,-1 3-28,-5 0 1,0 5 43,-3-2 1,-5 3-127,-4 0 0,-7-3 169,-2 1 0,-5-1 20,-4 3 0,-6 2 59,-6 1 1,-10 2 41,-5 5 1,-9-4-60,-6 1 0,-9-1-168,-6 3 0,-3-2 160,-4-1 1,-4 0-189,-5 0 0,-3-6-46,0-5 0,-1-8 56,-1-5 1,0-5 298,3-7 1,-3-5 0,4-6 0</inkml:trace>
  <inkml:trace contextRef="#ctx0" brushRef="#br1" timeOffset="24288">9654 2296 8533,'-14'-9'-380,"0"1"-119,2 2 0,-1-2 909,-3 2 0,-1 1-15,2-1 0,-3 3-172,-3-3 1,-2 1-84,-5-1 1,1-1 18,0 4 0,-1-3-68,-2 3 0,1 0-7,-1 3 0,1-4 10,-1 1 0,0 0-155,-3 3 1,0-3 18,-3 0 1,-4-3 118,1 3 1,-2-3-149,-2 3 0,-1 0 147,-10 3 0,-3 0-14,-6 0 0,-5 4-55,-2 2 1,-2 2-186,-4 1 1,-1-3 244,-5 1 0,2-5-6,-1 1 1,0-2-120,-7-1 0,-2 0 102,-4 0 1,-1 0-190,2 0 1,-4-1-96,46-1 1,-1 1-1,-2-1 1,0 0 229,-2-1 1,0-1-1,1 1 1,-1-1-39,1 3 0,-2-1 0,0-1 0,0 0-90,-5 2 0,0-1 0,-1-1 1,0 0 92,1 2 0,0-1 0,-1 1 0,1-1 4,-3 2 0,0 0 0,0-1 1,0-1-16,-5 1 1,1-1-1,-1 0 1,-1 1 9,-1 1 1,-1 0 0,5 2 0,-1 0 18,-3 1 1,-1 0 0,0 1 0,1 1-285,0 1 1,-1 0 0,-5 0 0,0-1 281,6 3 1,1 0 0,-5-1 0,-1 2 26,3 1 1,0 1-1,3-1 1,0 1 52,-6 2 1,0 1-1,5 0 1,2 2-54,-3 1 0,0 2 0,1-1 0,0 1 57,4 0 0,0 1 1,-1 1-1,0 0 78,1 1 1,0 1 0,3 0 0,0-1-241,3 1 0,0 0 0,-2 1 1,0 0 338,3 0 1,1 1 0,-1 1 0,0 0-68,3-1 1,1 1 0,1 2 0,1 0-28,4-1 1,0 0-1,-2 3 1,0 0 13,3-3 0,0 0 0,-1 3 1,1 1-15,1-1 1,1 0-1,1 1 1,1 0-132,2-2 1,0 2 0,-4 3 0,0 1 68,1-2 0,0 0 0,-1 4 0,1 0-93,1-1 0,1 0 0,0 2 1,0 0 58,1 1 1,1 0 0,-3 3 0,0 0-38,2-1 0,0 0 1,0 1-1,1-1-6,1 1 0,2-2 1,3-3-1,1-1 63,-30 30 0,2 2 94,7-5 1,0 1-277,6-7 1,4-1 534,7-11 1,2 1-732,8-6 0,4-5 492,4-5 0,4-7-598,3-5-105,2 1-122,8-9 0,2-3 85,6-10 0,7-7 13,8-12 1,1-5 191,6-6 1,3-6 358,5-4 0,6-5 0,3-2 0</inkml:trace>
  <inkml:trace contextRef="#ctx0" brushRef="#br0" timeOffset="26435">282 5171 8892,'-5'-4'-2344,"1"3"2139,0-3 209,3 4 1,-4 0 71,2 0-86,2 0 0,-4 0 78,2 0 74,-2 0 0,-4-1-83,0-2 0,-3 2 149,0-2 1,-2 2 29,2 1 1,2 0-85,-2 0 0,-1 0 89,1 0 0,-3 0-139,3 0 0,-1 1 8,1 2 0,1 3-14,-1 6 1,2 5-140,1 4 0,3 5 108,0 2 1,1 0-152,-1 5 1,-1 0 22,4 4 1,0-2 47,3-2 0,1 0 17,2-5 1,2-3-91,4-7 1,3-1-4,0-2 1,3-6-8,-3-6 1,4-3 22,-4-3 1,4-3 52,-1-6 0,-2-5 18,-1-4 1,-2-4 42,-1 0 0,0 0-46,0 1 0,-4-2 51,-2 2 1,2 2-10,-2 0 0,0 3 21,-3 1 1,0 3-29,0 0 1,-1 4-27,-2-1 0,2 2-24,-2 1 0,0 0-29,0 3-6,2 2 13,-3 4 1,4 1-26,0 2 0,0 2 62,0 5 0,0 2 2,0 0 1,4 3-7,3-3 0,-2 3 2,1-3 0,0-1-12,3-5 1,3 1-14,0-4 0,1 0 45,-1-3 1,-2 0-42,2 0 0,1-1 15,-1-2 1,2-2 4,-2-4 1,-2 0 20,2 0 1,-1 0-1,1 0 1,-2 0 14,2 0 0,-2 0 18,-1 0 0,0 0-10,1 0 1,-1-4 0,0 1 0,0-4-2,0 1 0,0-6 7,0-3 0,-3 0-20,0-4 1,0 2 4,3-7 0,-1 4 15,-2-2 1,-1 2-4,-2-1 1,-2 2-40,2-3 1,-2 3 3,-1 1 1,-4 0-62,-2 0 1,-2-1 39,-1 1 1,-1 1-29,-2 2 1,1 3-28,-4 5 1,4 4-20,-1 6 1,0 2 35,0 4 1,2 5 27,-2 4 1,5 9-13,1 6 1,1 4 32,-1 5 0,-1 0-6,4 7 0,0 0 9,3-1 1,0 1 13,0-4 0,1 0 26,2 1 0,2-2-8,4-2 0,4-3-6,2-5 0,5-1-20,2-6 1,0-2-23,-1-7 0,-1-1 13,4-2 1,-1 1-31,2-4 1,0 0 22,-4-3 0,0-2-76,-3-4 0,1-1 81,-1-8 1,0 0 13,0-3 0,-1-3 19,-2-1 1,-1-3 14,-2 1 0,-2-3 26,3-3 1,-3 1 2,-1-1 0,-3 2-15,0 1 1,-4 0-33,1-1 0,-3 2-64,-3 2 0,1 3 34,-4 6 1,3 2-33,-3 3 8,4 5 0,-5 2-8,4 6 0,0 6 95,3 7 1,0 2-66,0 3 0,0-1 137,0 4 1,4-1-115,2 2 1,2-2 33,1-2 0,0-3-48,0 0 0,0-4 0,0-5 0,0-1 8,0-1 1,0-3-41,0-4 1,0-4-16,1-3 0,0-5 66,2-3 1,-2-2-53,2-1 1,-2 0 57,-1 0 0,0-1-1,0-3 1,-3 3 5,0-2 0,-3-1 7,3 1 1,-4-3 3,1 2 1,1 1-26,-1 3 1,0 1-21,-3 2-21,0-2 169,0 7-154,0 1 0,1 6-26,2 6 0,-2 2 20,2 4 0,-1 3 13,-2 0 1,0 3-5,0-3 1,0 0-4,0-3 1,0 0 5,0 0 1,0-3 0,0 0-10,0-4 66,0 3-84,4-5 1,-2 0 4,4 0 1,-3-2 14,3-1 0,-3 1 7,3-4 1,0 1-5,3-1 1,0-1-6,0 4 1,3-1-7,0 1 0,3 2-2,-3-2 0,5 2 24,-2 1 0,-1 1 18,1 2 1,-3-2-31,3 2 1,-3 1-15,3-1 1,-4 0 28,1-3 0,-4 0 37,-2 0 166,-4 0 1,5-5-78,-4-4 1,0-3 116,-3-3 0,-4-5-148,-2 2 0,-3-5-67,-4-1 1,0 0 18,-2-6 0,-2-2-95,2-2 0,-2 2 65,-1-1 1,3 1-134,-1-2 1,5 0-237,-1 4 0,3 1 93,3 4 0,2 3-68,4 4 0,0 4 64,0 2 1,4 6-49,2 3 1,3 2 69,3 1 229,3 0 1,7 4 0,1 1 0</inkml:trace>
  <inkml:trace contextRef="#ctx0" brushRef="#br1" timeOffset="27672">1705 4273 8440,'-23'0'-671,"1"4"0,7-3 479,0 2 0,1-1 136,-1 1 1,-2-2 65,5 2 1,-1-2 9,1-1 0,1 0 8,-4 0-32,4 0 1,-2 0 36,4 0 1,-3 4 4,-1 2 0,0 3 152,1 3 0,1 6-112,-4 7 0,4 1 180,-1 1 1,3 0-111,3 0 0,-1 1 84,4-1 1,0-1-157,3-2 0,3-2-101,0-3 1,4-5 48,-1-2 1,2-2-165,1-1 0,1-4-3,2-2 0,-2-3 159,2-3 0,-1-3-165,1-6 0,-1 1 52,1-4 1,-2-2 50,-1-4 1,0 2 5,0-2 1,-1-1 54,-2 1 1,1-4 17,-4 4 1,0 0 15,-3 3 0,0 0-32,0 0 1,0 0-15,0-1 0,0 2 16,0 2 1,0 2 3,0 4 57,0 4-80,0 1 0,0 6-2,0 4 0,0 5-13,0 10 0,0 2-4,0 5 0,3 2-29,0 0 1,4 0 44,-1-2 1,2-6-38,1-4 1,-2-4 26,3-5 0,-3-4 11,5-2 1,-2-3 50,-1-3 1,0-2 8,0-4 1,0-3-11,0 0 1,0-4 13,0 0 1,0-5-35,0-3 0,-3-2 0,1-1 0,-2 0 42,1-1 0,-1 3-45,-2-2 1,-1 5-1,4-6 1,-4 6 1,1-2 0,-2 4-9,-1-1 1,3 6 30,0 3 0,0 2 8,-3 0 0,1 5-90,2 2 1,-2 4 62,2 5 1,1 6 0,-1 9 0,0-1-11,-3 4 1,3 0-2,0 3 0,0 1 7,-3-1 1,3-7-2,0-2 0,3-3 28,-3 0 1,3-1 68,-3-5-168,4-4 76,-2-1 1,4-5-101,1-2 1,-4-2 88,0-4 0,0-5-132,3-1 0,-3 1 106,0-1 1,-1 1-12,1-1 1,1-2-20,-4 2 1,3-2 3,-3 2 1,4-2 50,-1 2 1,-1-1-37,1 1 0,-3 1 29,3 2 1,-1 5-20,1-3 0,2 7-21,-1 0 0,1 3 33,1 3 0,-3 7-2,0 5 1,-1 3-6,1 3 0,1 2 1,-4 4 0,3 1-8,-3-1 1,3 3 2,-3 0 0,3 1-89,-3-4 0,0 0 83,-3 0 0,3 0 22,0 1 1,0-1-12,-3 0 1,1 0 0,2 0 1,-1 1-35,4-1 1,-3 0-2,3 0 0,-3-4 12,3-1 0,-3 0 11,4-1 1,-2 0-171,1-3 0,2-1 97,-2-1 1,-2-3-99,-1-4 1,-1-1 116,1-2 1,-2-3-8,2-6 1,-6-7 63,-3-8 0,-2-6 15,-1-6 1,-3-3-5,-1-6 0,0-4 32,1-5 1,2 1 75,-2-5 1,2 0-107,1-6 1,0 2 38,0-5 1,4 5 19,2-2 1,2 1 2,1 3 1,1-1 23,2 10 1,2 2 150,4 10 1,1 3-99,2 6 1,-2 6-70,2 6 0,1 5-25,-1 4 1,4 3 49,-4 3 0,1 7-148,-1 5 0,-2 2 5,2 1 1,-3 1 21,-3 2 1,-2-2 84,-4 3 1,-1-3-19,-2-1 1,-6 3 208,-6 0 0,-2 1-125,-1 0 1,-4 3-102,1 2 1,-7 5-68,1-5 0,1 3-175,1-3 1,2-4 70,-1-2 0,5-2-207,4 0 0,4-5-87,-1-2-333,6-2 331,2-5 1,5-1 439,2-4 0,6-4 0,5-1 0</inkml:trace>
  <inkml:trace contextRef="#ctx0" brushRef="#br1" timeOffset="29132">300 6016 8547,'0'-10'-603,"0"4"-308,0 0 782,0 4 102,0-6 129,0 7-34,0-3 134,0 4 0,-3 4-137,0 2 0,-1 2 45,1 1 0,2 2-60,-2 1 0,2 2 8,1 4 1,0-3-14,0 0 1,4 0-10,2 3 1,2 1-15,1-1 0,3-1-7,1-2 0,3 1-10,-1-4 0,2 0 31,1-3 1,0-3-110,0 0 1,1-4 36,-1 1 1,0-2-8,0-1 0,-1 0 2,-2 0 1,-1-4-13,-2-2 0,-2 0 38,3-3 0,-3 1-5,-1-7 0,0 0 16,0-3 1,-3-3-15,0-1 1,-3 0 19,3 1 1,-4-1 1,1-2 1,-2-1 5,-1 3 0,0-2-1,0 3 1,-3 0-6,0 3 0,-1 4 51,1 2 1,2 4 68,-2 2-89,2 4 0,0-1-15,-2 6 1,2 2-27,-2 5 1,2 2-9,1 0 1,0 4-9,0-1 1,-3-1-25,0 1 0,0-1-17,3 1 1,0 2 42,0-5 0,0 0-25,0-3 74,0 0-45,0 0 1,1-4 36,2-2 0,-1-3-25,4-3 0,0-1 3,3-2 1,-3-2-9,0 2 1,0-5-4,3-1 0,-1-2 9,-2 2 1,2-1 0,-2-2 0,3-2 8,0 2 0,0-2-7,0-1 1,0-2 1,0-1 1,1 2 30,2-2 1,-1 2 2,4 1 1,-3 1 3,3 1 1,0 3 3,0 4 1,2 4-43,-2 2 1,2 2 17,1 1 1,-4 7 151,-2 2 1,-1 6-68,-2 1 0,-1 2-48,-2 3 1,1-2-2,-4 2 1,0-1 15,-3 2 1,-3-3-17,0 2 1,-4 1 19,1-1 1,-3-1 81,-4-5 0,3 2-129,-2-5 0,1 0-304,-1-3 0,2-4-20,-2-2 223,2-2 0,1-2 22,0-2 0,4-2-112,2-4 0,2-3 97,1 0 1,1-5-14,2 2 0,2-5 30,4-1 1,0 0-2,0 3 0,3 0 88,0-1 0,3 1-49,-3 0 0,1 4 18,0 2 0,-3 6 18,2 3 0,-1 3 10,1 3 1,-2 2 42,2 4 0,-2 3 11,-1 0 0,0 4-17,0-1 0,0 0-47,1 0 1,-1-4 53,0 1 0,0-2-27,0-1 0,-3-3-9,0 0 0,0-4 29,3 1 1,-3-2 5,0-1 0,0-5-64,3-4 0,0-3-4,0-3 1,3-3-74,1 0 1,-1-2 93,-3-4 0,0 3-89,0-3 1,0 0 25,0-4 0,0 1-131,0 0 1,0 0 94,0 0 0,-4 2-22,-2 1 0,-1 4 29,1-1 0,-2 6-69,2 3 62,-2 6 0,-1 3 51,0 6 0,-3 7 140,0 8 1,-3 5-130,3 7 1,-1 3 10,1 3 0,2-1 34,-2-2 1,2-1 20,1-5 1,0-4-41,0-2 1,1-3 1,2-3 0,2-3-156,4-5 1,0-3 138,1-4 0,2-1-225,0-2 0,4-6 27,-1-3 0,1-4 46,-1 1 1,2-1 146,-2 1 0,-1-2 0,-1 3 0</inkml:trace>
  <inkml:trace contextRef="#ctx0" brushRef="#br0" timeOffset="31587">201 6776 8817,'-7'3'-679,"1"0"1,4 1 365,-1-1 305,2-2 1,1 7-2,0-2 1,-3-1 28,0 1 1,0 0-95,3 3 73,-4 0 0,2 0-10,-4 0 0,3-3 84,-3 0-41,0 0 0,-3 2 37,0-2 0,1 2 9,2-1 1,-2 1 117,2 1 1,-2 1-145,-1 2 1,0 2 63,-1 4 0,1 1-51,0 2 0,3 7-4,0 5 1,1 5-45,-1 1 0,2 8-8,4-2 1,0 7 6,0-1 1,4-1-14,2 2 0,6-5 7,3 2 1,3-7 9,0-3 0,4-6-77,2-2 1,3-7 42,3-3 1,0-6-10,3-3 0,-3-2-53,3-1 1,1-3-171,2 1 1,0-5 144,1 1 0,-4-2-180,0-1 1,-5-1 63,0-2 0,-2 2 114,-5-2 1,-3 2-238,-3 1 339,-4 0 1,2 0 0,-4 0 0</inkml:trace>
  <inkml:trace contextRef="#ctx0" brushRef="#br1" timeOffset="33888">273 7030 7117,'5'-5'66,"-1"4"-73,0-3-2,1 4 0,4 1 16,0 2 1,0 6-16,1 3 0,2 5 19,0 1 0,1 1 0,-1 5 1,-2-1-21,2 2 1,1 3 18,-1-4 0,0 3-9,-3-6 0,-1 4-5,-1-4 1,1 3-4,-2-3 0,-1 0-17,1-3 1,-4-3-8,1-3 0,-2-2 9,-1-1 0,0 0-33,0 0 44,0 0-13,0 0 46,0-4-13,-4 3-1,-1-7 0,-4 2-2,0-6 0,0-2 4,-1-4 1,1-4-26,0-2 1,0-3 14,0-3 0,0 0-63,0-3 1,3 1 56,0-1 0,4-1 6,-1 3 1,2 1-8,1 3 1,1 1-2,2 2 1,-1-1 12,4 4 0,0 1 7,3 5 1,1-2-8,2 5 1,-2 0 1,2 3 1,2 0-2,-2 0 1,0 0-4,-3 0 0,0 3 10,0 0 1,-1 5 34,-2-2 1,2-1 97,-2 1 0,-1 3-101,1 3 0,-4 4 9,1-1 0,-2 2-13,-1 1 1,-1 2 19,-2 1 0,-2-1 46,-4 4 0,0-4-28,0 1 0,-1-1-217,-2-2 0,2-1 107,-2-2 0,2 1-187,1-4 1,-1-3 70,1-3 0,3-4-211,0 1 145,4-2 82,-2-1 1,4-4-16,0-2 0,1-3 146,2-3 0,-2 2 0,7-7 0,-3 3 0</inkml:trace>
  <inkml:trace contextRef="#ctx0" brushRef="#br1" timeOffset="34505">699 7175 8520,'-5'0'305,"1"0"-603,4 0-76,4 0 1,-2 0 200,4 0 1,-4-1-609,1-2 310,-1 2 471,-2-7 0,0 3 0,0-5 0</inkml:trace>
  <inkml:trace contextRef="#ctx0" brushRef="#br1" timeOffset="35126">854 6994 8001,'-5'9'-1325,"0"-3"1083,2 0 275,2 0 1,-5 2-5,3-1 1,2-2 29,-2-2 267,2-2-138,-3 3-85,3-4 1,-3-1 182,4-2-142,0-2 1,0-4 47,0-1 0,0 4 20,0 0-104,4 0 1,0-3 13,2 0 0,3 3 34,-3 0 1,2 0-45,1-3 1,1 0 11,2 0 0,-2 0-46,2 0 1,1 0-21,-1 0 1,3-1-29,-3 1 1,4 0 65,-4 0 0,3 0-101,-3 0 1,3 3 73,-3 0 0,1 0-9,-1-3 0,-2 0-39,2 0 1,-4 3 18,-2 0-67,0 4-32,3-2-214,-4 0 183,-1 3-136,-4-3 207,0 4 0,-1 3-165,-2 0 1,1 3-6,-4-3 0,3 1-112,-3-1 1,3-2 100,-3 2 1,4-1-220,-1 1 164,-3-2 101,5 3 1,-3-8-32,4-2 0,0 1 14,0-1 0,0 0 6,0-3 0,3-4 15,0 1 1,4 0 149,-4 3 0,4 0 0,-2 0 0</inkml:trace>
  <inkml:trace contextRef="#ctx0" brushRef="#br1" timeOffset="35818">1372 6512 8455,'-4'5'-1276,"3"1"1131,-2-3 0,2-1 146,1 4 1,-1-3 260,-2 3-119,2 0 1,-4 2-93,2-2 0,1 5 10,-5-2 0,4 3-87,-3 0 0,0 2-12,-3 4 1,0 1-69,0-1 1,0 0 129,0 0 0,0 3-46,0 0 0,0-1 10,0-4 0,0 0 53,0-4 1,4 0 0,2-3 0,2 0 321,1 0-335,0 0 1,4-4 14,2-2 1,5-2 38,1-1 0,4 0-12,-1 0 1,-1-4-32,1-2 0,0-2-23,4-1 0,-2 0-12,-2 0 0,1 0 7,-4 0 1,0 1-1,-3 2 0,0 1-69,0 2-32,0 2-108,-4-3 0,0 4 14,-2 0-7,-2 0 0,2 0-167,-6 0 112,-2 0 1,-4 3 105,0 0 1,0 0-16,0-3 1,0 0 154,0 0 0,0 0 0,0 0 0,0-4 0,0-1 0</inkml:trace>
  <inkml:trace contextRef="#ctx0" brushRef="#br1" timeOffset="36331">1207 6305 8552,'-5'4'0,"-2"1"-968,4 4 577,-4-4 1,6 3 466,-2-2 18,2 2 0,2-2-75,2 0 0,-1-4 21,4 1 0,0 1 32,3-1 1,-3 1-88,1-1 0,-1-2 60,3 2 1,-3-2-68,0-1 171,0 4 0,0-3 156,0 2-188,0 3 0,0-4-59,0 4 0,-3-3 11,3 3 0,-3-1-22,3 1 1,-3 2 6,3-2 1,-3 2-134,3 1 1,0 3 122,3 0 1,-3 0-65,1-3 1,-1 3-15,3 1 1,-3 0-14,0-1 1,-1-2 25,1 2 1,1-2 2,-4-1 0,3 0 14,-3 0 0,3 0-8,-3 0 1,3 0 77,-3 1 1,1-4-67,-1 0 0,-1 0 37,4 3-26,-4 0 0,5 0 47,-4 0 1,1 0-37,-1 0 0,-2 0 4,2 0 1,-1 0-88,1 0-39,-2 0-189,4 1 264,-5-5-323,0-1-32,0-4 1,0-4 144,0-3 1,-2-2-435,-1-3 669,2 2 0,-7-7 0,3 3 0</inkml:trace>
  <inkml:trace contextRef="#ctx0" brushRef="#br0" timeOffset="36591">1577 6531 8788,'-4'9'-104,"0"1"-832,-2 2 483,2-2 1,4 3 70,0-4 853,0 0-50,0 0-180,0 0-304,0-4-69,4-1 9,1-4 0,0-4-5,-2-2 1,1 1-134,-1-1 0,0 0 111,-3-3 0,0 0 150,0 0 0,-4 0 0,-1 0 0</inkml:trace>
  <inkml:trace contextRef="#ctx0" brushRef="#br1" timeOffset="38427">1905 6026 8494,'0'9'-207,"0"0"1,-4 0-202,-2 0 1,-1 1 252,1 2 1,-2-2 195,2 2 1,-2 1 69,-1-1 0,-2 4 11,-1-4 0,2 4 5,-2-1 1,2-2-60,1-1 0,0-1-13,0 1 1,0-2-4,0 2 0,4-1-32,2-2 1,-1 0-72,1 0 0,0 0 76,3 0 0,0 0-114,0 0 1,3 0 90,0 0 0,4 0-4,-1 0 1,2 0-22,1 0 1,0-1 1,0-1 0,0 0-4,0-4 0,0 1 24,0-1 1,-3-2-4,0 2 3,0-2 1,4-1 63,-1 0 1,-4-4-53,-2-2 0,1-2 4,-1-1 0,0-1-8,-3 1 1,3-3 0,0 0 1,0-4-6,-3 1 0,0-2-6,0-1 0,0 0 14,0-1 1,0-2-5,0 0 0,-3-4-162,0 1 1,-4 0 81,1 0 0,1 3 70,-1-3 1,0 4-10,-4-1 1,1-2 1,0 2 0,-3 0 10,0 3 1,0 3 12,3 0 0,1 1 42,2-2-44,-2 3-28,7 4-46,-3 4 1,4 2-137,0 6 0,1 3 159,2 6 1,3 4-12,6 5 1,-1 2 40,4 4 0,-3 4-44,3 3 1,-4-2 72,1 1 0,2-1-65,-2 2 1,0-4 67,-3-6 0,0 0 14,0-6 0,0 2 8,0-8 0,1 0 1,2-3 0,-1-1 9,5-2 1,-4-2-40,3-4 1,0 0-3,3 0 1,-3 0-7,0 0 0,-1-1 19,1-2 1,2-2-144,-5-4 1,3-3 69,-3 0 1,3-5-14,-3 2 0,1 1 22,-1-1 1,-2 0-9,2-3 1,-4 1 47,-2 2 0,-4-3-30,1 3 0,-2-2 31,-1-1 0,0 3-24,0 0 0,-4 1 63,-2-1 0,-2-2-36,-2 5 1,1 1 5,0 5 1,-1 2-7,-2 4 0,2 1 1,-2 2 0,2 3 1,1 6 1,1 3-1,2 3 1,-2 3 77,2 0 0,1 3-76,-2-3 1,5 4-7,-1-4 1,2 0-3,1-3 1,0-1 2,0-2 1,3-2-48,0-4 0,5-4-10,-2-2 1,-1-1-7,1-2 1,0 0 43,3 0 1,-3-5 80,0-1 0,0-5-84,3-1 0,0-4 97,0 1 0,-3-5-9,0-1 1,-1-2 18,1 2 0,1 1 30,-4-4 0,0 5 14,-3 1 1,0 1-19,0 4 0,0 1 28,0 3-243,0 4 163,0 1 1,0 5-110,0 2 1,0 3 60,0 6 0,0-1-14,0 5 0,0-4-31,0 3 1,1-3 0,2 3 1,-2-4-80,2 1 0,0-3 101,0-3 0,-2 2-198,2-2 193,-2-2 0,0 1-2,2-5 0,-2-2 7,2-1 0,-1-5 7,1-4 1,-2-4-8,2 1 0,1-5 4,-1-1 1,4-3 48,-1 2 1,-1-5-45,1 3 0,-3-4 12,3 4 0,-3-3-9,3 0 1,-4 3-9,1 0 1,-2 1 0,-1-2 1,0-1-1,0 2 0,-1 2 1,-2 1 1,1 2-2,-4 0 0,0 2 57,-3 2 1,1 2-48,2 4 160,-2 4-202,7 1 1,-3 9-25,4 4 0,0 8 16,0 7 0,0 3-10,0 0 0,4 4 12,2 2 1,1-1-15,-1 2 1,2-5 41,-2 1 1,2-3-23,1-2 0,0 0 119,0-4 0,0 0-43,0-3 0,1-4 16,-1-2 0,1-2-32,2-4 1,-2 1 10,2-4 1,-2 0-3,-1-3 0,3-4 7,0-2 0,1-2-55,-1-1 0,0-5 34,3-1 1,-3-2-32,3-1 1,-4-3-44,1 0 0,1-5-8,-1 2 1,0 1-7,-3-1 1,-3 3-15,1-3 0,-2 3 68,1 0 1,-2 2-11,-4 1 0,0 4 128,0 2 1,-1 2-129,-2 1 0,1 4 124,-4 2 1,0 4-100,-4 5 0,1 2 117,0 10 1,-1-1-54,-2 7 1,2 1 8,-2 6 1,2-2-73,1 4 1,0-4-1,0 1 1,1-4-88,2-2 0,-3-4 102,3 1 1,2-3-336,1-3 297,2-1-99,1-5 1,1-4 50,2-2 1,-1-2 2,4-1 1,1-4 41,2-2 1,0-5 8,0-2 1,1-3-73,2 1 0,-1-5 44,4-1 0,-3-1 32,3 1 1,-3 0-24,4-3 0,-4 3 42,3-3 0,-3 4-25,3-1 0,-3 0 0,3 0 1,-3 5 52,3-2 0,-4 6 18,2 0 0,-3 2 17,-1 1 0,0 4 150,0 2 0,0-2-95,0 2 0,-3 1-71,0 5 1,-4 3 63,1 3 1,-2 1-41,-1 2 0,-1-1-1,-2 4 0,-5 3-51,-4 3 0,-4 4-21,1 0 0,-2 1-101,-2 1 0,-3 3 131,-2 1 0,2 0-291,1-1 1,-2-5 75,-2 2 0,3-2-59,1-1 1,3-6 43,3-6 0,-1-2-243,4-1 264,-1-4 0,4-5 171,0-6 0,0-6 0,0-2 0</inkml:trace>
  <inkml:trace contextRef="#ctx0" brushRef="#br1" timeOffset="38676">2014 5942 8366,'-7'5'0,"-2"-2"-408,2-2-59,3-1 438,16 0 1,-1-4 199,10-2 1,-1-6 9,1-3-80,2-6 0,5-1-180,-1-5 0,0 4-3,0-7 0,-3 7-245,1-5 1,-4 3 97,3-2 1,-4 1 228,1 2 0,3-3 0,-1 4 0</inkml:trace>
  <inkml:trace contextRef="#ctx0" brushRef="#br0" timeOffset="39127">2268 5182 8792,'-13'-9'-916,"4"0"820,4 4 0,5-3 122,0 2 1,1 1 35,2-1 1,6 0-41,6-4 1,3 1-5,3 0 0,2 0-7,5 0 1,3 1 4,2 2 0,-1-1 54,2 4 0,-4 0-13,3 3 0,-4 0 67,1 0 1,-1 0-125,-2 0 0,1 1 128,2 2 1,-1 2-97,1 4 1,-2 3 0,-1 0 1,1 5 9,-1 2 1,0 1 7,0 7 0,-4-1-46,-2 7 0,2 2-9,-2 4 0,-4 3-58,-5 7 1,-2 1 92,-1 5 0,-4 2-106,-2 0 0,-6 4 51,-3-4 0,-5 3-6,-1-6 0,-5 8-30,-1-8 0,0 4-9,-4-10 1,3-1-15,1-4 1,0-4-7,0-6 1,0-1-253,0-5 1,-1-4 79,1-2 0,3-7 261,0-5 0,0 0 0,-3-4 0</inkml:trace>
  <inkml:trace contextRef="#ctx0" brushRef="#br0" timeOffset="42375">3437 5853 10681,'-13'5'-268,"3"3"-861,-2-2 870,2 2 0,1 0 403,0-1-234,-1 1 1,1-6-20,0 4 142,4-4 1,0 2-138,2-4 70,2 0-99,-3 0 352,4 0-174,4 0 106,-3 0-214,7 0 1,-4-1-57,2-2 64,2 2 38,-3-7 1,1 2-6,1-7 1,-4 2 20,3-4 1,-3 0-9,3-3 0,-3-3-83,3 0 1,-3-8-2,3 2 0,-4-3-13,1 0 1,1 2 74,-1-3 0,3 0 40,-3 1 0,1 0-13,-1 2 0,-1 4 6,4 0 1,-3 7 0,3-1 0,-3 6 14,3 0 0,-3 4-19,3 2 0,-3 4 2,3-1 1,-3 6-30,3 3 1,-3 4 22,4 2 0,-4 6 132,3 6 0,-4 3-110,1 3 0,-2-1 5,-1 1 1,0 1-3,0-1 0,0-2 5,0-4 1,0-4 0,0 1 0,1-3 1,2-3 0,-1-3-53,4-6 1,-3 2 35,3-5 1,-3 0-65,3-3 1,0-1 50,3-2 0,0-2-3,0-5 1,0-3-8,0-2 0,0-3-4,0-3 0,-1 1-15,-1-4 0,1 2 24,-2-2 0,-1 3 6,1-3 0,-4 3-7,1-4 1,1 5-9,-1-1 0,0 3 16,-3 3 1,-4 1 1,-2 2 1,1 5 0,-1-2 1,0 5 2,-3-3 0,3 5-46,-1-1 1,1 9 35,-3 4 1,4 5-22,2 0 0,-1 7 17,1 5 0,0 1 17,3 6 0,4-1-8,2 3 0,3-3 1,3 1 0,0-5 1,3 1 0,-3-6 2,3-2 1,-3-4 7,3-3 1,-3-3-14,3-6 0,-4 1 70,1-4 0,-1 0-65,-2-3 1,0-4 38,0-2 1,-1-2 34,-2-1 0,2-1 8,-2-2 0,1 1-35,-1-5 0,1 5 10,-4-1 0,3-1-87,-3 1 0,0 3 109,-3 3-111,4 4 0,-3-3 78,2 2-262,-2 2 208,-1-3-9,0 12 0,0-2 2,0 6 0,0-1 1,0 1 0,0-2-31,0 2 0,3-1 29,0-2 0,1-3-31,-1 0 0,-1-3 29,5 3 0,-1-4-32,3 1 0,0-2 27,0-1 1,1-1-5,2-2 0,-1-2-31,4-4 1,-3-3-4,3-1 0,-4 1-4,2 3 1,0-1-5,-1-2 1,0 2-11,-3-2 1,0 5 29,0 1 0,0 1 90,0-1-29,0 2 1,0 4 16,0 0 0,-3 1 9,1 2 1,-4 2 15,3 4 1,-3 0 21,3 0 1,-4 0-45,1 0 1,1-3-57,-1 0 1,3-3 49,-3 3 0,1-4 45,-1 1-17,-2-2-30,7-5-27,-7-1 0,3-8 0,-4-1 0</inkml:trace>
  <inkml:trace contextRef="#ctx0" brushRef="#br1" timeOffset="42642">3210 5662 8473,'-18'0'119,"4"0"606,5 0 1,9-3-569,6 0 1,6-4-553,3 1 1,6-2 21,4-2 268,5-3 1,1-1 0,2-4 0,0 1-120,-3 2 0,-1-1-181,4 4 1,-4 1 158,2 4 0,-3 0-475,-1 4 721,-4 0 0,4 7 0,-4 1 0</inkml:trace>
  <inkml:trace contextRef="#ctx0" brushRef="#br1" timeOffset="43838">4653 5381 8436,'0'9'0,"0"0"0,0 0 0,0 1 0,0 2 0,0 2 0,0 4 0,-3 0 0,0 0 0,0 2 0,3 1 0,-4-2-270,1 2 195,0-2 1,3-1 88,0 1 0,0-1 52,0 0 0,0-3-237,0 0 236,0 0 1,0 0-54,0 0 1,0-4-163,0 2 0,0-3 64,0-1 0,-3 0-514,0 0 71,0 0 259,3 0 270,0-4 0,0-1 0,0-4 0</inkml:trace>
  <inkml:trace contextRef="#ctx0" brushRef="#br1" timeOffset="44284">4971 5416 8459,'-9'0'-147,"0"0"1,3 0-226,0 0 1,3 0 336,-3 0 0,0 1 86,-3 2 1,3 1-18,0 2 1,1 2-24,-2-2 1,-1 2-13,2 1 1,1 0 5,-1 0 1,1 0-2,-1 0 0,-1-3 71,4 1 11,-4-1 3,6 3 13,-3-4-137,4-1 85,0-4-78,4 0 1,1 0 10,4 0 1,0-1-10,0-2 1,1-1 5,2-2 1,-1-1-11,1 4 0,-1-4-13,1 4 0,-2-3 2,2 3 1,-5 0-21,-1 3 0,-3 0 13,3 0 50,-4 4 1,2 1 25,-4 5 0,-1-1 10,-2 0 1,1 0-36,-4 0 0,0 1 0,-3 2 1,-1-2-57,-2 2 0,2-2-130,-2-1 1,2 0-81,1 0 1,-1-1-94,1-1 356,0 1 0,0-7 0,0 3 0</inkml:trace>
  <inkml:trace contextRef="#ctx0" brushRef="#br0" timeOffset="44529">5152 5369 8748,'0'6'-53,"0"1"1,0-1-661,0 3 416,0 0 1,-4 4 618,1 2-131,0 2 0,3 0-117,0-2 1,1 1-56,2-3 0,-2 0-74,2-1 0,-1-2-97,-2 2 1,3-1-19,0 1 1,0-2 110,-3 2 1,-1-2-258,-2-1 0,1-1 5,-5-1 0,1 0 311,-3-4 0,0 0 0,0-3 0</inkml:trace>
  <inkml:trace contextRef="#ctx0" brushRef="#br1" timeOffset="44711">5079 5470 8461,'9'-9'-555,"0"0"1,0-3 646,0 0 1,4-4 521,2 1 1,4-4-340,2-2-126,2 2 1,5-4-37,2 2 1,-1 1-213,1-5 0,-1 6-31,1 1 0,-1 4 130,1 5 0,-2 4 0,-1 1 0</inkml:trace>
  <inkml:trace contextRef="#ctx0" brushRef="#br1" timeOffset="45146">5941 5614 8178,'-18'9'-183,"-1"1"91,5 3 1,1-2 515,4 4-217,4-4 0,0 5-117,2-4 0,2 1-189,-2-1 0,3-2 68,3 2 1,-2-1-160,2-2 1,2 0 17,1 0 1,-1 0 122,1 0 0,-3-1-176,3-2 0,-3 1-240,3-4-144,-4 4 423,6-6 186,-2 3 0,-1-8 0,-1-1 0</inkml:trace>
  <inkml:trace contextRef="#ctx0" brushRef="#br1" timeOffset="45370">5650 5898 8171,'-10'-4'113,"4"-3"0,4-1 272,2-1 0,8-4-120,4-2 1,6-6-6,3-3 1,6-7-267,6-6 1,7 0 137,2-5 1,0 1-148,4-4 0,0 3-109,5-4 1,-2 3-235,-7 7 0,-1-2-7,-1 8 0,-4 5 365,0 7 0,1 0 0,-5 4 0</inkml:trace>
  <inkml:trace contextRef="#ctx0" brushRef="#br1" timeOffset="45772">6297 5563 7473,'-6'2'636,"3"4"0,2 0-713,1 6 0,0 1 11,0-1 1,0 0-29,0-2 0,0-1 38,0 0 0,0 0-201,0 0 158,0 0 1,3 0-206,0 0 1,2-3-14,-2 0 0,-2 0 86,2 3 1,-2 0 230,-1 0 0,0 4 0,0 2 0</inkml:trace>
  <inkml:trace contextRef="#ctx0" brushRef="#br1" timeOffset="46776">6612 5442 8306,'-4'9'-95,"-2"0"0,1 4-197,-1 2 0,3 6 317,-3 0 0,0 3 196,-3-3 0,1 0-82,2-3 0,-2-3-118,5 1 0,-3-5-50,3 1 29,-4 2 0,3-4-9,-2 2 44,2-6-49,0-2-89,3-4 43,-3 0 0,4-5-90,0-4 0,1-1 71,2-5 0,2 0-101,4-3 0,4-2 125,3-1 1,1-1-129,1-2 0,1-1 85,2 4 0,-2-2 1,2 2 1,-1 3 55,-2 0 1,-1 4-37,-2 5 65,2 4 0,-7 1 147,2 4 1,-6 4 62,-3 2 1,-2 6-117,-1 3 1,0 2 103,0 1 1,-4 0-33,-2 1 1,-2-4-60,-1 0 1,0-1-26,0 1 0,0-2 6,0-4 1,3-1-59,0-2 107,4 2-177,-6-7 0,7-1 98,-2-6 1,5-2-266,1-1 0,4-3 20,-1 0 0,2-4-50,1 1 1,0-1 89,0 0 1,0-1 7,0 2 0,1 1 69,2-1 0,-5 4-12,3-1 1,-3 2 189,2 1 1,-3 4-1,0 2 1,-3 2 122,3 1 0,-4 1-83,1 2 1,-2 3 140,-1 6 0,0 2-96,0 4 1,0 0-13,0 0 1,0 0-95,0 1 0,0-2 43,0-2 1,3 1-231,0-4 136,4 0 1,-2-4-143,4-2 1,-3 1 34,0-4 1,0 0-127,3-3 0,-3 0 204,0 0 1,0-4-8,4-2 1,-1-2-69,0-1 1,0 0 54,0 0 0,-3-1-6,0-2 1,0 2 5,3-2 0,-3 2-18,0 1 33,0-1 1,2 1-8,-2 0 1,-1 4 38,-2 2 1,-1 2 9,4 1 1,-3 0 155,3 0 1,-1 4-111,2 2 0,0 2 15,-4 1 1,4 1-55,-1-1 0,2 0 17,1 0 0,3 0-41,0 0 0,1-1-9,-1-2 0,-1-1-13,4-2 1,-2-2-26,2 2 1,0-3-22,3-3 0,-3-2 61,0-4 1,0 0-34,3 0 0,1-4 25,-1-2 0,0 0-4,0 0 1,-1 0-33,-2-3 1,1 3-2,-4 0 0,1 4-113,-4-1 1,-1 2 124,-2 1 0,-2 2-10,-4 1 1,0 4 1,-1-2 59,-2 4 1,1 4-7,-4 2 0,0 6 9,-3 0 1,-3 3-21,3-3 1,-2 3 16,5-3 1,-1 3 46,1-3 0,-1 0 76,4-3-133,0 1 1,4-2-2,2-2 0,2 1-140,4-4 1,3 3 137,0-3 1,5 0-259,-2-3 0,2-1 34,1-2 211,0-2 0,4-4 0,1 0 0</inkml:trace>
  <inkml:trace contextRef="#ctx0" brushRef="#br1" timeOffset="48310">8281 5535 8490,'0'-9'-1222,"0"0"1228,0 0 1,-1 0 104,-2 3 1,2-2 130,-2 2 0,2 1-94,1-1 0,-1 0 73,-2-3 0,2 3 192,-2 0 62,2 4-269,1-6-88,-4 7 0,-1 2-332,-4 8 0,0 5 102,0 7 1,0 2-108,0 5 0,0-1 5,-1 0 1,1-1 56,0-2 0,4 1 102,2-7 1,2 1-19,1-7 0,0 0 50,0-3 1,4-1 51,2-2 0,-1 1 29,1-4 1,0 0-75,4-3 0,2 0 64,0 0 1,4-1-41,-1-2 0,-1-3-4,1-6 1,-1 2-26,1-2 1,3-1-4,-3 1 1,-2-3 19,-1 3 1,1-3-2,-1 2 1,0-3 10,-3 1 0,-3-1-14,0 1 1,-4-2 89,1 2 0,-2 1-5,-1-2 0,0 5 97,0-1-9,0 2 41,0 5 0,-1 2-177,-2 6 1,-2 3 28,-4 6 0,1 2-18,2 5 0,-1 0 32,4 2 1,-3-2-107,3 2 1,0-2 14,3 0 0,3-4-178,0 0 1,4-4 103,-1 1 0,3-6-182,3-3 0,-1-2 89,4-1 0,-2 0-135,2 0 0,0-4-225,3-2 546,4-2 0,-3-5 0,3-1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01:08.060"/>
    </inkml:context>
    <inkml:brush xml:id="br0">
      <inkml:brushProperty name="width" value="0.11396" units="cm"/>
      <inkml:brushProperty name="height" value="0.11396" units="cm"/>
      <inkml:brushProperty name="color" value="#E71224"/>
    </inkml:brush>
    <inkml:brush xml:id="br1">
      <inkml:brushProperty name="width" value="0.08547" units="cm"/>
      <inkml:brushProperty name="height" value="0.08547" units="cm"/>
      <inkml:brushProperty name="color" value="#E71224"/>
    </inkml:brush>
  </inkml:definitions>
  <inkml:trace contextRef="#ctx0" brushRef="#br0">463 200 10547,'0'-9'-1163,"0"0"1,0 3 846,0 0 1,0 3 83,0-3 126,0 4-1,0-6-19,0 7 133,0-7-153,0 7 301,0-3 305,0 4-108,-4 0 0,2 0 72,-4 0 288,4 0-177,-2 0-193,4 0 0,4 0-186,2 0 1,-1 0-117,1 0 1,0 0 100,3 0 0,0 0-203,1 0 135,-1 0 1,-3 0-22,0 0-14,-4 0-35,2 0-1,-8 4 85,-2 2 1,-3 3 20,-4 3 0,-4 2-124,-4 4 0,-5 4-186,-1 2 1,-1 4-299,-6 2 0,1 1 203,-3 2 1,-5 4-369,-1-1 1,-2 4 665,-2 6 0,-3 7 0,-1 3 0</inkml:trace>
  <inkml:trace contextRef="#ctx0" brushRef="#br1" timeOffset="758">762 19 8440,'-9'0'-573,"-1"-4"1,1 3 628,0-2 1,3-1 1065,0 1-951,4 0-192,-2 3-216,4 0 340,4 0-2,1 0 1,3 1 94,-2 2 73,2-2 1,-3 6-131,5-4 0,-4 3 132,0-3 1,0 3-182,3-3 0,0 3-20,0-3 0,3 3-102,0-3 0,4 3 135,-1-3 1,6 0-152,4-3 0,-2 0 24,1 0 1,1 0 17,5 0 0,-1 0 35,1 0 0,-2 0 15,-1 0 1,1 0-46,-1 0 0,-3 0 4,0 0 0,-3 0-123,4 0 0,-4 0 82,3 0 1,-3 0-398,3 0 1,-4 0-102,2 0 0,-3 1 536,-1 2 0,-4 2 0,-1 4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01:02.029"/>
    </inkml:context>
    <inkml:brush xml:id="br0">
      <inkml:brushProperty name="width" value="0.11396" units="cm"/>
      <inkml:brushProperty name="height" value="0.11396" units="cm"/>
      <inkml:brushProperty name="color" value="#E71224"/>
    </inkml:brush>
  </inkml:definitions>
  <inkml:trace contextRef="#ctx0" brushRef="#br0">614 318 15028,'-8'6'740,"1"1"886,-1-5-1829,7 2 431,-3-4 0,4 1-753,0 2 394,0-2 1,4 7-231,2-2 0,3 6 194,0 3 1,0 3-267,0 3 0,-3 3 75,0 7 0,2 2 302,1 6 0,2 3-218,-5 3 1,1 5 249,-1 5 0,1 4-237,-4 8 0,0 4 218,-3 5 0,-1 2 24,-2 0 0,-2 1 124,-4 5 0,0-9 174,0-5-342,-4-13 1,3-4-1,-3-7 1</inkml:trace>
  <inkml:trace contextRef="#ctx0" brushRef="#br0" timeOffset="649">281 1 12416,'-6'0'221,"0"0"172,0 0-288,-3 0 0,1 1 198,2 2 0,-2-2-91,1 2 0,2 1 114,-1-1 1,0 4-3,-3-1 1,0 2 98,0 1 1,-3 1-6,0 2 1,-1 0 18,1 3 1,-1 3 48,-2 3 1,-2 4-169,5-1 1,-3 2-85,3-2 1,0 2-165,3-2 1,0 5-143,0 2 1,4-4-93,2-3 1,3-4-121,3 1 0,6-3-329,6-2 1,5 0-217,1-4 0,7-4 273,0-5 0,4-2 112,-2-1 1,4-1-181,0-2 1,4-2-250,1-4 811,-3 0 0,3 0 0,-2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00:58.302"/>
    </inkml:context>
    <inkml:brush xml:id="br0">
      <inkml:brushProperty name="width" value="0.08547" units="cm"/>
      <inkml:brushProperty name="height" value="0.08547" units="cm"/>
      <inkml:brushProperty name="color" value="#E71224"/>
    </inkml:brush>
  </inkml:definitions>
  <inkml:trace contextRef="#ctx0" brushRef="#br0">19 885 7802,'-5'-9'-944,"-3"2"875,5 1 1,0 0 356,3-3 0,0 0 253,0 0-367,0 0 0,0 0 235,0 0-298,0 0 1,0 0-20,0 0 0,3 3-11,0 0 0,4 3-104,-4-3 0,1 4-48,-1-1 127,-2 2 0,4 1-152,-2 0 102,-2 0 0,4 0-100,-2 0 0,-2 4 70,2 2 1,1 2-14,-1 1 1,0 0-84,-3 0 1,0 3-225,0 0 1,0 4 175,0-1 168,-4 2 0,-1 2 0,-4-1 0</inkml:trace>
  <inkml:trace contextRef="#ctx0" brushRef="#br0" timeOffset="1567">717 658 8364,'5'0'-1866,"3"0"1868,-3-4 0,4 0 170,0-2 1,-3 1-144,0 2 1,-3 2 140,4-2 0,-4 1 5,3-1 26,-4 2-16,2-3 55,-4 4 38,0 0-185,0 4 1,-4-2-102,-2 4 0,-2 0 102,-2 3 0,1 0-229,0 0 0,-3 0 20,0 0 0,-4 0-91,1 0 0,1 0 75,-1 0 1,4 0 19,-2 0 1,0 1-87,1-1 0,-1-3 52,1 0 1,2-1 106,-2 1 1,5 1-72,1-4 0,0 1 222,-3-1-99,4-2-79,-3 7-149,3-7 5,-1 7 209,2-7 0,4-1 0,0-5 0</inkml:trace>
  <inkml:trace contextRef="#ctx0" brushRef="#br0" timeOffset="2446">553 296 8440,'-5'-4'-901,"1"-1"0,1-1 734,0 0 219,0 4 21,3-6-2,0 3-24,4-4 0,-3 3 4,2-1 1,1 4 261,-1-3-219,0 4 337,-3-2 1416,0 4-1731,4 0-69,-3 0 0,4 1-79,-2 2 1,-1-1 5,4 4 1,-4 1-69,1 2 0,1 1 109,-1 2 1,0-1-109,-3 4 1,3 0 88,0 3 0,0 0-23,-3 1 1,0-4-13,0 0 1,1-4-5,2 1 1,-1-2-7,4-1 23,0-4 0,3 2 49,0-4 1,-3 1-39,1-1 0,-1-2 29,3 2 1,-3-2-27,0-1 1,-3 0 49,3 0-35,0-4 1,2-1 3,-2-4 0,1 0-5,-4 0 0,3-3-3,-3 0 1,0-3 7,-3 3 0,0-5-7,0 2 0,3-2 17,0-1 1,0 3-15,-3 0 0,0 3 46,0-3 1,0 7 77,0-2 231,0 3-380,0 2 0,0 2 13,0 6 0,1 3-41,2 7 1,-2-2 79,2 4 0,1 0-72,-1 3 1,4-3 52,-1 0 0,3-4-187,0 1 0,1-1 95,2-2 0,-1 0 47,4 0 1,-3-4 33,3-2 0,-4 1 2,1-1 0,-2 0 32,0-3 1,-1-1-79,0-2 255,0 2 0,-1-7-75,-2 2 0,1-2 55,-4-1 1,0 0-178,-3-1 1,3-3-3,0-2 1,0-2-8,-3-1 0,0-1-119,0-2 1,3-3 15,0-3 1,0 3 103,-3 0 0,0 1-129,0-2 1,3 0-7,0 4 1,4 1-178,-1 5 0,-1 2-336,1 4 642,-4 4 0,6 9 0,-3 6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00:57.364"/>
    </inkml:context>
    <inkml:brush xml:id="br0">
      <inkml:brushProperty name="width" value="0.08547" units="cm"/>
      <inkml:brushProperty name="height" value="0.08547" units="cm"/>
      <inkml:brushProperty name="color" value="#E71224"/>
    </inkml:brush>
  </inkml:definitions>
  <inkml:trace contextRef="#ctx0" brushRef="#br0">101 136 8335,'0'-9'-642,"0"0"0,3-3 835,0 0-133,0 0 1,0 3-18,0 0 0,4 0-24,-1 0 1,-1 1-17,1 2 0,-3-3 57,3 3 0,-4 1 39,1-1 1,-1 4 31,1-1 23,-2 2-67,3 1 0,-4 1 1,0 2 1,-1 0 5,-2 6 0,2-2-1,-2 6 0,-1 0-72,1-1 0,-1 3 64,1-3 0,2 0-176,-2-3 1,2 0 94,1 0-18,0-4 182,0-1-2,0-4-251,-4 0-83,3 0 0,-4 1-78,2 2 1,-3-1 78,-6 4 1,1 1-439,-5 2 1,1 4 604,-3 2 0,-4 6 0,-1 2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00:47.331"/>
    </inkml:context>
    <inkml:brush xml:id="br0">
      <inkml:brushProperty name="width" value="0.11396" units="cm"/>
      <inkml:brushProperty name="height" value="0.11396" units="cm"/>
      <inkml:brushProperty name="color" value="#E71224"/>
    </inkml:brush>
  </inkml:definitions>
  <inkml:trace contextRef="#ctx0" brushRef="#br0">64 1116 15350,'-10'0'-619,"1"0"0,0 3 919,0 0 0,3 0-138,0-3 1,3 0-39,-3 0 129,4 0-165,-2 0 0,4-1 135,0-2 0,0-2-59,0-4 0,0 0-84,0 0 0,1-2-744,2-1 682,-2 2 1,3-3 448,-4 4-280,4 4 509,-3-3-877,3 7 432,-4-3 0,1 4-456,2 0 36,-2 0-227,7 0 259,-3 0 0,4 0 95,0 0 1,1 0-265,-1 0 0,0 0 229,0 0 1,0 0-245,0 0 1,0 0 340,0 0 0,1 0-6,2 0 0,-2 0-22,2 0 0,-1 0-11,2 0 0,-3 0-1,2 0 0,-1 3-99,1 0 0,-2 0-3,2-3 0,-2 0 88,-1 0 0,0 0-23,0 0 21,4 0 1,1 0 7,1 0 1,-4 0-3,-2 0 0,-5 0 2,5 0 0,-2 0 103,2 0 0,0 0-36,0 0 0,0 0-39,0 0 0,0 1-79,1 2 1,2-2 23,0 2 0,0 1-56,-3-1 1,0 1-18,0-1 1,0-2 51,0 2 1,1-1-2,2 1 0,-2-2 15,2 2 0,0-2 47,0-1 0,-2-1 235,2-2 0,2 1-63,1-4 0,-1 4 69,1-1 0,-1-1-13,2 1 1,0-3-28,-4 3 1,3-1-7,-3 1 1,4 2-63,-1-2 0,2 1-38,2-1 0,-4 2-82,0-2 0,0 2-84,3 1 1,0 0 30,0 0 0,0 0-9,1 0 0,-1 0-31,0 0 1,-3 0 22,0 0 1,0 0 84,3 0 0,1 0-2,-1 0 1,-1 0-15,-2 0 1,2-3 104,-2 0 0,2-3 17,1 3 0,4 0-54,-1 3 1,0 0-101,-3 0 1,0 0 63,0 0 1,1 1-40,-1 2 0,0-1-41,0 4 0,-1 0-80,-2 3 1,2 1-134,-2 2 0,2-2-30,-2 2 1,2-2 61,-2 0 0,2-4 138,1 0 0,-2-3 8,2 3 1,-1-4 108,4 1 1,1-2 75,-1-1 0,3 0 74,-3 0 0,5-3 101,-2 0 0,0-1-6,3 1 0,-5 1-19,6-4 1,-6 4-118,2-1 0,-1 2-19,1 1 1,3 0-89,-3 0 0,2 0-16,1 0 1,-1 0-11,-1 0 0,1 0-45,-2 0 1,-1 0-9,1 0 1,-3 0-5,0 0 0,-2 0 19,-1 0 0,0 0 31,0 0 0,0 0 8,1 0 0,-4 0 0,0 0 0,-3 1-51,3 2 1,-3-2-1,3 2 0,-3-2 38,3-1 1,-3 3-77,0 0 1,-2 0 34,-1-3 0,0 0 54,0 0 0,-1 1-98,-2 2 1,2-2 9,-2 2-138,-2-2 157,4-1 247,-7 0 108,3 0-51,0 0-7,-3 0 596,3 0 227,-4 0-823,-4 0-3,3 0 0,-4-3-748,2 0 48,2 0 372,-7 3 0,6-1-325,-4-2-46,4 2 187,-2-3 1,3 4 270,-2 0 66,2-4 294,-3 3-73,4-3 58,0-1 96,0 4-221,0-3 0,0 3 344,0-2-774,0 2 311,0-3-3947,0 4 3159,0 4 156,4-3 1,-3 7-113,2-1 0,-2 1 611,-1 1 0,4 0 0,1 0 0</inkml:trace>
  <inkml:trace contextRef="#ctx0" brushRef="#br0" timeOffset="2272">1931 172 12174,'3'-6'733,"0"0"-444,0 0 1,-2-3-286,2 0 1,-1-3 92,4 0 0,-1-1 72,1 1 0,3 2-12,-3-2 1,-1 1-66,1 2 0,-3 0 151,3 0 1,-3 3-166,3 0 171,-4 4-36,6-6 0,-6 7-152,4-2 1,-3 2-180,3 1 1,-4 1-831,1 2 473,2 2 0,-1 7 236,2 0 0,2 0-140,-2-3 1,-1 1-74,1-1 1,0-3-116,4 0 1,-1-4 276,0 1 1,0 1 85,0-1 1,0 0 324,0-3 0,-3 0 138,0 0 1,0 0-138,3 0 1,-3 3-139,0 0 0,-3 3-84,3-3 1,-4 4 226,1-1 1,1 5-118,-1 1 1,0 1 96,-3-1 1,0-1-33,0 5 0,0-4-59,0 3 0,0-4 7,0 1 0,0-2 349,0-1 138,0 0-249,0 0-47,0-4 7,0-1-62,0-4 0,0 4-177,0 2 0,0 3-19,0 0 1,-3 3 106,0 0 0,0 0-48,3-3 0,0 0-29,0 0 33,0 0 161,4-4-388,1-1 0,5-4 195,-1 0 0,-3 0-38,0 0 0,-3-3 112,3 0 0,-1-1-77,1 1 1,2 2-299,-2-2 1,-1 2-484,1 1 843,0 0 0,-1-4 0,-1-1 0</inkml:trace>
  <inkml:trace contextRef="#ctx0" brushRef="#br0" timeOffset="2563">2477 688 12055,'-15'0'150,"-1"0"126,4 0 0,3 3 127,3 0-50,4 1 0,-2-6-488,4-1 0,1 1 452,2-4 0,2-3-308,4-3 1,1-3-49,2 3 1,-2-3-163,2 3 1,-1 1 100,-2 5 1,0-1-713,0 4 756,-4 0 0,3 3 0,-3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00:22.334"/>
    </inkml:context>
    <inkml:brush xml:id="br0">
      <inkml:brushProperty name="width" value="0.08547" units="cm"/>
      <inkml:brushProperty name="height" value="0.08547" units="cm"/>
      <inkml:brushProperty name="color" value="#E71224"/>
    </inkml:brush>
    <inkml:brush xml:id="br1">
      <inkml:brushProperty name="width" value="0.11396" units="cm"/>
      <inkml:brushProperty name="height" value="0.11396" units="cm"/>
      <inkml:brushProperty name="color" value="#E71224"/>
    </inkml:brush>
  </inkml:definitions>
  <inkml:trace contextRef="#ctx0" brushRef="#br0">2612 601 8312,'-9'0'-13,"0"0"30,0 0 0,0 0-62,0 0 1,-3 3 163,0 0 1,-1 4-212,4-1 0,0 2 23,0 1 1,3 0-113,0 0 0,1 0 150,-1 0 1,-1 0-15,4 0 1,0 0 22,3 0 1,0-3-89,0 1 143,0-1 1,1-1-64,2-2 1,-1-2 242,4-1 1,0 0-51,3 0 0,1 0-42,2 0 1,-2-1-100,2-2 1,2-2 4,-2-4 1,4-4-21,-1 1 0,-1-4-18,1 1 0,0 1-12,3-1 1,-2 0 43,-1-3 0,-3-1 55,3 1 0,-4 3-32,1 0 0,-2 3 14,-1-3 1,-1 4 29,-2-1 0,-2 2 15,-4 1 0,0 2-97,0 1 1,0 3 104,0-3-477,0 4 284,0-2-83,0 4 0,0 4 60,0 2 0,1 0 27,2 3 0,-2-1-3,2 4 1,-1-2-17,1-1 0,-2 3 55,2 0 0,2 0-12,-2-3 1,4 0 68,-1 0 0,-1 0-62,1 0 1,-1 1 55,1-1 1,1 3-16,-4 0 1,0 4 1,-3-1 0,0 3-7,0 3 0,-1 0-5,-2 7 1,-6 1-9,-6 7 1,-2 1 4,-2-1 1,1-3 62,0 0 1,0-3-61,0 0 1,0-2 44,0-1 0,0-4-19,3-1 0,-1-4 4,4-3 0,-3 1-14,3-4 0,0-3 0,3-3 0,3-4-401,0 1 229,4-2-409,-2-1 581,4-4 0,4-5 0,1-5 0</inkml:trace>
  <inkml:trace contextRef="#ctx0" brushRef="#br0" timeOffset="550">3275 629 8144,'-9'-5'73,"3"1"93,0 4 0,3 0 21,-3 0 0,1 4-33,-1 2 1,-2 2-14,2 1 0,1 0-122,-1 0 0,0 1 117,-3 2 0,3-1-238,0 4 1,3-3-17,-4 0 0,5 1-73,-1-1 0,2-3-48,1-3-297,0 0 60,0-1 400,4-1 0,2-5-34,3-2 0,1-2 8,2-4 1,-2-3 98,2 0 0,-2-1-42,-1 1 0,0 0 120,0-3 1,0 1-45,0-1 0,-1 2 145,-2 4 1,2 0 347,-5 0-200,4 4-138,-6 1 1,3 5-67,-4 2 1,0 3 123,0 6 0,-4 2-141,-2 4 0,-1 1-4,0 2 0,-1-1-22,2 1 1,1-5-91,-1-1 0,4-4-262,-1 1 202,2-2 0,5-5-230,2-2 1,3-2 96,3-1 0,3-4-65,3-2 1,0-2-115,0-1 385,4-4 0,-3-1 0,4-4 0</inkml:trace>
  <inkml:trace contextRef="#ctx0" brushRef="#br0" timeOffset="1761">3837 818 8263,'-13'5'0,"3"2"-115,-3-4-51,3 4 0,2-5-130,2 5 194,2-5-83,4 2 141,0-4 0,4-4-7,2-3 1,2-1 50,1-1 1,2-1 2,1-2 0,1 1 34,2-4 1,2 0 124,-2-3 0,5 0-79,1-1 1,1-2-57,-4 0 0,0 0 138,0 3 0,0 0-106,0 0 1,-1 3 157,-1 3 0,0 3-188,-4 3 1,0-1-6,-3 4 1,0 1 6,0 5 1,-3 2-101,0 4 0,-4 4 45,1 2 1,-2 3 56,-1 0 0,0 0-67,0 0 1,0 0 33,0 0 1,0-3 3,0 1 0,0-1-85,0 3 41,0-4 0,1-2 25,2-6 1,-1-2-6,4-4 1,3-1-101,3-2 1,2-3 100,-2-6 0,2 1-6,4-4 0,-2 3-7,2-4 1,-2 1-64,5-3 0,-1 0 45,-2 0 0,0-3-4,0 0 0,0-2 8,0 2 1,-4 2 1,-1-2 0,-1 3 76,-3 3 1,2-1-114,-5 3 190,-2 1-158,0 3 78,-4 4-26,-4 1 0,-1 8 5,-4 2 0,3 5 3,0 1 1,0 6-7,-3 0 0,3 0 94,-1 3 1,2 1-93,-1-1 0,-1 1 42,4-4 0,0 0-39,3 0 0,0-4 6,0-2 0,4-2-12,2-1 1,-1-1-8,1-2 1,2-1 1,4-5 0,-2 0-12,2 0 0,2 0-104,1 0 1,-1 0 63,1 0 0,3-5-85,4-1 1,2-2 63,-3-1 0,1 0 22,-1 0 0,1 0 24,3 0 1,1 3 6,-2 0 1,-1 0 11,1-3 0,-3 0 23,0 0 0,1 0 162,-1 0 0,0-2-106,-3-1 0,1 2 78,-1-2 0,0 1-49,0-1 1,-3 2-40,0-2 0,-4-1-28,1 1 0,-3-5-5,-3 2 1,2 1 13,-5-1 0,1 3-16,-1-3 1,-2 1-85,2-1 0,-5 2 84,-1 4 0,-4 0-115,0 3 0,-1 2 52,-1 4 1,0 0-4,0 0 0,0 0 6,0 0 1,0 4-5,0 2 0,-3 7 4,0 2 1,0-1-3,3 1 1,-4 1-46,1 5 1,-3 2 42,3 5 1,-4 0 3,1 2 0,-1 2 2,1 5 1,-2-1 60,1 0 1,-1 1-13,-1 3 0,-1 1 97,-2 4 1,3-3-74,0-3 1,-1-2 17,4 0 0,2-2-45,1-2 1,-1-2 16,1-3 1,1-4-179,5 0 1,-2-5 99,2-1 1,1-1-123,-1-4 0,4-4-100,-1-3 51,2-4 90,-4 2 66,4-4 1,-2-4-18,6-2 0,-2-3 12,2-4 0,3-1 127,0-4 0,2 0-106,1 0 0,0-3 112,0 0 0,0-6-52,0 0 0,0 0 7,0-3 0,-1 3 28,-2 2 1,1 0 16,-4 4 0,0 0-43,-3 3 0,-1 4-11,-2 1 0,-3 4 42,-6 3 0,1 2-33,-4 4 1,3 2 113,-3 4 1,1 4-134,-1 9 1,-2-1 2,5 0 1,0 0-5,3 0 0,0 0 0,0 0 0</inkml:trace>
  <inkml:trace contextRef="#ctx0" brushRef="#br0" timeOffset="1969">5217 698 8062,'-19'0'0,"1"0"0,2 4 431,4 2-395,4 3-872,8 0 106,0 0 730,4-4 0,5-5 0,5-5 0</inkml:trace>
  <inkml:trace contextRef="#ctx0" brushRef="#br0" timeOffset="2797">5843 761 8091,'-13'3'-92,"1"0"1,-3 3-139,3-3 1,0 3 183,3-3 1,3 3 45,0-3 0,3 0 467,-3-3-229,4 0 34,-2 0-233,4 0-15,0-4 1,1-1-14,2-4 0,3-4-5,6-2 1,-1-2 5,4-1 0,0-2 25,3-1 1,1 1-56,-1-4 0,0 3 8,0-4 0,-3 4-7,0-3 1,0 4-12,3-1 1,-2 3-5,-1 3 1,-4 2 38,1 7 1,-2-1-8,-1 4 1,-1 1 80,-2 5 0,-2 3-80,-4 6 1,0 0 98,0 3 0,-4 1-54,-2 5 1,-5 1 13,-1 2 0,0 0-65,3-3 0,-3-3-1,0 0 1,-1 0-2,4-3 1,0-2-96,0-1 1,3-1-114,0-2 188,4-4-192,-6-1 119,7-4 1,-2 0-117,6 0 123,2-4 1,5-1-101,2-4 0,-2-1 72,2 1 0,3 0-7,0 0 0,-1 0 76,1 0 0,0 0-46,3 0 1,0 3 119,0 0 1,0 4-59,-3-1 0,1 2 26,-4 1 1,3 0 9,-3 0 0,0 3 97,-3 0 1,0 4-36,0-1 0,1 2 10,-1 1 1,-1-3-15,-2 0-43,2 0 1,-7 3-18,2 0 1,-2-3 10,-1 0 1,-4-3-6,-2 4 0,-3-4 7,-3 3 1,-2-1-5,-1 1 1,-5-1 36,2-2 0,-2-1 108,2 4 1,1-4 45,1 1 1,0-2 21,4-1 39,-4 4-197,6-3-23,-3 3-7,8-4 0,5 0-118,6 0 0,3-1 94,3-2 0,-1 2-17,4-2 0,0 2-63,4 1 0,0-3 66,2 0 1,2-1-198,4 1 0,-3 1-68,1-4 1,-2 1-83,1-1 1,-1-2 352,-2 1 0,-1-1 0,2-1 0</inkml:trace>
  <inkml:trace contextRef="#ctx0" brushRef="#br0" timeOffset="3007">6097 218 8220,'-20'0'1004,"-1"0"1,6 0-542,0 0-463,4 4 0,7 0 0,4 2 0,8-2 0,7-4 0,-2 0 0,8 0 0,-2 0 0</inkml:trace>
  <inkml:trace contextRef="#ctx0" brushRef="#br0" timeOffset="4777">6886 572 8135,'0'-13'174,"0"-2"390,0 2-236,0 4-305,0 1 240,0 7-244,0-3 0,3 8-184,0 2 1,1 6 115,-1 3 0,-2 0-45,2 3 0,-2-1 5,-1 4 1,0-2-90,0-1 0,0-3 217,0 0 1,-1-1 63,-2 1-2,2-1-43,-3-5 0,5-4 115,2-2 1,-1-2-122,4-1 0,1-4-92,5-2 0,2-2-13,4-1 0,3-5-170,1-1 0,2 1 86,-3-1 0,4 0-145,-1-3 0,-1 3 147,-2 0 0,-3 3 18,-3 0 1,-1-1 96,-2 1 1,-5 0-228,2 3 549,-6 4-82,5 1 1,-8 5 53,0 2 1,-4 3-35,-5 6 1,0 2 103,0 4 1,-3 2-284,0 1 0,0-3 63,3 0 1,0 0-201,0-3 0,3-2 176,0-1-253,4-1-68,-2-2-265,4-4 289,0-1 0,4-4-71,2 0 1,3-1 120,3-2 1,-1-2-132,4-4 0,-3-1 197,3 1 0,-1 0-59,1 0 0,3-1 155,-3-2 0,2 1-59,1-4 0,0 4 145,0-1 0,1-1-119,3 0 0,-3 1 128,2 3 0,-3 4-37,-3 2 1,1-1-8,-4 1 0,0 1 21,-2 5 1,-1 2-69,0 4 0,-1 0 181,-2 0 1,1 4-45,-4-1 0,0 4-26,-3-1 1,-1-1 3,-2 1 0,-3-1 122,-6 1 1,1 1-124,-5-3 0,1 0-14,-3-1 1,0-2-181,0 2 1,0-2 124,0-1 0,3-1-274,-1-2 1,5 1-296,-1-4-33,2 0 254,1-3 168,4 0 1,2-4 17,6-2 1,3-2-11,6-1 1,2-3 93,4 0 0,1 0-86,-1 3 0,1 3 91,2 0 1,-2 1-2,2-1 1,-1-2 92,-2 5 1,-3 0-53,0 3 0,-3-3 5,3 0 1,-3 0 2,3 3 1,-4 0 121,1 0 0,2 1-13,-2 2 1,0-2-96,-3 2 0,0-2 6,0-1 0,0 0-16,0 0 1,0 0-9,0 0 0,0-1-41,0-2 0,-3 1-10,1-4 1,-2 3 9,1-3 1,1 0-15,-4-3 0,3 0-97,-3 0 0,1 0 112,-1 0 0,-2 0-88,2 0 0,-2 0 24,-1 0 0,-3-4-78,0 1 112,-4 0 0,3 3-43,-2 0 39,2 4 1,3 1 0,-2 4 0,2 1-56,-2 2 1,-1 2 46,1 4 1,-4 0 89,4 0 1,0 3-55,3 1 0,-3 2 6,0-3 0,0 3-48,3-3 0,4 3-1,2-3 1,3 3 55,0-3 1,1 1-26,2-4 1,2-4 23,4-2 1,3-2-33,0-1 1,8 0 157,-2 0 1,1-4-84,-4-2 0,2-2 16,-1-2 1,-2 1 1,1 0 0,-4 0 15,1 0 1,-2 0 30,0 0 0,-1 0-48,0 0 1,-4 1 14,-2 2 0,1-2-21,-1 2 0,-1-2-57,-5-1-15,2-1 0,-6 1-9,5 0 0,-5 0-7,1 0 1,-3 0-70,-3 0 8,-2 0 86,-5 0 0,1 4-2,0 2 1,0 2-4,0 1 0,0 4 47,0 2 0,0 3-22,0 3 1,1-2 7,2 2 0,-1 1 5,4-1 0,-3 2 11,3-2 0,-3-2-104,3 2 10,0-2-342,3-1 314,0 0 1,4-4-120,2-2 1,2-2 47,1-1 0,1-4 45,2-2 0,2-2-31,4-1 1,0-3 16,0 0 0,1-4 185,-1 0 0,1-2-129,2-3 1,-2 2 174,2-2 0,-1 1-84,-2-2 1,-3 3 156,0-2 1,-4 1-128,1-1 0,-3 1 141,-3-5 0,-1 2-135,-2-1 0,-2-2 29,2 2 0,-2-2 597,-1-2 1,-1 2-230,-2 2 0,1-1-206,-4 4 1,3-1-32,-3 4 1,3 4-298,-3 2 1,0 3-7,-3 3 0,2 2-87,-2 4 0,1 8 135,-7 4 1,3 6-62,-4 6 1,4 6 3,-3 9 0,1 2 14,-1 5 0,2-1 218,4 0 1,0-1-95,0 1 0,4-6-10,2 4 0,2-5-62,1-2 1,0-4-5,0-1 1,0-4-57,0-3 0,4-3-214,2-6 0,2-1 53,1-5 1,0-4 16,0-2 234,4-2 0,1-5 0,4-1 0</inkml:trace>
  <inkml:trace contextRef="#ctx0" brushRef="#br0" timeOffset="5023">8654 644 8023,'-9'-4'771,"0"-1"-490,-1-4-508,5 4 1,1 0-355,4 2 0,4 1 2,2-4 579,3 0 0,0-3 0,0-1 0</inkml:trace>
  <inkml:trace contextRef="#ctx0" brushRef="#br0" timeOffset="-3006">73 1109 8232,'-13'0'4,"3"0"45,-2 0 0,2-3 78,1 0 0,3-4-114,0 4 1,4-4-65,-1 1 0,2-2 94,1-1 0,0-1-137,0-2 0,3-1 29,0-2 0,7-2 43,-1 2 0,2-6-13,-2 0 1,4-5-13,2-1 0,2 0 19,1-4 0,2 0 4,1 1 0,-1 0-11,4 2 0,-3 2 19,3 2 0,-3 0-66,0 6 0,-3-1 47,-3 6 1,1-1-5,-4 5 0,3-1-28,-3 7 32,1 0 0,-4 3 14,0 0 0,-4 4-1,-2 2 1,-2 3 73,-1 3 1,0 3-74,0 3 0,-1 0 130,-2 0 0,1 3-80,-4 0 0,0 0 10,-3-2 1,0-1-30,3 0 0,-2 3 2,2 0 1,-2 0-6,-1-2 0,1-1-6,2 0 1,-2-1-15,2-2 1,-2 2 15,-1-2 1,0 2-147,0 2 1,0 2 67,0 0 0,-1 0-16,1-3 0,0-3 21,0 0 0,4-3-90,2 0 98,-2-6 28,4-2 1,-3-12 88,4-4 1,4-6-96,2-3 0,2-1 54,1-2 0,3-5-1,0 1 0,4-1 5,-4 2 1,4 0-4,-1 0 1,2 0 5,1 3 1,0-1 94,1 4 0,-1 0-108,0 3 1,0 3 132,0 3 0,-4 0-109,-2 3 1,1-1 50,-1 7 0,1 0-63,-4 3 1,0 1 18,0 2 0,-3 2-37,0 4 0,-3 4-17,3 2 1,-4 3 3,1 0 1,-2 1 8,-1 2 1,0-1-40,0 4 1,0-1 43,0 2 0,0-3-21,0-4 1,0-1 19,0-2 1,0-1 1,0-2 1,1-4 5,2 1 1,2-6 0,4 0 0,-3-2 10,0-1 1,3 0 5,3 0 0,2-4-32,-2-2 1,-1-2 15,4-2 1,-3-3-23,3-2 0,0-2-5,3-1 0,3-4-4,1-2 1,-1 0 16,-3 0 1,0 0-3,0-3 0,-1 1-24,-2 1 1,-1 0 20,-5 4 0,-4 0-96,-2 3 0,-2 0 85,-1-1 0,0 5-17,0 2 45,-4 2 0,-2 5 2,-6 2 1,1 3 9,-1 3 0,-2 3 7,-1 6 0,-2 2-15,-1 5 1,0 0 13,0 2 0,-1 2 19,1 4 0,3 0-25,0 1 0,4-1-13,-1 0 1,2-1-3,1-2 0,4-2-2,2-7 0,2-2-21,1-4 5,0 0 1,4-1-7,2-2 0,2-2-1,1-4 0,1-3-107,2 0 1,-1-7 108,4 1 0,-3-3-29,3 0 1,0-1 48,0-2 0,2-3-1,-2 3 1,-2 1 19,-1-1 0,-2 1 103,-1-1 1,0-1-87,0 4 1,-1-2 103,-1 2 1,-2 2 30,-2-2-62,-2 2 9,3 1-156,-4 4 8,0 1 0,-1 11 15,-2 2 1,1 7-17,-4 2 1,0 2-2,-4 4 0,1 0 20,0 3 0,0-3-11,0 1 1,1-5 7,2 1 1,-1 1 0,4-1 0,-1-1 11,1-5 0,2-1 4,-2-5 0,3-4-3,3-2 1,-1-2-2,4-1 0,0-1 2,3-2 1,3-5-4,0-4 0,4-8 0,0 2 1,1-3 0,1 0 1,3-2-41,0-4 1,3 2-17,-3 1 1,4 1-8,-4-1 0,3 2 24,-3 3 0,0 2-11,-2 2 1,-4 3 83,0 6 0,-4-1-61,1 4 0,-3 4 85,-3 5 1,1 2-76,-4 1 0,0 4 147,-3 2 0,-1 3-41,-2 0 1,-2 3-19,-4 0 1,-1 0-18,-2-3 0,1 1 0,-4 3 0,3-4 16,-4 0 0,5 0-9,-1-3 1,2-2 51,1-1 1,3-5-4,0-1 10,4-4-98,-2 3 0,5-9-3,2 1 0,2-7-43,4 1 0,3-6-137,0 0 0,5-2 77,2-1 0,-1 0-83,3 0 1,1-2 66,-1-1 0,3 1 44,-2-4 1,2 4 76,-3-1 0,3 0-79,-3 0 0,0 5 228,-2-2 1,-4 6-30,0 0 0,-4 3 44,1 3-113,-2 2 1,-2 5 11,-2 2 1,-2 5-39,-4 4 1,0 4 15,0-1 0,-4 2-50,-2 1 0,-2 0 3,-1 1 0,0-1-19,0 0 1,-3-1 10,0-2 1,0 1 5,3-4 1,-1 3-7,1-2 1,4-4 2,2-3 0,-1-3 11,1 3 1,0-4-1,3 2 1,3-11-161,0-2 1,5-3 94,1-1 0,0 2-109,4-4 0,-3 1 89,-1-1 1,1-2-21,2 2 1,-2-2-34,2-1 1,1 2 38,-1 1 1,0 4 109,-3-1 0,1 3-79,-1 3 214,0-2-158,0 7 1,-4 4 102,-2 6 0,-2 6-52,-1 0 0,-1 2 15,-2 2 1,1-1-26,-4 0 1,3 3-14,-3 0 1,0 0-42,-3-3 1,2 0 14,1-3 0,4-2-11,-1-4-29,2 0-10,1-4 17,0-1 1,1-4 25,2 0 0,2-3-78,5 0 0,-1-7 73,0 1 0,3-3-88,0 0 1,0 2 78,-3-3 0,3 0-45,0 1 1,0-3 25,-3 3 1,-1 0 1,-2 3 1,2 3 38,-5 0 1,1 4 87,-1-1 0,-2 1 25,2-1-112,-2 2 19,-1-3 0,0 11-36,0 2 0,0-1-14,0-2 1,0 0-12,0 3 0,1 0 9,2 0 0,-1 0-5,4 0 1,-1 0 35,1 0 0,2 1-19,-2-1 1,2-3 71,1 0 0,0-4-49,0 1 1,0-2 5,0-1 1,3 0-7,1 0 1,0-1 6,-1-2 0,-1-3 58,4-6 0,-4 1-2,1-1 1,1-1-81,-1 1 0,0-1 31,-2 1 0,-2 2-39,-2-2 0,1 2 27,-4 1 0,0 0-6,-3 0 1,0-1 1,0 1-9,-4 0 0,-1 4-21,-4 2 9,0 2 1,-1 2-39,1 2 1,0 2 48,0 4 0,1 0-15,2 1 0,-1-1 21,4 0 0,-3 3 0,3 0 0,0 0-15,3-3 1,0 3 0,0 0 1,3 0 64,0-3 0,5-3 14,1 0 1,0-4-79,3 1 1,2-1 25,2-2 0,1-2-135,1-1 0,3-2 17,0-4 0,3 0-176,-3 0 0,4 0 8,-4 0 1,0-2-202,-3 2 1,-3-1 464,0 7 0,-4-4 0,3 2 0</inkml:trace>
  <inkml:trace contextRef="#ctx0" brushRef="#br0">2612 601 8312,'-9'0'-13,"0"0"30,0 0 0,0 0-62,0 0 1,-3 3 163,0 0 1,-1 4-212,4-1 0,0 2 23,0 1 1,3 0-113,0 0 0,1 0 150,-1 0 1,-1 0-15,4 0 1,0 0 22,3 0 1,0-3-89,0 1 143,0-1 1,1-1-64,2-2 1,-1-2 242,4-1 1,0 0-51,3 0 0,1 0-42,2 0 1,-2-1-100,2-2 1,2-2 4,-2-4 1,4-4-21,-1 1 0,-1-4-18,1 1 0,0 1-12,3-1 1,-2 0 43,-1-3 0,-3-1 55,3 1 0,-4 3-32,1 0 0,-2 3 14,-1-3 1,-1 4 29,-2-1 0,-2 2 15,-4 1 0,0 2-97,0 1 1,0 3 104,0-3-477,0 4 284,0-2-83,0 4 0,0 4 60,0 2 0,1 0 27,2 3 0,-2-1-3,2 4 1,-1-2-17,1-1 0,-2 3 55,2 0 0,2 0-12,-2-3 1,4 0 68,-1 0 0,-1 0-62,1 0 1,-1 1 55,1-1 1,1 3-16,-4 0 1,0 4 1,-3-1 0,0 3-7,0 3 0,-1 0-5,-2 7 1,-6 1-9,-6 7 1,-2 1 4,-2-1 1,1-3 62,0 0 1,0-3-61,0 0 1,0-2 44,0-1 0,0-4-19,3-1 0,-1-4 4,4-3 0,-3 1-14,3-4 0,0-3 0,3-3 0,3-4-401,0 1 229,4-2-409,-2-1 581,4-4 0,4-5 0,1-5 0</inkml:trace>
  <inkml:trace contextRef="#ctx0" brushRef="#br0" timeOffset="550">3275 629 8144,'-9'-5'73,"3"1"93,0 4 0,3 0 21,-3 0 0,1 4-33,-1 2 1,-2 2-14,2 1 0,1 0-122,-1 0 0,0 1 117,-3 2 0,3-1-238,0 4 1,3-3-17,-4 0 0,5 1-73,-1-1 0,2-3-48,1-3-297,0 0 60,0-1 400,4-1 0,2-5-34,3-2 0,1-2 8,2-4 1,-2-3 98,2 0 0,-2-1-42,-1 1 0,0 0 120,0-3 1,0 1-45,0-1 0,-1 2 145,-2 4 1,2 0 347,-5 0-200,4 4-138,-6 1 1,3 5-67,-4 2 1,0 3 123,0 6 0,-4 2-141,-2 4 0,-1 1-4,0 2 0,-1-1-22,2 1 1,1-5-91,-1-1 0,4-4-262,-1 1 202,2-2 0,5-5-230,2-2 1,3-2 96,3-1 0,3-4-65,3-2 1,0-2-115,0-1 385,4-4 0,-3-1 0,4-4 0</inkml:trace>
  <inkml:trace contextRef="#ctx0" brushRef="#br0" timeOffset="1761">3837 818 8263,'-13'5'0,"3"2"-115,-3-4-51,3 4 0,2-5-130,2 5 194,2-5-83,4 2 141,0-4 0,4-4-7,2-3 1,2-1 50,1-1 1,2-1 2,1-2 0,1 1 34,2-4 1,2 0 124,-2-3 0,5 0-79,1-1 1,1-2-57,-4 0 0,0 0 138,0 3 0,0 0-106,0 0 1,-1 3 157,-1 3 0,0 3-188,-4 3 1,0-1-6,-3 4 1,0 1 6,0 5 1,-3 2-101,0 4 0,-4 4 45,1 2 1,-2 3 56,-1 0 0,0 0-67,0 0 1,0 0 33,0 0 1,0-3 3,0 1 0,0-1-85,0 3 41,0-4 0,1-2 25,2-6 1,-1-2-6,4-4 1,3-1-101,3-2 1,2-3 100,-2-6 0,2 1-6,4-4 0,-2 3-7,2-4 1,-2 1-64,5-3 0,-1 0 45,-2 0 0,0-3-4,0 0 0,0-2 8,0 2 1,-4 2 1,-1-2 0,-1 3 76,-3 3 1,2-1-114,-5 3 190,-2 1-158,0 3 78,-4 4-26,-4 1 0,-1 8 5,-4 2 0,3 5 3,0 1 1,0 6-7,-3 0 0,3 0 94,-1 3 1,2 1-93,-1-1 0,-1 1 42,4-4 0,0 0-39,3 0 0,0-4 6,0-2 0,4-2-12,2-1 1,-1-1-8,1-2 1,2-1 1,4-5 0,-2 0-12,2 0 0,2 0-104,1 0 1,-1 0 63,1 0 0,3-5-85,4-1 1,2-2 63,-3-1 0,1 0 22,-1 0 0,1 0 24,3 0 1,1 3 6,-2 0 1,-1 0 11,1-3 0,-3 0 23,0 0 0,1 0 162,-1 0 0,0-2-106,-3-1 0,1 2 78,-1-2 0,0 1-49,0-1 1,-3 2-40,0-2 0,-4-1-28,1 1 0,-3-5-5,-3 2 1,2 1 13,-5-1 0,1 3-16,-1-3 1,-2 1-85,2-1 0,-5 2 84,-1 4 0,-4 0-115,0 3 0,-1 2 52,-1 4 1,0 0-4,0 0 0,0 0 6,0 0 1,0 4-5,0 2 0,-3 7 4,0 2 1,0-1-3,3 1 1,-4 1-46,1 5 1,-3 2 42,3 5 1,-4 0 3,1 2 0,-1 2 2,1 5 1,-2-1 60,1 0 1,-1 1-13,-1 3 0,-1 1 97,-2 4 1,3-3-74,0-3 1,-1-2 17,4 0 0,2-2-45,1-2 1,-1-2 16,1-3 1,1-4-179,5 0 1,-2-5 99,2-1 1,1-1-123,-1-4 0,4-4-100,-1-3 51,2-4 90,-4 2 66,4-4 1,-2-4-18,6-2 0,-2-3 12,2-4 0,3-1 127,0-4 0,2 0-106,1 0 0,0-3 112,0 0 0,0-6-52,0 0 0,0 0 7,0-3 0,-1 3 28,-2 2 1,1 0 16,-4 4 0,0 0-43,-3 3 0,-1 4-11,-2 1 0,-3 4 42,-6 3 0,1 2-33,-4 4 1,3 2 113,-3 4 1,1 4-134,-1 9 1,-2-1 2,5 0 1,0 0-5,3 0 0,0 0 0,0 0 0</inkml:trace>
  <inkml:trace contextRef="#ctx0" brushRef="#br0" timeOffset="1969">5217 698 8062,'-19'0'0,"1"0"0,2 4 431,4 2-395,4 3-872,8 0 106,0 0 730,4-4 0,5-5 0,5-5 0</inkml:trace>
  <inkml:trace contextRef="#ctx0" brushRef="#br0" timeOffset="2797">5842 761 8091,'-13'3'-92,"1"0"1,-3 3-139,3-3 1,0 3 183,3-3 1,3 3 45,0-3 0,3 0 467,-3-3-229,4 0 34,-2 0-233,4 0-15,0-4 1,1-1-14,2-4 0,3-4-5,6-2 1,-1-2 5,4-1 0,0-2 25,3-1 1,1 1-56,-1-4 0,0 3 8,0-4 0,-3 4-7,0-3 1,0 4-12,3-1 1,-2 3-5,-1 3 1,-4 2 38,1 7 1,-2-1-8,-1 4 1,-1 1 80,-2 5 0,-2 3-80,-4 6 1,0 0 98,0 3 0,-4 1-54,-2 5 1,-5 1 13,-1 2 0,0 0-65,3-3 0,-3-3-1,0 0 1,-1 0-2,4-3 1,0-2-96,0-1 1,3-1-114,0-2 188,4-4-192,-6-1 119,7-4 1,-2 0-117,6 0 123,2-4 1,5-1-101,2-4 0,-2-1 72,2 1 0,3 0-7,0 0 0,-1 0 76,1 0 0,0 0-46,3 0 1,0 3 119,0 0 1,0 4-59,-3-1 0,1 2 26,-4 1 1,3 0 9,-3 0 0,0 3 97,-3 0 1,0 4-36,0-1 0,1 2 10,-1 1 1,-1-3-15,-2 0-43,2 0 1,-7 3-18,2 0 1,-2-3 10,-1 0 1,-4-3-6,-2 4 0,-3-4 7,-3 3 1,-2-1-5,-1 1 1,-5-1 36,2-2 0,-2-1 108,2 4 1,1-4 45,1 1 1,0-2 21,4-1 39,-4 4-197,6-3-23,-3 3-7,8-4 0,5 0-118,6 0 0,3-1 94,3-2 0,-1 2-17,4-2 0,0 2-63,4 1 0,0-3 66,2 0 1,2-1-198,4 1 0,-3 1-68,1-4 1,-2 1-83,1-1 1,-1-2 352,-2 1 0,-1-1 0,2-1 0</inkml:trace>
  <inkml:trace contextRef="#ctx0" brushRef="#br0" timeOffset="3007">6097 218 8220,'-20'0'1004,"-1"0"1,6 0-542,0 0-463,4 4 0,7 0 0,4 2 0,8-2 0,7-4 0,-2 0 0,8 0 0,-2 0 0</inkml:trace>
  <inkml:trace contextRef="#ctx0" brushRef="#br0" timeOffset="4777">6885 572 8135,'0'-13'174,"0"-2"390,0 2-236,0 4-305,0 1 240,0 7-244,0-3 0,3 8-184,0 2 1,1 6 115,-1 3 0,-2 0-45,2 3 0,-2-1 5,-1 4 1,0-2-90,0-1 0,0-3 217,0 0 1,-1-1 63,-2 1-2,2-1-43,-3-5 0,5-4 115,2-2 1,-1-2-122,4-1 0,1-4-92,5-2 0,2-2-13,4-1 0,3-5-170,1-1 0,2 1 86,-3-1 0,4 0-145,-1-3 0,-1 3 147,-2 0 0,-3 3 18,-3 0 1,-1-1 96,-2 1 1,-5 0-228,2 3 549,-6 4-82,5 1 1,-8 5 53,0 2 1,-4 3-35,-5 6 1,0 2 103,0 4 1,-3 2-284,0 1 0,0-3 63,3 0 1,0 0-201,0-3 0,3-2 176,0-1-253,4-1-68,-2-2-265,4-4 289,0-1 0,4-4-71,2 0 1,3-1 120,3-2 1,-1-2-132,4-4 0,-3-1 197,3 1 0,-1 0-59,1 0 0,3-1 155,-3-2 0,2 1-59,1-4 0,0 4 145,0-1 0,1-1-119,3 0 0,-3 1 128,2 3 0,-3 4-37,-3 2 1,1-1-8,-4 1 0,0 1 21,-2 5 1,-1 2-69,0 4 0,-1 0 181,-2 0 1,1 4-45,-4-1 0,0 4-26,-3-1 1,-1-1 3,-2 1 0,-3-1 122,-6 1 1,1 1-124,-5-3 0,1 0-14,-3-1 1,0-2-181,0 2 1,0-2 124,0-1 0,3-1-274,-1-2 1,5 1-296,-1-4-33,2 0 254,1-3 168,4 0 1,2-4 17,6-2 1,3-2-11,6-1 1,2-3 93,4 0 0,1 0-86,-1 3 0,1 3 91,2 0 1,-2 1-2,2-1 1,-1-2 92,-2 5 1,-3 0-53,0 3 0,-3-3 5,3 0 1,-3 0 2,3 3 1,-4 0 121,1 0 0,2 1-13,-2 2 1,0-2-96,-3 2 0,0-2 6,0-1 0,0 0-16,0 0 1,0 0-9,0 0 0,0-1-41,0-2 0,-3 1-10,1-4 1,-2 3 9,1-3 1,1 0-15,-4-3 0,3 0-97,-3 0 0,1 0 112,-1 0 0,-2 0-88,2 0 0,-2 0 24,-1 0 0,-3-4-78,0 1 112,-4 0 0,3 3-43,-2 0 39,2 4 1,3 1 0,-2 4 0,2 1-56,-2 2 1,-1 2 46,1 4 1,-4 0 89,4 0 1,0 3-55,3 1 0,-3 2 6,0-3 0,0 3-48,3-3 0,4 3-1,2-3 1,3 3 55,0-3 1,1 1-26,2-4 1,2-4 23,4-2 1,3-2-33,0-1 1,8 0 157,-2 0 1,1-4-84,-4-2 0,2-2 16,-1-2 1,-2 1 1,1 0 0,-4 0 15,1 0 1,-2 0 30,0 0 0,-1 0-48,0 0 1,-4 1 14,-2 2 0,1-2-21,-1 2 0,-1-2-57,-5-1-15,2-1 0,-6 1-9,5 0 0,-5 0-7,1 0 1,-3 0-70,-3 0 8,-2 0 86,-5 0 0,1 4-2,0 2 1,0 2-4,0 1 0,0 4 47,0 2 0,0 3-22,0 3 1,1-2 7,2 2 0,-1 1 5,4-1 0,-3 2 11,3-2 0,-3-2-104,3 2 10,0-2-342,3-1 314,0 0 1,4-4-120,2-2 1,2-2 47,1-1 0,1-4 45,2-2 0,2-2-31,4-1 1,0-3 16,0 0 0,1-4 185,-1 0 0,1-2-129,2-3 1,-2 2 174,2-2 0,-1 1-84,-2-2 1,-3 3 156,0-2 1,-4 1-128,1-1 0,-3 1 141,-3-5 0,-1 2-135,-2-1 0,-2-2 29,2 2 0,-2-2 597,-1-2 1,-1 2-230,-2 2 0,1-1-206,-4 4 1,3-1-32,-3 4 1,3 4-298,-3 2 1,0 3-7,-3 3 0,2 2-87,-2 4 0,1 8 135,-7 4 1,3 6-62,-4 6 1,4 6 3,-3 9 0,1 2 14,-1 5 0,2-1 218,4 0 1,0-1-95,0 1 0,4-6-10,2 4 0,2-5-62,1-2 1,0-4-5,0-1 1,0-4-57,0-3 0,4-3-214,2-6 0,2-1 53,1-5 1,0-4 16,0-2 234,4-2 0,1-5 0,4-1 0</inkml:trace>
  <inkml:trace contextRef="#ctx0" brushRef="#br0" timeOffset="5023">8654 644 8023,'-9'-4'771,"0"-1"-490,-1-4-508,5 4 1,1 0-355,4 2 0,4 1 2,2-4 579,3 0 0,0-3 0,0-1 0</inkml:trace>
  <inkml:trace contextRef="#ctx0" brushRef="#br1" timeOffset="17019">3918 2514 14752,'-6'-9'-1481,"0"0"1,0-1 663,-3 1 0,0 0 523,0 0 0,1 0 176,2 0 1,-2 3 32,2 0 1,-2 3 151,-1-3 0,0 4 44,0-1 0,-1 2-77,1 1 1,3-1 359,0-2 0,3 2 221,-3-2 268,4 2 64,-2 1 413,4 0-763,4 0 0,-2 1-139,4 2-318,0-2 0,3 3 1,0-4 0,-3 1 49,1 2 1,-1-2-144,3 2 1,0-2 410,0-1-437,0 0 0,0 0 64,0 0 1,3 0-7,0 0 0,4 0 165,-1 0 0,4-1 119,2-2 0,3 1-44,6-4 1,-1 3 147,5-3 0,-2 3-313,1-3 1,2 3 71,-1-3 0,-2 4-258,1-1 0,-3 1 79,4-1 0,-5 2 40,1-2 0,-2 2-117,0 1 1,-4 0-34,0 0 1,-7 0 9,1 0 54,-2 0 0,-1 0-275,-3 0 307,-6 0-525,-2 0 372,-4 0 0,-7 3 145,-2 0 0,-7 1-177,1-1 0,-5-2-38,-1 2 1,0 1-191,3-1 0,1 0-237,1-3 400,3 0 1,5-1-152,2-2 0,2 1-331,4-4 1,0 3-148,0-3 0,1 1 259,2-2 1,5 0 161,4 4 1,2-3 452,-2 3 0,2-4 0,4 2 0</inkml:trace>
  <inkml:trace contextRef="#ctx0" brushRef="#br1" timeOffset="18124">6097 2458 17211,'0'-9'-3098,"0"3"2269,0 0 637,0 4-248,0-2 207,0 0 399,0 3-482,0-3 106,0 4 371,0-4 1,0 2-16,0-4 0,1 3 150,2-3 0,-1 3 531,4-3 0,-4 4-165,6-6-275,-3 7 0,4-3-140,0 4 1,-3 0 156,0 0 1,1 1-105,5 2 0,-1-1-186,4 4 0,-3-3-114,4 3 0,-1-3-106,3 3 1,0-1-130,0 1 0,3 2-80,0-2 1,1-1 128,-4 1 0,0-4 87,0 1 1,-1 1-135,-2-1 0,1 0-153,-4-3 1,1 0 211,-4 0 68,0 0 22,0 0 0,-3 0 89,0 0 0,-4-1-379,1-2 1,-6 2-151,-3-2 1,-3 2-221,-3 1 761,-2 0 0,-5 0 0,1 0 0</inkml:trace>
  <inkml:trace contextRef="#ctx0" brushRef="#br1" timeOffset="18982">5915 1996 19176,'0'-9'-5862,"4"3"6351,-3-2-756,3 7 1191,-4-7-1348,0 7 0,0-2 223,0 6 0,0 2-121,0 4 0,-1 2-60,-2 1 0,2-1 498,-2 4 0,-1-4-223,1 1 1,0-1 172,3 1 0,0-5-455,0 2 1,0-2 430,0 2 1,0-3 14,0 1 0,1-2-329,2 1 93,-2 2-252,3-3 172,-4 0-65,0 3 250,0-7-36,0 3 402,-4-4 1,3-1-178,-2-2 0,2-2-72,1-4 1,1-4 73,2-3 0,2-1 53,4-1 0,4-3 60,2 0 0,0-1 37,4 1 1,-6-2-68,5-1 1,-2 2-266,2 4 0,-3 4 327,0 2 1,-4 3 125,2 3 0,-3 2-22,-1 4 0,0 2-335,0 4 1,-3 1-329,0 8 0,-3 0-80,3 3 1,-3 0 87,3 0 0,-4-1-38,1-1 1,1 0-89,-1-4 0,0 1 62,-3-1 1,0-2 5,0 2 0,0-5 186,0-1 1,0 0 252,0 3 0,0-3 71,0 0 93,-4-4 463,-1 7-136,-4-8 243,0 3-384,4-4 1,1-1-421,4-2 0,0 1-315,0-5 0,0 4-106,0-3 477,0 4 1,4-6 0,1 3 0</inkml:trace>
  <inkml:trace contextRef="#ctx0" brushRef="#br1" timeOffset="19469">6441 1977 11198,'0'-18'-989,"0"1"773,0 2 0,0 2 50,0 4 161,0 4-590,0 1 319,0 4 421,-4 4 1,1 4-110,-6 4 0,2 4 205,-5-1 1,3 1-7,3-1 0,-1 2-75,4-5 0,-3 0 216,3-3-241,0 4 0,3-3-33,0 2 1,4-5-131,2-1 1,3-4 184,3 1 1,2-2-195,4-1 1,4 0 120,3 0 1,0-1-147,-1-2 0,2-1 109,-2-2 0,1-2-152,0 2 0,0-2 224,-4-1 1,0 0-40,-3 0 0,-3 0 16,1 0 0,-5 0-137,1 0 1,-2-1 145,-1 1 1,-4-3-146,-2 0 0,-2 0-33,-1 3 0,-4 0-82,-2 0 1,-7 1 101,-5 2 1,-4-1-69,-6 4 1,-3 0-177,-2 3 1,-1 4-13,0 2 0,3 3 196,4 3 0,1-2-58,1 2 0,0 1-6,4-1 1,1 4 227,5 0 1,-2 1 0,3 1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01:19.872"/>
    </inkml:context>
    <inkml:brush xml:id="br0">
      <inkml:brushProperty name="width" value="0.08547" units="cm"/>
      <inkml:brushProperty name="height" value="0.08547" units="cm"/>
      <inkml:brushProperty name="color" value="#E71224"/>
    </inkml:brush>
  </inkml:definitions>
  <inkml:trace contextRef="#ctx0" brushRef="#br0">1 64 8562,'0'-9'-431,"0"0"0,0 3 565,0 0-36,0 4 0,1-2 7,2 4 103,-2-4 54,3 3-88,-4-3-80,0 4 0,0 4 424,0 2-192,-4 2-93,3 1-15,-3 0-13,4 0-55,0-4 0,4-1-2,2-4 0,2-1-39,1-2 1,0-1-6,0-2 1,0-1-180,0 4 0,0-3 102,0 3 0,0 0-346,1 3-31,-1 0 131,0 0 0,-3 0 47,0 0-64,-4 0 148,2 4 1,-3-2-54,2 4 236,-2-4-217,3 2 522,-4-4 310,0 0-655,4 0 2,-3 0 20,7-4 5,-7 3-204,3-3 0,-3 4 75,2 0-239,-2 0 172,3 0 1,-3 3-1,2 0 68,-2 4 27,3-6 1,-3 3-2,2-4 16,-2 0 146,7 0 1,-6 0-150,4 0 143,0 0 1,2-1-103,-2-2 1,3 2 50,-3-2-74,2-2 0,1 3-3,0-4 1,0 4-16,0-1 0,0 2 29,0 1 1,-3 0-113,0 0 1,0 0 92,3 0 0,-3 0-106,0 0 0,-3 0 75,3 0 22,1 0 69,2 0-23,0-4 0,0 3-19,0-2-2,0 2 0,0 1-13,0 0 1,0-1 4,0-2 0,-3 2-7,0-2 0,0 2-10,3 1 1,-3 0-20,0 0 20,1 0 1,2 0-4,0 0 1,-3 0 4,0 0 0,-3 3 0,3 0 0,-3 0-3,3-3 4,0 0 0,3 0 2,0 0 0,0 0 0,0 0 1,0 0 1,0 0-2,0-4 1,1 2-1,-1-4 1,0 4 2,0-1 0,-3 1 1,0-1 1,-3 2 45,3-2-43,-4 2 7,2 1 377,-4 0-435,4 0-95,-3 0 1,4 0-21,-2 0 64,-2 0-46,7 0 93,-7 0 0,4 0-74,-2 0 92,-2 0 1,3 1-25,-4 2-22,0-2-2,0 3-235,0 0 218,0-3-355,0 7 317,0-3 1,-1 3-283,-2-2 0,1 2-55,-4-2 1,3-1 469,-3 1 0,0 0 0,-3 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0:20:30.783"/>
    </inkml:context>
    <inkml:brush xml:id="br0">
      <inkml:brushProperty name="width" value="0.08547" units="cm"/>
      <inkml:brushProperty name="height" value="0.08547" units="cm"/>
      <inkml:brushProperty name="color" value="#E71224"/>
    </inkml:brush>
  </inkml:definitions>
  <inkml:trace contextRef="#ctx0" brushRef="#br0">4235 2295 8370,'-10'-4'1210,"1"3"-1894,0-3 296,4 8 1,1-2-193,4 4 580,4 0 0,5 3 0,5 0 0</inkml:trace>
  <inkml:trace contextRef="#ctx0" brushRef="#br0" timeOffset="-11984">10348 409 8350,'0'9'-201,"0"0"132,4 4 0,4 3 62,4 5 0,1 3 22,-1 6 0,-1-1-52,4 5 0,0-1-182,4 3 0,-5 1 9,-2-1 1,1 0 157,-1 0 1,0-2-180,-3-1 0,-3-1-45,0 1 0,-4 0 276,1-3 0,-2-1 0,-1 4 0,0-7 0,-4 8 0,-1-6 0</inkml:trace>
  <inkml:trace contextRef="#ctx0" brushRef="#br0" timeOffset="-11223">10477 0 8359,'-33'18'1,"3"0"1,3 1 213,3 3 0,2 1 10,3 4 0,2 3-17,2 0 0,-1 0-48,4-6 1,0 0-189,3-6 1,4-2-549,2-7 402,2-4-64,1 0 0,4-5 3,2 0 1,6-4-44,3 1 1,2-4 115,1 1 1,4-3 37,3-3 0,2 2-25,3-2 0,-1 1 40,5-1 1,-4 3 176,3 0 0,-3 1-140,4 5 1,-4 0 136,3 3 1,-4 1-8,2 2 0,-3-1-20,-1 4 0,0 0-1,0 3 1,0 0 6,-3 0 1,-2-3 81,-4 0 0,-3 0-107,0 3 0,-7-3 147,2 0 1,-7 3-125,0 3 1,-2 5 183,-1-2 0,-8 2-111,-5 1 0,-5 3-38,-6 0 1,-1 4-61,-8 0 1,-1 1-13,-2 1 0,-1-3-1,-3 0 1,3 1-166,-2 2 1,-1-1 44,0-2 1,5-2 104,5-3 1,3-5-68,2-2 1,4 0 62,6-3 0,2 2-10,4-5-113,4-2 73,1 0 0,5-4 43,2 0 0,3 0 11,6 0 1,3-1 15,6-2 0,-1-2-35,5-4 0,-1 0 124,3 0 1,0 0-84,0 0 1,4 3 9,-1 0 0,0 4 2,-3-1 0,1-1 14,-1 1 1,-3 1 76,0 5 1,-3 2-94,4 4 0,-5 1 107,1 2 0,-2 2-94,-1 4 1,-3 1 73,0 2 0,-4 0-47,2 3 1,-6-1 21,-1 1 1,-4 1-35,1-4 0,-7 4 6,-5-4 1,-4 0-10,-6-3 0,-4 1-19,-4 2 0,-2-1-154,-8 1 1,2-2 99,-7-1 0,3-3-184,-4 0 1,5-4-38,-1 1 0,5-1-193,4-2 0,6-4-146,3-2 240,6-2 0,3-2 347,5-2 0,7-6 0,6-5 0</inkml:trace>
  <inkml:trace contextRef="#ctx0" brushRef="#br0" timeOffset="-10667">11328 1006 8350,'-4'8'-2,"-2"-2"1,1 2 1,-1-2 0,4 2-231,-1 1-89,2 0 1,1 0 393,0 1 0,0-4-10,0 0-219,0-4 114,4 6-19,1-7 49,4 3 0,0-4 37,0 0 0,-3 0-51,1 0 0,-2-4 12,1-2 0,2 1 86,-2-1 1,2-2-80,1-4 0,1 2 42,2-2 0,-2-2-28,2-1 1,1-1 1,-1 1 0,1-2 4,-4 1 0,0-1-4,0-1 0,-4 3 0,-2 0 0,-2 4-1,-1-1 1,-1 3-19,-2 3 0,-3-1 14,-6 4 1,1 0-92,-5 3 1,1 1 115,-3 2 1,1 5-2,2 4 1,-2 5 13,2 1 0,-1 1 4,0 5 0,0-2 14,4 2 1,1-3 19,5 3 1,-1-4-86,4 1 0,0-1 42,3-2 1,0-1-154,0-2 0,5 1 67,4-4 0,0 0-26,3-3 0,2-1 49,1-2 1,3 2-6,0-5 1,1 0 20,2-3 1,-2 0 3,2 0 0,3-1 113,0-2 1,-2-1-78,-1-3 0,1-1 66,-1 2 1,1-3-131,-4-3 0,-3 5-12,0-2 1,-1 6-88,1 0 1,-5 2-225,-4 1 1,-4 1 355,1 2 0,-2 2 0,-1 4 0</inkml:trace>
  <inkml:trace contextRef="#ctx0" brushRef="#br0" timeOffset="-10271">11828 365 8281,'-6'-1'0,"0"-2"0,3 2-78,-3-2 275,4 2-457,-6 1 216,7 0 1,-6 4 40,4 2 0,-3 2-175,3 1 1,-3 4 159,3 2 1,-3 2-71,3 2 0,0 3 34,3 2 0,0 3 104,0 3 1,0 0-150,0 3 1,1 0 98,2 3 1,2 1 3,4-1 0,0 0-46,0 1 0,0-1-112,0 0 0,0-3 72,0 1 0,3-5-142,0 1 0,2-5-93,-2-1 317,-2-3 0,3-3 0,-4-5 0</inkml:trace>
  <inkml:trace contextRef="#ctx0" brushRef="#br0" timeOffset="-9946">11845 253 8176,'-14'-23'-641,"2"2"440,-2 6 1,7 2 305,-2 7 370,6 2 0,-1 9-566,4 4 11,0 9 0,1 3 67,2 6 1,2 2-84,4 8 1,1 2 62,2 0 1,-1 3-8,4-2 0,-2 0-160,2-1 1,-4-2 44,1-1 1,-2-1-74,-1-5 1,0-3 197,0-6 0,-1 1 2,-2-1 1,1 0-10,-4-2 0,3-4 101,-3 0 1,1 3-70,-1 3 1,-1 0 111,5-3 0,-4 4-81,3-1 0,-3 0-10,3-3 1,0 0-123,3 0 1,0-3 109,0 1-4,0-5 0,0 6 0,0-3 0</inkml:trace>
  <inkml:trace contextRef="#ctx0" brushRef="#br0" timeOffset="-9568">11674 900 8292,'-9'-8'16,"3"3"184,0-4 0,4 0 69,-1 3 1,2 1 0,1-1 0,0 3-247,0-3 1,1 3 108,2-3 1,3 3-359,6-4 0,-1 4 42,4-3 0,0 1-76,4-1 0,-1-1 181,0 4 0,0-4-102,0 1 1,3-1-100,0 1 0,2-2 115,-2 2 1,-1-2-80,4-1 1,-3 3 77,3 0 0,0 0-90,0-3 1,1 0 255,-4-1 0,3 1 0,-2 0 0,3-4 0,-2-1 0</inkml:trace>
  <inkml:trace contextRef="#ctx0" brushRef="#br0" timeOffset="-9059">12163 1143 8104,'1'5'0,"2"-2"0,-1-3 18,4-3 50,0-2 0,4-1-307,2 0 175,-2 0 1,7 0 46,-1 0 1,1-3-103,1-3 1,3-2 8,0 2 1,-3 1 113,-3-4 1,0 3-26,0-3 0,1 0 66,-4-3 0,1 0-45,-1-1 1,-2-2 59,2 0 1,-5-3 28,-1 3 0,-3 0-68,3 2 0,-4 4 9,1 0 1,-3 4-22,-3-1 1,1 3-24,-4 3 0,-1 2 46,-5 4 0,1 4-7,-4 2 0,3 5 46,-3 1 1,1 5-18,-1 1 1,0 1 7,3 2 1,2-1-10,-2 1 1,3-2 6,3 2 0,-1 2-93,4-2 1,0 0 79,3-3 0,0 0-109,0 0 0,1-1 86,2-1 1,3-2-55,6-2 1,2-3 28,4 0 1,1-1-4,-1-5 1,3 0 6,0-3 1,4-1 4,-1-2 1,3-2-124,0-4 1,-3-1 113,0-2 0,0 1-285,4-5 1,-5 4 76,-2-3 0,-3 3 209,-3-3 0,2 0 0,-2-3 0</inkml:trace>
  <inkml:trace contextRef="#ctx0" brushRef="#br0" timeOffset="-8600">12689 645 8192,'-9'-14'-1493,"4"5"1482,1 5 0,4 5 289,0 2 0,1-1-152,2 4 1,1 1-75,2 5 0,1-1-128,-4 4 1,4 0 138,-1 4 0,-1 0-57,1 2 0,-3-2 37,3 2 0,-3-2-19,3 0 1,-3-1-20,4 0 0,-4 0 32,3 0 1,-3 0-42,3 0 0,-4-4 15,1-1 1,-1 0-6,1-1 1,-2 0-16,2-3 1,-2 0-47,-1 0 0,0 0-8,0 0 1,-1-3 27,-2 0 0,1 0-10,-4 3 0,1-3 40,-1 1 1,-2-5-23,1 1 1,-1-2 116,-1-1 0,0 0-112,0 0 1,1-1 227,2-2 1,-1-4-47,4-5 0,0 1-97,3-4 0,0 0 49,0-3 1,1 0 13,2 0 0,2 0-184,4-1 0,4 2-35,2 2 0,3-2-203,0 2 1,0 1 20,0-1 0,3 4-3,0-2 1,1 0 277,0 1 0,1 0 0,4 3 0</inkml:trace>
  <inkml:trace contextRef="#ctx0" brushRef="#br0" timeOffset="-7767">13470 1024 8239,'0'9'0,"-1"-3"118,-2 0-28,2-4 1,-4 5 288,2-4-210,2 4-200,-3-6 42,4 3 225,0-4 1,3-5-343,0-4 1,1-2 88,-1-7 0,-1 0-60,4-9 0,-1 1-57,1-8 1,2-2 3,-2-3 1,-1-2 107,2 2 0,-5 0-12,1-7 1,-2 3 27,-1-5 0,0 0-21,0 0 1,0 2-24,0-3 1,-3 0 32,0 0 0,0-2 29,3 3 0,0 3-22,0 6 0,0 7 1,0 4 0,0 9-41,0 7 23,4 6 0,-3 11-8,2 10 0,-2 9-4,-1 9 0,0 5 16,0 10 0,0 7-1,0 5 1,0 0-89,0 0 0,-3-2 77,0 2 0,-4-3 27,4 0 0,-3-6 29,3-6 1,-1-5 135,1-7 1,2-1-92,-2-5 0,2-4 22,1-2 0,0-3-63,0-2 1,1-1 48,2-6-73,-2 2 1,8-10 44,0 2 1,2-7-217,4-5 1,1-5-84,5-8 0,2-2-91,4-6 0,0 1 113,-3-4 1,1 0-13,-4 0 0,3-4 269,-3 3 0,3 5-111,-6 8 0,1 3 395,-7 3 1,-1 5-18,-5 4-89,2 4 0,-7 2 71,2 6 1,-3 7 83,-3 5 0,-2 3-110,-4 3 1,0 3-72,0-3 1,1 5-252,2 1 0,-2 0 142,2-2 1,-1-4-186,1 0 0,2-4 95,4 1 1,0-3-172,0-2-70,0-3 37,0-8 1,4-1 128,2-4 1,2-5 13,1-4 1,0-1 22,0-6 1,-3 4-5,0-3 0,-1-3 106,1-3 0,3-4-91,0 1 0,0-2 93,3 2 0,-1-4-15,-2 4 1,3-3 11,0 5 1,-1 1 78,-5 3 304,2 4-325,-7 1 1,2 9-49,-6 4 0,-3 5-184,-6 7 0,-5 2 119,-4 4 1,-2 1-358,2 3 1,2-3 13,-2 2 1,-1-3 355,1-3 0,-5 2 0,3-3 0</inkml:trace>
  <inkml:trace contextRef="#ctx0" brushRef="#br0" timeOffset="-7445">13223 452 8236,'-13'0'173,"3"-1"101,-2-2 0,6 1-43,3-5 1,4 4 49,5-3 1,5-4-135,10-5 0,6-3 103,7-3 1,9-2-173,5-4 0,2-1-130,1 1 1,1 1-134,2 2 0,-4 2-29,-1 3 1,-3-1-737,0 2 950,-5-2 0,-1 6 0,-3-4 0</inkml:trace>
  <inkml:trace contextRef="#ctx0" brushRef="#br0" timeOffset="-5149">263 3403 8377,'-22'5'0,"7"3"-262,0-2 175,4-2 1,5 4 216,0-2-239,4 2 84,-2-3 21,0-1 1,2-5-13,-5-2 1,5-6 10,-1-6 0,-1-3 58,1-3 1,0-4-83,3-5 1,1-5-136,2-4 0,2-5 88,5 2 0,2-3-126,0-4 0,4 3 152,-1-2 0,2 4-21,1 2 1,-3 7 64,0-2 1,-2 8-80,2 2 0,-4 5 208,1 7 1,-2 2-75,-1 7 184,0 2 1,0 9 30,0 4 0,-3 9 27,0 6 1,1 7-187,5 5 1,-1 2-34,1 4 0,-1 0-33,1 4 0,-2-5-134,2-2 1,-2-5 12,-1-4 0,0-3 62,0-3 0,-1-2-240,-2-3 1,-2-2 21,-4-2 0,-1-2 129,-2-4 1,-6 0 50,-6 0 1,-6-3 2,-3 0 1,-6-1 28,-4 1 1,2-2 9,-1-4 1,0 0 35,-4 0 0,2-4-45,2-2 0,-2-2 194,5-1 1,0-2-113,3 2 1,4-2 101,1 5 1,7-1 182,3 1 234,6-2-525,2 7 1,12-6-31,4 4 0,4 1-112,3 5 1,3 2 94,2 4 1,2 0-69,1 0 0,4 3-5,-1 0 0,4 1-158,-1-1 0,3-3 156,0 0 1,0-4-132,1-5 1,-2-1 192,-2-2 0,1-3 3,-3-6 1,2-2 111,-3-4 0,1 0-88,0 0 0,0 0 123,2-1 0,1-2-30,-3 0 1,-1 0-35,-3 3 1,0 0-38,0-1 1,-3 2-12,-3 2 1,-2-1-28,-1 4 0,-4-3-12,-2 3 0,-3 0 29,-3 3 0,1 0-5,-4-1 1,-1 1 174,-5 0 0,-6 0-114,-6 0 1,-5 0-50,-1 0 1,-5 3-8,-1 0 0,-1 3-110,-2-3 0,1 4-24,-1-1 0,4 7 89,-1 5 1,6 5-71,0 7 0,5-1 68,1 5 0,7 3 22,-2 5 0,7-1-33,0 2 1,2-1 48,1 3 1,7-4-45,3-1 1,5-7 1,0-3 1,6-10-140,3-5 1,5-5 145,2-4 0,-1-6-10,-3-6 1,-1-6-23,-2-4 0,-1-1-63,-5-1 0,-3 2 109,0-2 1,-4 4 110,1-4 1,-3 2-91,-3-2 1,-1 1 123,-2 1 0,-2 0-72,2 4 0,-2 4 147,-1 5 0,-1 2 439,-2 1-383,2 4 1,-4 1-144,2 4 0,1 2-45,-4 4 1,4 4-91,-1 8 1,2 1 69,1 2 0,0 2-183,0 5 1,0-2 148,0-2 1,4 2-123,2-2 0,-1-1-30,1-2 0,0-3 112,4-3 1,2-2-95,0-4 0,1-4 19,-1-2 0,-1-2-11,4-1 0,-3-5-11,3-4 1,-3-1-154,4-5 1,-2 0 148,1-3 1,-2 0-33,-4-1 0,0 3 94,0-2 1,-1 3-62,-2-3 1,1 0 152,-4 3 1,0-1 123,-3 0 318,4 3-283,-3 4 36,3 4 0,-1 2-114,0 6 0,0 3 167,-3 6 0,0 3-112,0 7 0,0 1-67,0 4 0,0-1-71,0-2 1,3 2-19,0-5 1,4 0-174,-4-3 1,4-1 74,-1-2 0,2-3-219,1-6 0,1-1 157,2-5 0,-1-2-137,4-1 1,0-9 17,3-6 1,1-6 126,-1 0 1,3-3 55,0-4 0,0 3 8,-3-2 1,-1 2 10,-1 1 1,0 0 66,-4 3 1,-1 3 349,-5 6-23,2 2 34,-7 8 0,3 3 179,-4 8 1,-4 5-207,-2 10 1,-2 3 0,-1 6 0,-3-1-144,0 1 1,0-2-28,3-1 1,-4-4-19,1-1 0,1-4-226,5-3 1,-1 1 76,4-4 0,-3 0-130,3-3 0,0 0-176,3 0 0,1-3 146,2 1 1,-1-2-137,4 1 1,1-1 16,5-2 1,-2-2 131,2 2 0,0 1 41,0-1 1,-2 3-8,2-3 1,-1 4-35,1-1 0,-2 3-6,2 3 0,1 4 36,-1 8 0,0 6 47,-2 9 1,-1 6 41,0 7 1,-3 10 26,0 8 0,-4 6-95,1 9 1,-2 1 225,-1 1 0,0 6-75,0-2 1,-4-2-4,-2-5 0,-6-2-29,-4-4 1,-1-4-78,-1-4 0,-3-9 53,0 0 1,-3-7 220,3-6 0,-1-1-27,4-11 1,0 0 142,0-8 0,4-3-357,2-7 1,2-8 124,1-4 1,0-5-225,-1-4 1,1-12 202,0-12 0,1-14-458,2-13 1,2-10 134,4-8 1,0-3-76,0-6 1,7 0-266,2-7 1,6 5 202,1-2 1,2 6 373,3 4 0,-2-2 0,4 2 0,0 0 0,2 1 0,-1 2 0</inkml:trace>
  <inkml:trace contextRef="#ctx0" brushRef="#br0" timeOffset="-4718">2085 2593 8129,'-14'0'0,"4"0"-603,-2 0-59,2-4 686,1 3 546,4-3 1,1 8-174,4 2-381,0 3 0,1 0-43,2 0 0,-1 1-5,4 2 0,0-1-52,3 4 0,0-1-159,0 1 0,1 1-116,-1-4 0,0 2 33,0-2 1,-1-2 325,-2 2 0,2-2 0,-3-1 0,4 0 0</inkml:trace>
  <inkml:trace contextRef="#ctx0" brushRef="#br0" timeOffset="-4506">2257 2476 8177,'0'6'-329,"0"0"1,0 1 338,0 5 0,0-1 67,0 4 0,0-3-230,0 3 0,1-3 100,2 3 0,2-3-189,4 4 1,0-5 241,0 1 0,4-2 0,1-1 0</inkml:trace>
  <inkml:trace contextRef="#ctx0" brushRef="#br0" timeOffset="-3653">2702 2321 8434,'-8'-9'-22,"5"0"-78,-6 0 0,3 0-360,0 0 592,-2 0-100,7 0 0,-6 3 370,4 0-277,0 4 187,3-2-177,0 4 0,0 4-117,0 2 1,0 2 57,0 1 1,0 3-18,0 0 1,0 7-18,0-1 1,3 8-51,0 1 1,3 4-9,-3 5 1,4 5 5,-1 1 1,2 6-13,1 4 1,3 1 2,1 2 1,2 0-31,-3 2 0,4-3-188,-1 3 0,-2-4 137,-1 1 1,1 0-224,-1-6 0,1-3 69,-4-2 0,-1-7 156,-2-3 0,1-3 18,-4-8 0,0-5 100,-3-5 1,1-6-8,2-3 1,-2-3 201,2-3 0,-2-7-50,-1-8 0,0-6-95,0-6 1,0-6 53,0-6 1,1 0-52,2 0 0,2 0-108,4-4 1,0 2 29,0 2 0,3-1-130,0 7 0,4 2 101,0 7 0,-2 0-31,1 3 1,-1 5-124,1 4 0,2 4 150,-2-1 1,-1 3-78,2 3 1,-4 2 60,3 4 0,-3 5 5,3 4 1,-4 8 48,1 7 1,-2 6 10,-1 3 0,0 4-15,0 2 0,1 1 13,-1 3 0,-1-1 10,-2-6 0,1 2 16,-4-8 1,0-4 85,-3-5 1,3-3 8,0-3 226,0-1-233,-3-9 0,0-3 156,0-8 0,0-1-133,0-9 0,0 1 36,0-3 1,-3-4-41,0-2 0,-3-2-8,3-2 1,-3-6-141,3-2 0,-3-8 115,3-1 1,0-7-137,3-6 1,0-3 25,0 0 1,1-4-126,2-2 1,3 1 66,6 2 1,-2 8-79,2 1 1,2 8-6,1 2 1,-1 4 64,1 8 1,-3 3-166,4 6 1,-4 1-61,3 5 0,-3 4-57,3 2 1,-3 3 99,3 3 0,-3 2-251,3 4 510,-3 4 0,1 1 0,-4 4 0</inkml:trace>
  <inkml:trace contextRef="#ctx0" brushRef="#br0">4235 2295 8370,'-10'-4'1210,"1"3"-1894,0-3 296,4 8 1,1-2-193,4 4 580,4 0 0,5 3 0,5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03:02.850"/>
    </inkml:context>
    <inkml:brush xml:id="br0">
      <inkml:brushProperty name="width" value="0.08547" units="cm"/>
      <inkml:brushProperty name="height" value="0.08547" units="cm"/>
      <inkml:brushProperty name="color" value="#E71224"/>
    </inkml:brush>
  </inkml:definitions>
  <inkml:trace contextRef="#ctx0" brushRef="#br0">72 166 8439,'4'-5'-1171,"-3"-3"0,4 7 1171,-2-2 0,-2-2 0,3 0 0</inkml:trace>
  <inkml:trace contextRef="#ctx0" brushRef="#br0" timeOffset="1012">46 82 8439,'0'5'0,"-1"3"657,-2-5 72,2 4-126,-7-6-401,3 7 1,-1-7 544,0 2 374,4-2-360,-6-1-220,7 0-539,-3-4 0,4 2 86,0-4 1,1 3-206,2-3 1,-1 3 51,4-4 0,-3 4-174,3-3 1,-3 4 123,3-1 0,0 2 42,3 1 1,0 0-43,0 0 1,1 0 92,2 0 1,-1 0-4,5 0 1,-3 1-11,5 2 0,-2-1-4,5 4 1,-1-3-9,1 4 1,1-2-4,5 1 1,-3 2 37,3-2 0,0-1-6,-2 1 0,2-3 107,3 3 1,-2-4-110,2 1 1,2-2 143,-2-1 0,1-4-70,-1-2 1,-1-2 128,1-1 0,-3 0-154,-3 0 0,2-4 3,-5 1 1,0 0-29,-3 3 0,1 0-6,2 0 0,-5 0 27,3 0 1,-4 4 2,0 2 1,1-1-28,-4 1 1,0 0 6,-3 3 0,0 0 17,0 0 0,-3 4-3,0 2 1,-1 2 3,2 1 0,0 1-14,-4 2 1,0 2 0,-3 4 0,0 4-80,0-1 0,0 0 69,0-3 1,0-4-66,0-2 0,0-5 51,0-1 465,-4-4-306,3 2 1,-3-8-51,4-2 0,0-2-103,0-1 0,0-1 6,0-2 1,-1 3 72,-2 0 1,2 0-10,-2 3 1,2 1 16,1-1-31,0 4-43,0-2-1181,0 4 1112,0 4 0,1-3 86,2 2 1,-2-1-95,2 1 1,2-2 108,1 2 1,-1-1-17,1 1 0,0-2 36,3 2 0,0-2-2,0-1 1,1 3 15,2 0 0,-1 0-49,4-3 1,-1 0-7,2 0 1,1 3-33,-2 0 1,2 0-10,1-3 1,3 0-6,0 0 0,5 3 1,-2 0 1,5 1-8,1-1 1,1-2-52,-4 2 0,4 1-34,2-1 0,3 3-107,0-3 0,0 3 92,0-3 0,0 0 154,-3-3 1,2 0-106,-1 0 1,1-4 66,1-2 1,-3-2-18,1-1 0,-2-1 21,1-2 1,1 1 39,-3-4 1,-1 4 2,-3-1 0,0 3 12,1 2 0,-5 0-49,-2 4 1,-2-1-96,-1 1 1,-1 2 29,-2-2 0,2 2-94,-5 1 102,0 0 0,-3 0-5,0 0 0,-4 1-12,-2 2-6,2-2 183,-4 3-194,3 0 93,-4-3 1,0 4-245,0-2-342,0-2 359,-4 4 1,2-2-574,-4 0-43,4 0 190,-6 1 1,6-2 658,-4 4 0,0 0 0,-3 3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02:39.258"/>
    </inkml:context>
    <inkml:brush xml:id="br0">
      <inkml:brushProperty name="width" value="0.08547" units="cm"/>
      <inkml:brushProperty name="height" value="0.08547" units="cm"/>
      <inkml:brushProperty name="color" value="#E71224"/>
    </inkml:brush>
    <inkml:brush xml:id="br1">
      <inkml:brushProperty name="width" value="0.11396" units="cm"/>
      <inkml:brushProperty name="height" value="0.11396" units="cm"/>
      <inkml:brushProperty name="color" value="#E71224"/>
    </inkml:brush>
  </inkml:definitions>
  <inkml:trace contextRef="#ctx0" brushRef="#br0">217 458 8517,'0'-10'0,"0"-2"0,0 2 0,0-4 0,0 5 0,0-1 57,0-2-70,0 2 0,-1 0 334,-2 4 163,2 0 2,-7-3-405,7 4 245,-3 1-94,4 0-361,0 3 0,0-2 62,0 6 1,0-1 203,0 4 0,0-3-190,0 3 80,4 0 0,-2 3-117,4 0 0,-3 0 71,3 0 1,-4 0-6,1 0 0,-1 0 18,1 1 0,-2-1-10,2 0 0,-2 3-115,-1 0 0,0 4 131,0-1 0,-1-1-70,-2 1 1,1 0 22,-4 4 0,3-1-10,-3 0 0,1-4 39,-1-2 1,-2 1-3,1-1 1,2 3-19,-1-3 1,1 2-28,-1-2-58,-2-2 1,7 3 55,-2-4-498,2-4 123,1 3 256,0-7 1,4 2 0,2-6 0,3-2-373,3-4 558,-1-4 0,2-5 0,-4-5 0</inkml:trace>
  <inkml:trace contextRef="#ctx0" brushRef="#br1" timeOffset="1309">0 568 14333,'0'-9'0,"1"0"0,1-1-1086,1 1 1194,0 0 241,-3 0-228,4 0 1,-3 3 2,2 0 260,-2 4-90,-1-2-305,0 4-157,-4-4-607,3 3 403,-3-3 0,3 4 257,-2 0 1,2-1-567,-2-2-222,2 2 694,1-7 0,1 6 379,2-4 0,-1 3 99,4-3 0,-3 3 265,3-3 1,0 3-157,3-3 1,1 1-206,2-2 1,-1-1 199,1 2 1,1-2 42,-1-1 0,4 0-278,-1 0 0,-1 0-260,1 0 1,-3 0-104,4 0 1,-2-1-29,1-2 0,1 3 173,-4-1 0,0 1-160,-3 3 0,3 1-217,0-1 417,0 4 0,-2-6 1,-1 3-1</inkml:trace>
  <inkml:trace contextRef="#ctx0" brushRef="#br1" timeOffset="2187">499 204 8903,'-4'-5'-351,"3"1"135,-3 8 541,4-3 1,0 4-276,0-2-47,0-2 1,0 4 6,0-2 1,0-1 30,0 4 1,0-3-8,0 3 104,0 0 1,-1 4-34,-2 2 0,2-1-152,-2 4 0,-1 1 136,1 2 0,-3 0-42,3 0 1,-3 4-13,3 2 1,-3 3-53,3 0 1,-4-3 70,4 0 0,-3-1-116,3 2 0,-1-3 64,1-4 1,2 0-61,-2 0 1,2-3-11,1 0 1,-3-4 17,0 2 0,0-3-16,3-1-83,-4 0 206,3 0-113,-3 0 142,4-4-172,0-1 13,0-4-7,0-4 0,0-1-5,0-4 1,4-3 114,2 0 0,2-3 1,1 2 1,0-3 14,1 1 1,2-2-4,0-1 0,1 0 41,-1 0 1,-1 0 53,4-1 1,-4 4-35,1 0 0,-2 4 76,-1-1 1,1 2-92,-1 1 0,-1 3 11,-2 0 131,2 4-180,-3-2 91,0 4 0,-1 4-271,-4 2 0,0 2 174,0 1 0,0 0-97,0 0 0,-1 3-13,-2 0 0,1 3-7,-4-3-117,4 1 231,-2 0 1,1-3-88,0 2 1,0-2 99,3-1 0,-3 0-27,0 0 0,0 0-151,3 0 0,0-3-254,0 0 156,0 0-400,0 3 277,0 1-21,0-1 260,0 0 1,1-3 35,2 0 1,-2-4-1,3 2 1</inkml:trace>
  <inkml:trace contextRef="#ctx0" brushRef="#br1" timeOffset="3172">679 749 12315,'-1'5'434,"-2"-2"-217,2-2 1,-3-2-932,4-2 1,0-2 745,0-4 0,4-1 77,2-2 0,2 1 102,2-4 0,0 0-158,2-4 0,-2 1 92,2 0 1,-1 1-38,1 2 1,-2-2-132,2 2 1,-2-2 387,-1 2 1,0-1-229,1 4 1,-4 0-143,0 3 1,-3 0-111,3 0 70,-4 0 29,6 0 19,-7 0 0,3 3 107,-4-1-427,0 5 8,0-2 142,0 12 0,0-1 47,0 5 1,-4 1 51,-2-1 0,1 4 115,-1-1 1,3 1-151,-3-1 0,4 2-51,-1-1 0,0-3 175,0-1 0,2-1-31,-2 1 1,2-2-64,1 2 9,0-2 0,0-1-315,0 0-35,0-4 116,0 3 114,0-7 63,0 4 0,4-9 101,3 1 1,-2-4 142,1 1 0,0-3 18,3-3 1,3 2-57,0-2 0,0-1 15,-3 1 0,3-1-53,0 1 1,3 2 29,-3-3 1,5 0-49,-2 1 1,-2 1-80,-1 5 1,1-1-91,-1 4 0,0-3 62,-3 3 0,0 0-41,0 3 0,1 0-12,-1 0 1,0 1-233,0 2 5,0-2 113,0 7-192,0-3 192,-4 4 43,-1 0 192,-4 0 0,-1-1 131,-2-2 1,-1 2 35,-2-1 1,-2-2 51,2 1 0,-2 0-141,-1 3 0,0 0 229,0 0 0,-1 3-166,1 0 1,-1 1 3,-2-1 1,2-1-68,-2 4 0,3-2-134,3 2 1,-2-4-88,2 1 1,1 1-117,-1-1 0,3 0 271,-3-3 0,0-4 0,-3-1 0</inkml:trace>
  <inkml:trace contextRef="#ctx0" brushRef="#br0" timeOffset="3469">907 286 8440,'-15'3'0,"0"0"0,4 5-112,-1-2 1,5 2-445,1 1 442,4-4 111,-2 3-327,4-7 86,0 3-440,0-4 453,4 0 231,1 0 0,4 0 0,0 0 0</inkml:trace>
  <inkml:trace contextRef="#ctx0" brushRef="#br1" timeOffset="4008">1578 322 10327,'-13'-9'-37,"3"4"354,-3 1 1,5 5 732,2 2 1,1-1-132,2 4-968,2-4 1,-3 3-498,4-2 349,0-2 0,0 4 1,0-2 1,0-1-19,0 4 1,0-3-68,0 3 0,0-3-1150,0 3-94,0 0 652,0 3 867,-4-4 1,-1 3-1,-4-3 1</inkml:trace>
  <inkml:trace contextRef="#ctx0" brushRef="#br1" timeOffset="4421">1551 686 11543,'-3'-27'928,"0"3"1712,0 10-2144,3 2 0,1 7-86,2-4 0,2 1-153,4 2 1,0-5 94,0 2 0,2-2-355,1 1 1,-2 2-334,2 2 1,-2-1-426,-1 4 1,0 0 79,0 3 1,-3 1 626,0 2 0,-4 6 0,2 5 1</inkml:trace>
  <inkml:trace contextRef="#ctx0" brushRef="#br0" timeOffset="6473">2095 459 8480,'-5'-9'0,"4"-1"-75,-2-2 0,-1 4-29,1-1 0,-1 2 166,1-2 0,2 3-311,-2 0 36,2 4 445,1-2-678,0 4 1,3 1 374,0 2-23,4 2 1,-6 7-14,2 0 1,-1 2-112,1-2 1,-2-1 47,2 4 1,-1-3 169,-2 3 0,0-1 0,0 1 0,0 2 0,0-2 0</inkml:trace>
  <inkml:trace contextRef="#ctx0" brushRef="#br1" timeOffset="6762">2150 449 10107,'-9'0'-231,"0"0"244,4 0 1,-2 1 68,4 2-401,0-2 75,3 7-1,0-7 136,0 7-289,4-7 280,1 3 0,4-4-126,0 0 0,0-4-86,0-2 333,0 2 0,0-8 0,0 2 0</inkml:trace>
  <inkml:trace contextRef="#ctx0" brushRef="#br0" timeOffset="7707">2159 377 8514,'-5'-4'-984,"1"3"0,4-7 1124,0 2-70,0-2 1,-3-1-25,0 0 1,0 0-10,3 0 0,0-1 53,0-3 0,0 3-22,0-2 1,0 2 84,0 1-106,0 0 0,1 1-12,2 2 0,-2 1-54,2 2-21,-2 2-20,-1-3-29,0 4 58,0 4 0,0 1 32,0 4 1,0 0 13,0 0 1,0 0-14,0 0 0,0 1-3,0 2 1,0-1 3,0 1 0,1-1 0,2 1 0,-2-2-44,2 2 1,1-2 45,-1-1 1,4 1-144,-1 2 1,-1-5 73,1 2 0,0-1-119,3 1 0,0-1 1,1-2 0,-1 1 39,0-4 0,0 3 7,0-3 136,0 4 0,0-2 0,0 4 0</inkml:trace>
  <inkml:trace contextRef="#ctx0" brushRef="#br1" timeOffset="8076">2022 358 9198,'0'-6'-1269,"0"0"495,0 4 1052,0-2-128,0 0-53,0 3-309,0-3 170,0 12 1,0-5 83,0 6 1,0-2-62,0 2 0,1 0 48,2 0 0,-2 0-172,2 0 1,1 3 72,-1 1 0,3-1-190,-3-3 1,4 0 119,-1 0 127,-2 4 0,8-3 1,-2 3-1</inkml:trace>
  <inkml:trace contextRef="#ctx0" brushRef="#br0" timeOffset="9312">2449 178 8362,'-11'-6'-959,"2"-1"659,2 1 1,1 1 589,0 2 1,3 2 63,-3 1-391,4 0 113,-2 0-260,0 0 232,3 0-26,-3 0-110,4 4 0,0-2 124,0 4-137,0-4 1,0 4 83,0-3-21,0-2 66,0 3 0,0-3 39,0 2 30,0-2 211,0 3-186,0-4-27,4 0-156,-3 0 55,7 0 0,-6 0-13,4 0 0,-3 1-3,3 2-17,-4-2 33,6 7 0,-6-4 2,4 2 1,-4 2 1,1-2 1,1 5 1,-1 1 0,3 4-4,-3-1 1,1 3 4,-1 0 0,1 3 0,2 0 1,3 3 14,-3-3 0,2 5 2,1-2 0,-1-1-20,-2 1 1,2-1 6,-2 1 0,1 2-41,-1-5 0,1 3 38,-4-3 1,3-1-63,-3-5 1,3 3 4,-3-3 1,1-2-13,-1-1 1,-2-2-2,2-1-11,-2-4 276,-1 3-251,0-7 110,0-5 0,0-3-60,0-8 0,3 3-22,0-3 0,1 0-2,-1-3 0,1-1-12,3 1 0,1 0-10,-2 0 0,-1 3-15,1 0 1,0 3 10,3-4 1,-3 5 14,0-1 0,-3 2 71,3 1-1,-4 0-65,1 0 1,1 3 165,-1 0-95,0 0-11,-3-3 0,0 3 121,0 0 22,0 4-18,0-6 0,-1 4-67,-2-2 93,2-3-116,-7 4 1,6-3-96,-4 2 31,4-2 0,-2 6-16,4-4 37,0 4-22,-4-2-182,3 4 186,-3 0-316,4 0 314,0 4 1,0 1 4,0 4 0,0 1 5,0 2 0,0-1 4,0 1 0,0-1-18,0 1 0,0-1 6,0 4 0,3-3 27,0 3 0,4-3-18,-1 3 1,-1 0-56,1 0 1,0 1 11,3-4 1,0 1-5,0-1 1,0-2 1,1 2 1,-1-2-10,0-1 0,0-1 11,0-1 1,0 1-41,0-2 70,0-2 1,0 3-51,0-4 128,-4 0-113,3-3 164,-7 0 1,3-4-38,-4-2 1,3-6 61,0-4 1,1-5-141,-1-3 1,-1-2 9,4-1 1,-3 0-97,4-1 1,-2 4 107,1 0 1,1 3-87,-4-3 1,4 3 65,-1 0 0,-2 2-162,-1 1 0,1 0 46,-1 0 0,0 0 33,-3-1 1,0 4-32,0 0 1,0 3-11,0-3 0,-1 4-110,-2-1 0,2 5 152,-2 1 0,-1 0-218,1-3 288,-4-1 0,6-3 0,-3-1 0</inkml:trace>
  <inkml:trace contextRef="#ctx0" brushRef="#br0" timeOffset="11138">3066 657 8517,'-4'5'-1996,"2"2"1803,-4-4 0,3 2 244,-3-2 1,3-2-16,-3 2 0,4-1 49,-1 1 83,-2-2-116,4 3 53,-3-4 16,0 0 1,3 0-77,-3 0 1,4-1 150,0-2-85,0 2-101,0-7 1,0 3 2,0-5 1,4 1-14,2 0 0,2 2-9,1-2 1,1 2-8,2-5 0,-2-1-4,2 1 0,1-4 28,-1 1 0,4 0-154,-4 0 1,0 0 134,-3-3 0,3-1-21,0-2 0,-1 2 26,-5-3 0,2 3 1,-2 1 0,-1 0-18,1 0 1,-4-3-1,1 0 1,1-1-62,-1 4 0,1-3 67,-4 0 1,0 1-44,0 5 1,0 2 10,0 3 6,-5 5 1,1 2 19,-2 6 0,-1 3 3,4 7 1,-4 5 23,1 6 0,-1 2 6,1 1 0,1-2 63,2 3 1,2-3-81,-2 5 1,2-2 43,1 0 0,0-4-33,0 0 1,0-4 3,0 1 0,0 0 0,0-2 0,0 1-9,0-5 0,0-2 22,0-1 1,0-1 0,0 1 1,0-5-16,0 2 0,0-5 7,0 2-29,0-4 20,0 3 0,0-5-54,4-5 1,-3 0-12,2-4 1,1-1-43,-1-2 0,3-2-14,-3-4 1,3-1 27,-3-2 0,3 1 36,-3-1 0,3 3 89,-3 3 1,3-1-38,-3 4 1,4 0 9,-4 3 0,3 3-6,-3 0 0,1 4 14,-1-1 1,-1 3 54,4 3 0,-3 2 10,3 4 0,-3 4 95,3 2 1,-4 5-144,1 1 1,1 3 72,-1-2 1,4 5-60,-1-3 0,1 4-34,-1-4 0,2 2 16,-2-2 1,2 0-12,1-6 0,1-2-21,-1-7 1,0 0-28,0 0-97,0-4 0,3 0 22,0-5 53,0 0 0,-3-5 56,0-1 0,0-2-1,0-1 1,0-4 7,1-2 0,0-3 5,2-3 1,-2-1-11,2-3 0,-5-1 9,-1 2 0,0-1-13,3 1 0,0-2 12,0 5 0,-3 0-28,0 3 1,-4 4 39,1 2-16,2 2 1,-4 4 24,2 0-15,-2 4 1,-5 2-29,-2 6 1,-2 2 1,-1 1 0,-1 4-21,-2 2 0,1-1 33,-4 1 0,3 0-57,-3 3 0,3 1 58,-4-1 0,5 0-5,-1 0 1,2-3 62,1 0 0,1-4 11,2 1 1,-1-1-39,4-2 20,0 0-151,3 0 117,4-4 1,4-2-49,4-6 0,3-5-6,-3-4 0,4-4-107,0 4 0,0-4 88,-1 1 0,2-2-14,-2-1 0,1 0 50,-1 0 1,-1 2 6,-2 1 0,-1 4 131,1-1 0,-5 3-145,-1 3 0,-3 1 239,3 2-105,-4 2 70,2 1 0,-4 6-77,0 6 0,0-2 16,0 2 1,0 2-85,0 2 1,0 1-29,0 1 0,0-1-111,0-2 1,1 1 144,2-4 0,-2 0-211,2-3 0,1 1 49,-1-1 0,4-3 42,-1 0 0,-1-4-36,1 1 0,-3-2-2,3-1 0,-3-1 62,3-2 1,0-2 12,3-4 0,-3 2 78,1-3 1,-1 3-95,3-5 1,-1 1 121,-2-1 1,2 1-60,-2-4 1,2 3 2,1-3 0,3-1 0,0-6 0,0 2 1,-3-4 1,3 0-8,1-3 0,0 1 1,-1-1 1,-2 1-67,2-7 1,-2 0 56,-1-4 0,0 1-94,0 0 0,-1 0 73,-2 3 0,1 0-6,-4 6 0,1 2-2,-1 10 12,-2 2 1,2 9 46,-6 4 0,1 10 19,-4 11 0,0 4 37,-3 8 1,0 2-76,0 1 0,0 9 118,0-6 0,0 5-63,0-4 1,3-1 4,0-3 0,0 0-67,-3-3 1,3-2-3,0-4 0,0 1 19,-4-1 1,1-4-2,0-2 1,3-3-77,0-3 1,0-1 69,-3-5 0,0-1-120,0-2 0,3-2 80,0-4 0,0 0-6,-3 0 0,3-4-50,0-2 0,1-6-10,-1-4 1,-2-4 20,5-1 1,0-4-11,3 1 0,0-2 89,0-2 1,1 4-60,2 0 1,-1 4 182,5-1 0,2 2-105,3 4 1,1 2 176,-1 4 0,-1 0-12,4 0 1,0 4-97,3 2 0,-1-1-80,-1 1 1,1 0-6,-2 3 0,2 1-20,1 2 0,0-1 56,0 4 0,2-3-161,1 3 0,-2-3-17,2 3 1,-2-1-124,-1 1 0,1 1 109,-1-4 145,0 0 0,0 1 0,0 1 0</inkml:trace>
  <inkml:trace contextRef="#ctx0" brushRef="#br0" timeOffset="11811">4445 531 8361,'-9'-8'-472,"0"2"-812,4 2 722,1 4 573,8-4 1,1 3 61,4-2-66,0 2 1,0 1-193,0 0 185,-4 0 0,3 0 0,-3 0 0</inkml:trace>
  <inkml:trace contextRef="#ctx0" brushRef="#br0" timeOffset="12083">4861 449 8365,'5'-4'-140,"-1"3"154,-4-3-175,0 4 1,0 4-156,0 2 1,0-1 144,0 1 0,0-3 171,0 3 0,0 0 0,0 3 0</inkml:trace>
  <inkml:trace contextRef="#ctx0" brushRef="#br0" timeOffset="12359">5270 540 8419,'-5'5'91,"0"0"67,-4-5-139,4 0 96,1 0-82,4 0-363,4 0 0,-2-2-196,4-1 0,0 1 526,4-4 0,-1 0 0,0-3 0</inkml:trace>
  <inkml:trace contextRef="#ctx0" brushRef="#br1" timeOffset="13445">5742 422 12495,'-9'0'-279,"0"0"0,4-2-403,2-1 368,2 2 1,1-4 199,0 2 0,1-2 147,2-4 0,5-1-86,4-2 1,5-2-32,1-4 0,1 1 95,2 2 1,-2-2-257,-1 5 0,0 0 149,0 3 174,1 0 1,-1 0 0,0 0 0</inkml:trace>
  <inkml:trace contextRef="#ctx0" brushRef="#br0" timeOffset="13655">5750 658 8512,'0'-14'-679,"0"5"0,2 5 426,4 4 0,4-1-35,9-2 0,3 1 288,2-4 0,6-4 0,2-4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07:50.316"/>
    </inkml:context>
    <inkml:brush xml:id="br0">
      <inkml:brushProperty name="width" value="0.08547" units="cm"/>
      <inkml:brushProperty name="height" value="0.08547" units="cm"/>
      <inkml:brushProperty name="color" value="#E71224"/>
    </inkml:brush>
  </inkml:definitions>
  <inkml:trace contextRef="#ctx0" brushRef="#br0">3492 1248 8384,'8'-4'-1271,"-2"-2"1413,-2 2-80,-8-4 1,2 7 50,-4-2-40,4 2-7,-2 1 107,4 0-281,0-4 35,0 3 56,4-7 1,-2 4 9,4-2-1,-4-2 1,3 4 42,-2-3 0,-2 2-1,2 2-15,-2 2 0,-1-4 20,0 2-46,0 2-29,0-3 0,-1 4-7,-2 0 0,1 0 0,-4 0 1,0 1-15,-3 2 0,-1-1 10,1 4 1,-4 0 19,-2 3 0,1 1 34,-1-1 0,0 1-21,-3 2 1,-4 2 111,1 4 1,-4 0-57,1 0 0,1 4 132,-1 2 0,2 3-101,-2 0 1,5-3 19,1 0 1,4-4-86,5 1 1,4-1 0,2-2 0,3-3-9,3 0 0,3-4 44,6 1 0,3-2-137,6-1 1,2 0 65,5 0 1,-1-3-110,0 0 1,4-4 113,2 1 0,3-2-12,0-1 0,0-1-82,1-2 0,-4-1-183,0-2 0,-3 2 19,4 4 0,-8 0 27,1 0 253,-6 0 0,1 0 0,-3 0 0</inkml:trace>
  <inkml:trace contextRef="#ctx0" brushRef="#br0" timeOffset="2989">4164 1322 8277,'-6'-4'-943,"0"-2"648,4-2 0,-6 2 368,2 0-23,-2 4 0,-2-2 19,1 4 0,-3 0-1,0 0 1,-3 1-92,3 2 0,-4 2 80,1 4 0,2-3-32,1 0 0,-2 0 23,2 3 1,-3 0-18,3 1 1,0 2 19,3 0 0,0 1-6,0-1 0,0-2-21,0 2 1,3 1 0,0-1 0,4 4-33,-1-1 1,2-1 46,1 2 1,0-4-97,0 3 0,0-4 77,0 1 0,4-2-162,2-1 0,2 0 86,1 0 1,-3-1-17,0-2 0,0 1 37,3-4 1,0 0-7,0-3 1,0 0 76,0 0 0,0-1-66,0-2 1,3-2 87,1-4 1,-1 0-72,-3 0 0,0 3 138,0 0 1,0-2-101,0-1 1,0-5 7,0 5 0,-1-2-43,-2 2 0,1-3 33,-4-1 0,0-2-56,-3 3 1,-1-4 45,-2 1 0,-2-1-87,-4 1 0,-4-1 66,-2 4 1,-3-3-69,-3 3 0,1 0 69,-5 6 1,4-1-1,-3 4 0,4 0 59,-1 3 0,-2 1 8,2 2 0,-3 2 70,3 4 1,0 4-62,3-1 0,3 3-14,-1-3 1,5 1-13,-1-1 1,6-2-18,3 2 1,2-2-27,1-1 1,1-1-16,2-2 0,5 1-2,4-4 0,5 0-19,2-3 1,2 0-29,3 0 0,5-4 59,-2-2 1,7-3-32,-1-3 1,2 2 25,2-2 0,-2-1-61,-2 1 1,2 0 52,-1 3 0,0 0-3,-1 0 1,-5 1 6,-3 2 1,-5-2 3,1 5 1,-2 0 21,-1 3 0,-4 0 4,-2 0 1,-2 4 48,0 2 0,-1 3-65,0 0 1,-3 0 83,0 0 0,-1 0-24,1 0 1,1 3 6,-4 0 1,3 0-14,-3-3 0,0-3-1,-3 0 0,1-1-13,2 1 2,-2 2 1,2-3-88,-6 4 0,1-3 75,-4 0 1,0 0-123,-3 0 1,3 1 32,0-4 0,3 3-15,-3-3 1,1 1 0,-1-1 28,-2-2 0,6 3-81,-5-4 31,5 0 125,-2 0 1,4-1-36,0-2 8,0-2 0,0-4 4,0 0 1,4-1 8,3-3 0,2 3-10,3-2 0,0-2-9,6-1 0,-2 1-11,5-1 0,-2 0 10,0-3 1,0 0 6,2-1 0,-2 2-8,2 2 1,-2 1 9,-1 2 0,0 2-17,-3-2 0,2 3 0,-2 3 0,-1-1-4,1 4 1,-4-3-2,1 3 0,-2 0 16,0 3 0,-2 1-8,-2 2 0,1 2 111,-4 4 1,0 4-105,-3 2 0,-4 5 271,-2 1 1,-5 7-23,-2 0 1,1 1-118,3-2 1,0-1-115,0-2 0,4 1-5,2-3 1,2-1-151,1-3 1,0-3 62,0 0 0,0-4-51,0 1 1,0-2-135,0-1 60,4-4 0,1-1 135,4-4 1,0 0-5,0 0 0,0-4 6,1-2 1,-1-5 24,0-1 0,1-4 79,2 1 0,-1-2-87,4-1 1,0-3 110,3-1 0,0-2-74,1 3 1,-1-3 12,0 3 0,1-3 53,2 3 0,-2-1 9,2 4 1,-1 1-11,-2 2 0,-1-1 95,-2 4 1,2 1-52,-2 5 1,-1-1-53,2 4 1,-5-1-3,1 1 0,-1 2 77,1-2-5,-2 2-19,3 1-9,-4 4-24,0 1 1,-4 4-103,3 0 0,-6-1 115,4-2-134,-4 2 0,2-3 78,-4 4 1,0 0-102,0 0 0,-4 0 50,-2 0 1,-3 3-9,-3 1 1,-2 3-57,-4-1 1,0 1-10,0-1 1,-4 2-86,1-2 0,0-1 135,3 1 0,-3-3 23,0 3 0,0-3-21,2 0 0,1-2 43,0-1 1,1 0-20,2 0 1,2-3-17,4 0 24,0-4 19,0 2 93,3-4 0,3-1-108,6-2 1,-1-2 45,5-4 1,-1 3-27,3 0 1,1 3 3,2-3 1,-1 1-7,4-1 0,0-1 0,3 4 1,-3-3 24,1 3 1,-4 0-2,3 3 1,-4 0 46,1 0 0,-2 0-63,-1 0 0,-1 4 99,-2 2 1,2-1-66,-2 1 1,2-1 21,1 1 1,1 1-38,-1-4 1,3 0 6,0-3 1,3 0-24,-3 0 1,4 0-9,-1 0 0,2-4 26,2-2 1,-1-2-11,0-1 1,0-1-119,0-2 1,0-2 105,0-1 1,1-2-46,-1 2 1,-4-2 27,-2-1 0,-2 3-2,-1 0 1,0 1-25,0-1 0,-3-3-3,0 3 1,-1 1-23,1-1 0,1 4 32,-4-1 215,0 2-62,-3 1 99,0 4 0,-4 2-127,-2 6 0,-2 5 28,-1 4 1,-1 4-91,-2-1 1,3-1 12,0 1 1,0 0-132,3 4 0,2-1 80,1 0 0,2-4-188,1-2 1,1-1 32,2 1 1,-1-5 20,4 2 1,0-3 20,3 0 1,0 1-38,0-4 0,1 0 99,2-3 1,-1 0 12,4 0 1,-2 0 101,2 0 1,0-1-117,3-2 1,0 1 138,0-4 1,-1 3-88,-2-3 0,6 3 12,-3-3 0,2 3 44,-2-3 0,3 0 111,0-3 1,5 0-93,-2 0 1,2-3 10,1 0 0,-3-3-33,1 3 0,-2-5 11,1 2 1,-2-1-177,-4 1 1,-4-2 149,-2 2 1,-2-1-94,-4 1 0,-2-1 52,-4 4 1,-4-1-10,-2 4 1,-7 4 15,-2 2 1,-3 2 8,-3 1 0,-2 1 64,-4 2 1,-2 5-66,-1 5 0,-2 3 48,-4-1 0,3 5-36,3 1 0,-1 1 5,1-1 0,-1-2 0,4 3 0,7-4-4,2-3 0,6 1-35,0-4 0,6 0-207,3-3 136,2 0 0,1 0 70,0 0 0,0-3-152,0 0 141,4-4 0,1 5-3,4-4 0,1 0 22,2-3 0,2 0 5,4 0 1,1-4 3,3-2 0,1-2-18,4-1 1,0-3 45,0 0 0,1-4-35,-1 1 0,4-2-11,2-1 1,-1-4-39,-2-3 1,2-4-7,1-1 0,-1-4 0,-2 1 1,-3-6-95,-3 0 0,1-4 36,-3 1 0,-4 0-24,-3 0 0,-7 4 47,1-2 1,-3 10 7,0 3 1,-2 7 344,-4 2-98,0 4 1,-7 9 128,-2 2 1,-4 8-74,-2 7 0,0 3 52,-7 9 0,2 4-215,-1 5 1,2 3 25,-2 0 0,5 1-193,1 2 0,3 2 120,0 1 0,2-3-70,1-6 1,4 2 11,2-5 0,2-1-181,1-5 0,1 1 199,2-4 0,-1-3-16,4-6 1,1-2 30,5-1 1,-2-1 3,3-2 1,-3-1 4,-1-2 0,3-2-15,0 2 1,4-3 29,-1-3 1,2-2-8,1-4 1,5-1 4,1-2 1,2 1-17,1-4 1,1-4 1,3-2 0,-3-1-7,2 1 1,-3 2 0,-2-2 1,-3 2-55,-4 0 1,-4-2 52,-2 0 0,-3 0-37,-3 3 0,1 1 62,-4 2 1,-1 2 1,-5 4 0,-2 1 65,-4 2 1,-1 2 185,-2 4 1,-5 5-97,-4 4 0,-5 1-18,2 5 1,1 3-163,-1 3 1,1 4 98,-1-1 1,1-1-226,5 2 0,1-3 27,2 5 0,-1-5-98,4 5 1,0-6 78,3 1 1,3-4 21,-1-3 1,5-2-87,-1-4 0,2-3 96,1 0 0,1-4 135,2 1 1,3-2-124,3-1 1,1-1 162,2-2 1,1 1-15,2-4 0,3-3 74,0-3 0,3-4-97,4 1 0,1-3 16,-2 0 0,5 0-20,1 0 1,1 0-2,-4 0 1,0-3-59,0 0 0,-3 1 22,-3 4 0,-3 0-7,-3 4 0,-2 3 23,-4 3-13,-4 4 44,-1-2-22,-4 4 0,0 4 83,0 2 0,0 2-87,0 1 0,1 0 26,2 0 1,-1 0-6,4 0 1,0 0-106,3-3 0,2 1 13,1-4 0,1 0-14,2-3 1,2 0 52,-2 0 1,2 0-17,1 0 1,-3 0 15,1 0 0,-5 0-1,1 0 0,-5-1 44,-1-2-44,-4 2 1,2-2 156,-4 6 0,-4 0 3,-2 6 0,-3-2 110,-3 5 1,2 2-182,-2 1 1,1 1-32,2-1 0,1 2-100,2-2 0,-1-1-216,4-2 1,0-2-391,3-1 450,4 0 0,-2 0 211,4 0 0,-4 4 0,2 1 0</inkml:trace>
  <inkml:trace contextRef="#ctx0" brushRef="#br0" timeOffset="3302">5560 741 8399,'-9'-16'293,"4"-1"0,-3-6 98,2 8-18,-2 4-257,-2 6 0,-1 2 25,2 6 0,-2 2-117,5 4 0,1 5-202,-1 4 1,4 1-217,-1 2 1,3 1 178,3-1 1,2 0-288,4-3 0,3 3 41,0 0 461,8 1 0,-4 0 0,6 1 0</inkml:trace>
  <inkml:trace contextRef="#ctx0" brushRef="#br0" timeOffset="28662">7103 987 8158,'-9'-13'0,"3"6"-464,0-3 1,0 4 258,-3 0 1,0 1 379,0 2 0,-1 1-38,1-4 0,1 3-39,2-3 0,-2 3-29,2-3 0,2 0-3,1-3 0,-1 0-4,1 0 0,0 0-14,3 0 1,0 3-73,0 0 0,1 1 92,2-1 1,-1-2-163,4 5 0,0-1 88,3 1 0,-3 2-11,0-2 1,0 2 2,3 1 0,1 1-9,-1 2 1,0-1 11,0 4 1,0 1 8,0 2 0,0 3-10,0 0 0,-3 1 14,0-1 1,-1-2-88,1 2 0,1 1 26,-4-1 0,3 1-12,-3 0 0,3-3 45,-3 2 1,4-2-6,0-1 0,-2 0 54,1 0 0,-1 1-52,1 2 1,2-2 35,-2 2 0,2 1-29,1 0 0,0 2 67,0-3 0,0 4-65,0-1 0,0-2 0,0-1 0,-1 1-16,-2-1 1,3 1-6,-3-4 0,-2 0-153,-1 0 141,-2 0-5,-1 0 12,0-4 32,0-1 0,-1-5 20,-2-2 1,1-3 5,-4-6 0,4 0 0,-1-6 1,2 0 2,1-6 1,0 1 13,0-1 0,1-2-27,2 1 1,-1-1 51,4-1 1,-3 3-50,3 0 0,-1 0 29,1 0 1,1 3 42,-4 6 0,1 2 10,-1 4 0,-2 0 6,2 0 1,-2 3 122,-1 0-31,0 4-61,0-2-128,0 4 1,0 4-74,0 2 1,0 2 85,0 1 0,-1 0-19,-2 0 0,2 3-15,-2 0 0,2 1 0,1-1 0,0 1 8,0 2 0,0 2 10,0-5 0,3 1-1,0-1 1,1-2 9,-1 2 0,-1 0-39,4-3 1,0 2-3,3-5 1,-3 1-3,0-1 1,0 3-12,3-3 0,-3-1 31,0 1 1,-3-1-57,4 1 49,-5 2 0,5-6 17,-4 4 10,0-4 7,1 2 1,-2-4 79,4 0-32,-4 0 0,6 0-39,-2 0 1,1-1 17,-1-2 1,3 1-4,0-4 1,0 0-10,3-3 1,-1 0-82,1 0 0,-1 0 75,1-1 1,1 1-103,-1 0 1,3-3 61,-3 0 1,0-1-11,-3 1 0,3 1 29,0-4 1,2 3-2,-2-4 1,-1 2 24,4-1 1,-3-2-32,3 2 0,-4 2 133,1 1 1,1 2 2,-1 1 0,1 1-23,-4 2 0,0-2-74,0 5 1,-1-1 6,-2 1 1,2 2-4,-2-2 0,-1 2 2,1 1 1,-3 0-127,3 0 121,-4 0 1,3 0-43,-2 0 0,-2 1 31,2 2 0,-2 2-2,-1 5 0,0-1 36,0 0 0,-3 4 6,0 2 0,-4 3-26,1 3 1,-5-1 5,-1 5 1,-1-4-61,1 3 1,1-4 51,-5 1 1,5-2-85,-1 0 1,-1-4 20,1 0 1,-3-4-129,3 1 0,-4-2 68,1-1 0,2 0-1,0 0 1,0-4 83,1-2 0,0-1-27,3 1 1,3-2 148,0 2-182,0-2 130,1-5 1,1 2-57,4-4 1,0 3 6,0-3 1,0 0 4,0-3 0,1 0-4,2 0 1,-1 3 27,4 0 0,0 0 2,3-3 1,0 3 1,0 0 0,0 4-28,0-1 0,0 2 1,1 1 0,-1 0 4,0 0 1,0 3-30,0 0 0,1 4 19,2-1 1,-1 2-6,4 1 1,-3-1-48,3-2 1,-3 2-8,4-2 0,-4-2-85,3-1 1,-1-2 115,1-1 0,2 0-75,-2 0 1,-1-1 75,2-2 1,-4-2 0,3-4 1,-4 0-8,1 0 0,-2 0 8,-1 0 0,0-3 26,0 0 0,0-1 14,0 4 1,-3-3 38,0 0 1,-3-1-64,4 1 1,-5 2 90,1-2 1,-2-1-36,-1 1 1,0 0 97,0 2 0,-4 4-102,-3 0 0,-1 3 5,-1-3 0,0 4 41,0-1-48,0 2 0,0 2-114,0 2 1,3-1 107,0 4 1,4-3-153,-1 3 1,2 0 64,1 4 0,0-4-17,0 0 1,0 0 29,0 3 1,4-3-6,2 0 0,2-3 13,1 3 1,4-4-2,2 1 0,2-2 16,2-1 1,-1 0-15,0 0 1,0 0 48,0 0 1,0-3-37,0 0 0,3-3 29,-3 3 1,2 0-7,-5 3 0,2 0 4,1 0 1,-3 0 11,1 0 0,-5 1 4,1 2 1,-2-1 55,-1 4 1,0 3-74,0 3 1,-4 3-11,-2-3 1,-1 3 77,1-3 0,-2 4 13,2-4 1,-2 0-101,-1-3-176,0 0 104,0-4-38,-4-1 0,-1-4 0,-4-4 94,0-2 1,0-2-74,0-1 0,-3-3 30,0 0 0,-4-4-9,4 4 1,-3-3 67,3 3 1,-1-1 8,1 1 1,5 2-1,-2-2 1,5-1 90,-2 1 1,4-2 9,-1 2 0,2 2-101,1-2 1,4 2 41,2 1 1,2 1-23,1 2 1,0-1 20,0 4 0,0-3-5,0 3 0,3 0-4,0 3 0,2 0-19,-2 0 1,-2 3-4,2 0 0,1 5-41,-1 1 1,3 0 49,-3 3 0,4 1-81,-1-1 0,3 0 8,0-2 1,0-1-128,0 0 0,0-1 100,0-2 0,0 1-15,1-4 1,0 0-17,2-3 0,-2-1-106,2-2 1,-2-2 203,0-4 0,-5-1-89,-2-2 0,0 1 166,-3-1 0,1-2-38,-7-1 1,0 1 62,-3-1 0,-1 0-95,-2-3 1,-6-4 15,-6 1 1,-3 0-51,-4 3 0,-1 3-21,-4 0 0,0 4 77,0-1 1,0 3-38,3 2 0,-2 0 251,2 4 1,1 1-19,-2 5 1,5 2 17,-1 5 1,3 0-161,3 2 0,-1 2 11,4 4 0,0 3-1,3 0 0,3 3-28,3-2 1,3-2-169,3-5 1,4 1 35,5-4 0,2-3-107,4-3 0,3-4 95,0 1 0,0-2-65,-2-1 1,-1 0 49,0 0 1,1-4-11,2-2 0,-2-3 57,2-3 1,0 1 2,0-4 1,-2 3 5,2-3 0,-2 3-19,-1-4 1,1 5 91,-1-1 1,-3 2-31,0 1 1,-4 4 14,1 2 27,-2 2 1,-2 5 13,-2 2 0,-1 3 3,-2 3 0,-2 2 151,2 5 0,-2 3-34,-1 2 1,0 2-119,0 1 1,0 5 136,0 1 0,-3 3-72,0 3 1,-3-1-29,3 1 0,0 1-49,3 0 1,0-1-106,0-3 1,0 1 64,0-1 1,1-1-180,2-2 1,-2 3 12,2-3 0,-2-1 91,-1 1 1,0 0-71,0 0 1,-4 2 24,-2-2 0,-5 2-18,-1-2 1,-4-2 49,1-4 0,0-4-9,-3-5 0,1-4 171,-4-5 0,-2-5-86,-1-4 0,1-5 11,-2-7 0,2-2 152,-1-4 0,2-6 23,4-3 1,4-2-37,2-7 0,6-2-45,3-4 0,7-3 30,5-1 1,5 0-6,7-5 1,5 4-5,4 2 0,2 0-6,-2 6 1,2 1-97,4 5 1,-3 1 70,-3 5 0,-2 4-215,-1 2 1,-4 6 42,-1 3 1,-6 6-214,-1 3 9,-4 2 1,-2 6-750,-6 4 1037,-6 4 0,-6 5 0,-5 0 0</inkml:trace>
  <inkml:trace contextRef="#ctx0" brushRef="#br0" timeOffset="28921">8129 332 8218,'0'-36'0,"-4"9"213,-2 0 0,-2 12 1040,-1 12-1004,0 2 0,0 5-195,0 2 1,1 10 52,1 5 1,3 5-213,4 5 1,0 0-760,0 2 1,0 2 223,0-1 640,4-3 0,6 4 0,4-3 0</inkml:trace>
  <inkml:trace contextRef="#ctx0" brushRef="#br0" timeOffset="29387">9018 641 8284,'-4'-13'0,"3"-4"-69,-2-4 1,-2 2-31,-1 4 0,1 4 214,-1-1 0,0 3-56,-3 3 1,3 1 15,0 2 172,4 2-391,-2-3 115,4 4 1,4 0-104,2 0 1,5 4 125,1 2 0,4 2-20,-1 1 0,2 0-42,1 0 1,0 3-115,1 0 0,-2 5-164,-2-2 1,1-1 98,-4 1 0,0-4 51,-3 1 0,3-5 196,0-1 0,1-4 0,-4 6 0,0-3 0</inkml:trace>
  <inkml:trace contextRef="#ctx0" brushRef="#br0" timeOffset="29690">9209 558 8105,'0'-9'-1160,"0"0"271,4 0 1383,-3 4-65,3 1-193,-4 4 1,1 0 40,2 0 1,-1 1-312,4 2 1,-1-1 111,1 4 1,5 0-230,-2 3 0,2 1 74,-2 2 0,0-1-71,0 1 1,3 1-87,0-1 1,1 1 233,-4-1 0,4-2 0,1 3 0</inkml:trace>
  <inkml:trace contextRef="#ctx0" brushRef="#br0" timeOffset="30557">9706 778 8174,'0'-9'-857,"0"0"322,0 4 324,0-3 562,-4 7-84,3-3-123,-3 8 0,4 1-1,0 4 0,0 4 12,0 2 1,1 6-54,2 4 0,1 2-1,2 3 0,4 3-126,-1 7 0,0-2 135,3 4 0,-1 1-233,1 2 1,-2 0-52,2 1 0,1-1-73,-1 0 0,0 0 106,-2-3 1,-1 1-136,0-3 0,-3-1 152,0-3 0,-1-2-21,1-3 1,1-1 40,-4-6 1,0-3 20,-3-3 0,-1-3 135,-2-6 1,-5-4-66,-4-2 0,-5-7 148,-2-5 0,0-4-101,-5-6 0,0-4 186,-3-4 0,3-5-69,-1-8 0,5-6-113,-1-8 1,3-7 58,3-8 0,3-3-130,6-4 0,2-5 78,4 5 1,0-1-68,0 4 1,7 0-8,2 1 1,5 4-29,-2 5 0,4 1-131,-1 8 0,2 7 156,1 10 1,0 6-2,-3 7 1,1 3 173,-4 6 0,1 1-105,-1 5 0,1 4 63,2 2 1,2 3-4,-1 3 1,1 6 129,1 7 0,0 1-169,0 1 0,-1 5-23,-2 4 1,2 1-75,-5 6 1,-3-1 79,-3 3 1,-4-1-124,1-1 0,-6 0 101,-3-4 1,1-4-125,-1-4 0,0 0 28,-3-1 1,-2-3 33,-1-3 1,2-3-18,-2 3 0,-1-3-6,1 0 0,-5 1 18,-1-1 0,0 0 7,-4-3 1,0 0-28,1 0 0,0-4-4,3-2 1,4 1 3,2-1 1,1 0 19,2-3 1,4-1-7,2-2 0,2 1-31,1-4 1,1 1-8,2-1 1,5-2 92,4 2 0,2 1 0,-2-1 0,2 0 0,4-3 0,4 0 0,1 0 0</inkml:trace>
  <inkml:trace contextRef="#ctx0" brushRef="#br0" timeOffset="33509">10225 688 8149,'0'-10'-801,"0"-2"0,1-1 688,2-2 0,-2-1 135,2 4 0,-2-4 164,-1 0 1,0 3-43,0 1 1,-3-1 493,0 1-313,-5 0 291,3 3-478,-4 4-201,0 1 1,0 8-32,0 2 0,3 3 126,0 3 1,1-1-121,-1 4 0,1-1 13,2 2 0,2 2-131,-2 0 1,-1 0 110,1 3 1,0-2 10,3-1 1,-1 4 141,-2-1 0,1 3-51,-4-3 0,3 4 66,-3 0 0,3-3-75,-3-1 1,4-2-13,-1-1 1,2-3-22,1 0 0,1-7-7,2 2 1,2-7-10,4 0 0,0-2-18,0-1 0,1-1 1,2-2 1,-1-6-6,4-3 1,-1-4-28,1 1 0,2-2 48,-5-1 0,3 0 64,-3 0 1,3-4-33,-3 1 1,0 0 9,-3 3 1,-1 0 14,-2 0 1,1 0 90,-4-1 0,3 4 49,-3 0 0,1 4-75,-4-1 1,-2 5 150,-1 1 0,1 4-99,-4-1 0,3 2-44,-3 1 0,0 1-52,-3 2 0,3 3-13,0 6 0,1-1 21,-1 4 0,-1 0-16,4 3 1,0 2-46,3 1 0,0-2-21,0 2 1,1-2-73,2-1 0,2-1 61,4-1 0,-3 0-10,0-4 0,-3-3 45,3-3 1,-3-1 33,3 1 1,-4-1-3,1-2 0,-1-2 22,1 2 31,-2-2-11,7-1 0,-2 0 47,3 0 0,0-4-71,0-2 1,1-2-37,2-1 1,-1 2 36,4-2 1,-3 2-97,3-5 0,0-2 29,4-2 1,-1-1-14,0-1 0,0-1-17,0-2 1,1 1-17,2-5 1,-1 1 28,1-3 0,1 3 17,-1 0 1,-3 8 130,-3 0 0,-7 5-56,2 2 303,-3 4-230,-2 1 1,-1 6-22,-4 4 1,-3 1-47,0 8 1,-4-2 14,0 2 0,0 0-51,1 3 0,-2 3 46,2 0 0,-2 0-199,-1-2 1,1-4 31,2 0 0,-1-4-313,4 1 284,0-2-42,3-1 180,0-4 0,4-1-1,2-4 0,-1 0 83,1 0 0,0 0-66,3 0 1,1-3 45,2 0 1,-5 0-8,3 3 0,-3 0 14,2 0 1,-3 0 47,0 0-74,-4 0 0,2 1 42,-4 2 1,-4 2 118,-2 4 1,-2 0-77,-1 0 1,-2 1-64,-1-1 0,1-1-104,-4-2 0,3 2 74,-3-2 1,4-1-8,-1 1 0,-1-4-30,1 1 1,-2 1-30,2-1 1,2 3-24,-2-3 0,2 0 0,1-3 1,3 0-5,0 0 1,3 0 49,-3 0 0,3 0 26,-3 0-25,4 0 1,-6 0 23,7 0 0,-3-1 26,4-2-25,0 2-2,0-3 1,1 4-32,2 0 1,-1 0 22,4 0 1,0 0-82,3 0 1,0 0 60,0 0 1,0 0-5,0 0 0,3 0 10,0 0 1,2 0-3,-2 0 1,-2-1 6,2-2 1,1 2 8,-1-2 0,1-1 21,-1 1 1,-1-3-30,4 3 1,-3-4 20,4 1 0,-4-1-15,3 1 1,-3-2-4,3 1 1,-1-2 3,1-3 1,2 1-1,-1-4 0,-3 3 7,-1-3 0,1-1 0,-1-5 1,0 0-4,-3-3 0,0 0-2,0-3 0,-4 0-15,-2-1 0,-1-2-51,1 0 0,-2 0-10,2 3 1,-3-1 9,-3 1 0,2 3-13,-2 0 1,-1 4 49,1-2 0,0 4-9,3 3 1,0 2 115,0 4-159,0 4 175,0-3 1,0 11-8,0 0 1,-3 8-25,0 4 0,0 5 5,3 1 1,-3 8 122,0-2 0,-1 3-131,1 0 1,2 3 10,-2 3 0,-1 1-42,1 2 0,-3-4 2,3 1 1,-3-3-112,3 1 1,0-3 53,3-4 1,0-4-167,0-2 0,1-3 144,2-2 1,2-3-120,4-4 1,-2-1 102,2-2 1,-2-2-6,5-4 0,-1 0 109,1 0 1,-1-4-92,5-2 0,-5-2 59,1-1 1,1-4-38,-1-3 1,3-1 95,-3-1 0,3 0-56,-3 0 1,1-3 8,-4 0 1,0-4 20,0 4 0,-4 0 88,-2 3 0,1 4 349,-1 2-114,0 2-211,-3 1 0,-1 4-66,-2 2-28,2 2 1,-6 5-15,4 2 0,-3 6-167,3 3 0,-3-1 139,3 1 0,0 3-124,3 3 0,0 1-4,0-4 0,0-1 90,0-2 1,4-2-119,2-4 0,2 0 42,1 0 1,-3-1 34,0-2 1,0-2 9,3-4 0,-3 0-75,0 0 114,0 0 1,3-4 17,0-2 0,-3-2 96,0-1 0,-3 0-126,3 0 0,-3-4 89,4-2 1,-5 1-59,1-1 1,-2 2-1,-1-2 0,0 3-46,0-3 0,-4 3-9,-3-3 0,-2 3-20,-3-3 1,4 4-145,-4-1 1,4 1 57,-4 2 1,2 0 7,1 0 210,0 4 1,0 0-64,0 2 1,3 2 151,0-2 0,1 3-118,-2 3 1,0 3 142,4 6 1,0 2-99,3 5 0,0 0 93,0 2 1,1 1-77,2 2 1,2 2 1,5-1 0,3-2-175,2 1 0,2-4-26,1 1 1,-3-3-140,0-2 1,0 0 99,4-4 0,-1-4-129,0-5 1,0-3 76,0-3 0,0-6 12,0-6 1,1-7 135,-1-2 0,1-2-97,2-1 1,-2-1 227,2-3 1,-5 2-37,0-4 1,-5 4 99,1-2 0,-3 4-115,-3 3 1,2-1 15,-2 4 1,-2 3 0,-1 2 0,-2 5 77,-1-1 91,0 2-164,0 1 390,-4 4-336,3 1 1,-3 5-94,4 2-25,0 2 0,0 5-6,0 2 0,3-2 30,0 2 0,4-1-112,-1-2 1,5 0-31,1 0 0,0 0 63,-3 0 1,2-3-20,1 0 0,-2 0 46,2 3 0,-2-4-41,-1-2-25,0 2-17,0-4 98,0 3-17,-4-4 0,-1 1 100,-4 2-89,0-2 1,0 4 89,0-2 0,0-1 10,0 4 0,-1 0 153,-2 4 1,1 0-67,-4 2 1,3-1-25,-3 4 0,4-1-65,-1 1 1,-1 4-11,1-4 1,-1 5-72,1-5 1,2-1 83,-2 1 0,3-4-107,3 1 1,-1-2-2,4-1 1,1-1-5,5-2 1,2 1-9,4-4 0,2 0-1,1-3 1,-1 0 0,4 0 1,0 0-93,3 0 1,1-1-32,-1-2 0,-3-2 124,0-4 0,-4 0-47,2 0 0,-3-1 76,-1-2 1,-3-2 6,0-4 1,-4 0-17,1-1 1,-6-3 7,-3-2 1,-2-1 21,-1 1 1,0-5 98,0 5 1,-7-3 2,-2 6 1,-3 0-93,0 3 1,-2 3 0,-4 3 0,-1 3 73,-3 3 0,3 2 1,-2 4 1,3 4-29,3 2 1,-1 3 10,4 3 0,-3 3-25,2 3 1,2 1 0,5 2 1,-1 2 38,4 4 1,-3 2-28,3 1 1,0-3-123,3 0 1,0-2 24,0-4 0,4-5-158,2 2 0,-1-6 0,1 0-3,0-6 0,3-2 136,1-4 1,-4-1-26,0-2 0,0-2 52,3-4 0,1-4-43,2-2 0,-1-6-69,4-4 1,3-1 61,3-1 0,1-3 11,-4 0 1,-1-1 78,-2 4 1,-2 4-7,-4 2 0,-1 3 220,-2 3 0,-2 1 41,-4 5 125,0 4-280,0 1 0,-1 4 60,-2 0 1,2 5-56,-2 4 1,-1 1 1,1 6 0,-3 2-81,3 3 0,0 0-6,3-3 0,4-3-55,2 0 1,5-3 74,1 0 0,4-2-44,0-1 1,-2 0 33,1 0 1,0-3-47,3 0 1,-1-1-16,-2 1 1,1-2-150,-3-4 0,-1 3 181,-3 0 1,0-1-11,0-5 0,1 1-25,2-4 0,-2-4-37,2-5 0,-2-3-120,-1-3 0,3-3-7,1-3 1,3-4 76,-1-2 1,2-6-353,1 0 1,-3-1 1052,0 0 1,-4-1-536,1-4 0,-2 3-558,-4 3 1,1 3 665,-4 3 0,0 5-14,-3 7 1,-1 7 346,-2 5 1,1 1-161,-4 5 1,-3 2-79,-4 7 0,-3 5-62,1 10 1,-5 9-18,-1 7 0,-4 9-32,0 3 1,3 6-180,1 2 1,0 8-24,3-2 1,2 4-190,7-1 0,4-5-256,2-1 0,3-5 208,3-7 0,6-4-167,6-11 1,2-3 86,1-6 1,0-7 39,0-8 1,-3-3 334,1-6 0,-1-9 0,3-1 0</inkml:trace>
  <inkml:trace contextRef="#ctx0" brushRef="#br0" timeOffset="33864">10441 469 8238,'-5'-9'-1711,"1"0"1777,4 3 1,8 1 700,4 2 1,5 1-317,5-4 1,6 1-172,8-1 1,4-2-307,6 2 0,4-3 50,5-3 0,3-2 44,6-4 1,2 0-50,1-1 1,-3 1-164,0 0 1,-8 1-18,2 2 0,-4 2-278,-6 4 0,1 0 36,-4 0 1,-4 4-36,-1 2 0,-7 2-294,-3 1 732,-6 0 0,3 0 0,-4 0 0</inkml:trace>
  <inkml:trace contextRef="#ctx0" brushRef="#br0" timeOffset="34716">10541 1440 8087,'5'-4'44,"-1"-1"353,-4 0-179,-4 1 282,3 0-556,-3 3 122,4-3 0,0 3-112,0-2 71,0 2 0,1-6-116,2 4 30,2 0 1,4 0-73,0 0 0,-3 0-7,0 3 1,-1 1 74,1 2 1,2 2-29,-1 4 0,-2 1 81,1 2 0,-3 2-5,3 4 1,-3 4-8,3-1 1,-3 3 9,3-3 1,-3 4-49,3 0 1,-1 0 0,1-1 1,1 2-101,-4-2 1,3-2 80,-3 0 1,3 0-134,-3-1 1,0-1 72,-3-5 0,3 1-64,0-4 0,0 1 47,-3-4 0,0 0 47,0 0 1,0-3 109,0 0 0,0-4 0,0 2 0</inkml:trace>
  <inkml:trace contextRef="#ctx0" brushRef="#br0" timeOffset="35047">10269 1675 8054,'-12'-4'-321,"0"-2"201,0-2 0,4-1 306,1 0 1,0 3 1011,4 0-467,-4 0-412,6-3 0,-2 3-173,6 0 0,3 0-237,6-4 1,4 0 95,5-2 0,3 1 123,6-4 0,2 0-213,5-3 1,0 1 72,2 2 0,3-3 36,3 3 1,-1-2-56,-1-1 1,0 1-114,-4 2 0,0 2 111,-6 4 0,-2 0 91,-4-1 0,-3 5-54,-3 2 0,-6 2-104,-3 1 0,-2 3-296,-1 0 396,-4 4 0,-1-1 0,-4 3 0</inkml:trace>
  <inkml:trace contextRef="#ctx0" brushRef="#br0" timeOffset="36865">10804 1922 7975,'0'5'-1085,"0"-1"554,0-4 1,0-4 711,0-2 0,1 1 265,2-1 1,2 0-310,4-3 1,1 0-99,2 0 0,-1-4-70,5-3 0,-4 2 121,3-1 0,0 0-50,3-3 1,3 0-18,0 0 0,2 3-19,-2-1 0,2 0-8,4-5 0,3 1 9,1-4 1,2 3-73,-3-4 0,0 4 100,-2-3 1,-5 0-215,-2-3 1,-3-4 100,-3 1 0,-3 0-169,-6 3 1,-3 4-7,-6 1 1,-7 0 254,-8 1 0,0 1 0,-3 5 0,-1 3 0,0 6 0,1-1 0,3 4 0,0 0 0,0 3 0,3 4-53,0 2 0,1 2 40,-2 1 1,-1 4 188,2 2 0,1 5 2,-1 1 1,5 5-83,1-2 1,4 5-77,5 1 0,1 0-5,2-2 1,6-1-35,6 0 0,2 3 47,1 1 1,0 0-173,1-1 0,-4-5 27,0 2 1,-3-5-105,3-1 0,-4-3 195,1-3 0,-5-2 26,-1-4 0,-3-1 0,3-2 0,-4 2 0,2-7 0,-4 3-186,0-4 296,-4 0 275,3 0-209,-7 0-73,7 0 1,-3-4-117,4-2 1,1-3 5,2-3 0,-1-2-138,4-4 0,-1-1 106,1-2 0,1 0-38,-4-3 0,1 0-4,-4-3 0,0 3-2,0-1 0,0 4 81,0-3 0,0 5 2,0 1 0,0 1 54,0 5 0,0 3 30,0 2 142,0 5-168,0-2 1,1 5-34,2 2 0,-1-1-8,4 5 0,0-2-13,3 1 1,4 2 10,2-2 1,-1 2-16,1 1 0,1-3-6,5 0 1,-1 0-9,1 3 0,-2 0 62,-1 0 0,-3 0-35,0 0 1,-4 0 91,1 1 0,-1-1-53,-2 0 1,0 0 6,0 0 0,0 3-24,0 0 1,0 0 2,0-3 0,0 1-33,0 2 0,0-5-12,0 2 0,3-1-113,1 1 1,3-4 80,-1-2 1,2-2-106,1-1 0,0 0 67,0 0 0,1-4-14,-1-2 0,-1-2 39,-2-2 0,1 1 42,-4 0 1,-1-1-44,-5-2 0,1 1 6,-4-4 1,3 0 46,-3-3 0,0 0 0,-3-1 0,-1-2 0,-2 0 0,-3 1 0,-6 5 0,1-1 0,-4 4 0,0-1 21,-3 4 1,-3 4-12,-1 2 1,1 2 104,3 1 1,1 1-57,2 2 1,2-1 157,4 4 0,1 0-92,2 4 1,2-1-30,4 0 1,0 4-4,0 2 0,4 2 22,2 1 0,2 3-59,1 0 0,3 5-149,0-2 1,4-2 59,-1-1 0,2-3-156,2-3 1,2 2-137,0-5 1,1-3 109,-1-3 0,-2-4 215,2 1 0,3-6 0,0-3 0,-1-3 0,1-3 0,-4-2 0,2-5 0,-3 0 0,-1-2 0,-1 1 3,-2-4 0,1 1 95,-4-2 0,0 2 95,-2 2 0,-2 2-92,-2-2 0,1 3 74,-4 2 0,1 1 104,-1 6 325,-2-2-539,3 10 1,-5-3-102,-2 4 1,2 7 92,-2 2 1,-1 6-183,1 0 0,-4 6-12,1 0 0,2 3 34,1-3 1,-2 3-25,2-3 1,0 1 13,3-4 0,0-1-109,0-2 1,0-2 18,0-4 147,0 0 1,1-4 26,2-2 0,3-2 161,3-1 1,0-4 51,0-2 1,0-5-55,0-1 1,0 0-10,0 3 1,0-3-22,0 0 1,-1-3-39,-2 3 0,1-4-36,-4 4 1,3-4-151,-3 1 1,3 1 94,-3-1 0,4 3-140,-4-3 0,0 3-11,-3-4 1,0 5 125,0-1 1,-1 2 74,-2 1 1,-2 0-11,-5 0 0,1 1 10,0 2 1,0-1-4,0 4 0,0 0 14,0 3 0,3 0 37,0 0-32,4 0 1,-2 1-35,4 2 1,1 2 11,2 4 0,-1 0 10,4 0 1,0 0-13,3 0 0,3 0-12,0 0 1,4-3-10,0 0 0,-2-1-4,1 1 1,1-1-29,5-5 1,-5 0-105,2 0 1,-2-2 48,3-1 1,-1-2 48,0-4 0,1-1 71,2-2 1,-1-3-30,5-6 0,-4 1 7,3-4 1,-4-1 3,1-2 1,-2 0 13,0 0 0,-5-4-5,-2 1 0,-5 3 8,-1 3 1,-4 0 57,1-4 0,-2 4-71,-1 0 1,0 4-26,0-1 1,-4 5 63,-2 0 0,1 9 77,-1 1 1,-1 4-50,-5 2 0,0 6 124,-3 7 0,3 5-86,-3 9 0,0 8 144,-3 4 0,4 5-78,2 1 1,6 4-49,3-1 1,2 5-170,1 2 0,1-4-25,2 4 1,-1-8-162,4-2 0,-1-4 98,1-8 1,1-6-119,-4-6 0,0-3-111,-3-2 132,0-3 195,0-8-171,0-1-626,0-4 822,4 0 0,5 0 0,5 0 0</inkml:trace>
  <inkml:trace contextRef="#ctx0" brushRef="#br0" timeOffset="38815">12826 1360 7946,'4'-9'-1797,"-3"4"1797,3-4 0,-4 8 0,0-4 12,0 2 0,-1 2 202,-2-2 0,2 3-165,-2 3 1,-1 2 12,1 5 1,-3 0 33,3 2 0,-1-2-31,1 2 0,2 1-122,-2-1 1,2 1 92,1-1 1,0-2-103,0 2 0,3-1 57,0-2-4,4 0 0,-2 0-6,4 0 1,-3-3-14,0 0 0,1-4 61,5 1 1,-2 1-31,2-1 1,-1 1 94,-2-1 1,1-2-19,2 2 0,-5-2 92,2-1-43,-2 0 31,2 0-123,0 0 1,-4-1 2,-2-2 0,-2-2-97,-1-4 1,0-1 56,0-2 0,0 1-169,0-4 1,0-1 43,0-2 1,-4-1 35,-2-2 1,-2 2 62,-1-2 1,3-1-11,0 4 0,3-2 58,-3 5 1,3-1 137,-3 1 0,4 2 5,-1 4 1,-1 0-83,1 0 0,-1 2 152,1 1 0,-2 4-107,-5-1 0,0 2-234,-2 1 0,-2 0 70,-4 0 0,0 4-206,0 2 1,3-1 148,-1 2 1,5-1 10,-1 3 1,5-3-14,1 0 4,4 0 0,2 3 132,6 0 0,2-4-8,1-2 1,4-2 90,3-1 1,2 0-83,3 0 1,2-1 8,4-2 0,6-2-70,3-4 0,1-1-8,5-2 0,-3-1-77,0-3 0,-3 2 64,-2 2 0,0-1-22,-4-2 0,-1-1 43,-4 4 0,1-1 12,-2 1 1,-2 2 33,-1-3 1,-3 3 113,-2 1 0,0 3-7,-4 0 1,-3 4 260,-3-1-30,-4 2-107,6 1-183,-7 0 1,2 0 40,-6 0 0,-2 4 10,-4 2 0,-4 5-44,-2 1 0,-2 5-132,-2-2 1,0-1-76,-2 1 1,5-1-37,-2 1 0,2 1 67,-2-4 0,3 4 95,3 0 0,2-2 27,1 1 0,3-1-2,0 1 1,4 1-3,-1-4 1,2 3 5,1-3 0,1 1 10,2-4 1,-1-1-61,4-2 0,0-2 46,3-4 0,0 0-120,0 0 0,0-3 102,1 0 1,2-7-146,0 1 0,-1-6 81,-5 3 1,1-4-5,-4 1 0,3-2 16,-3-1 0,4 1-3,-1 2 1,2-3 59,1 3 0,-1 2-53,-2 1 1,4 2 103,-4 1 0,4 3-85,-7 0 0,1 4 258,-1-1-216,-2 2-5,3 1 1,-5 1 64,-2 2 0,1 2 4,-4 4 0,3 0-44,-4 0 0,2 0 7,-1 0 0,1 3-43,2 0 0,2 1 28,-2-4 1,3 0-24,3 0 1,-1-1 62,4-2 1,1 2 80,6-2 1,-2-1-52,4 1 0,0 0 11,3 3 1,0 0-41,0 0 0,0 0 13,1 1 1,-1 2-66,0 0 1,-1 4 60,-2-1 0,1 2 8,-4 1 0,-1 1-145,-5 3 0,-1-3-222,-5 2 0,0 2 84,0 1 1,-8 2-153,-1 2 1,-5-1 85,2 0 1,-4 0 100,1 1 1,-2-4-68,-1 0 1,0-4 124,-1 1 0,4-2-23,0 0 1,3-2 45,-3-2 1,1-2 153,-1-4 0,2-3-96,4 0 0,-1-4 206,1 1 1,0-2 140,0-1 7,0-4 1,3-1 95,0-4 0,4-3-151,-1 0 0,-1-4-57,1 0 0,0-1-139,3-1 0,5-3-136,4 0 1,5-5 17,7-2 0,4-3-372,5-5 0,3-3-119,6-1 0,0-3 174,3 1 0,-3 0 76,4 0 0,-5 4 97,1-2 0,-6 4 99,-2 3 0,-7 2 132,-3 3 0,-6 3 58,-3 4 1,-6 1 81,-3 8 0,-2 0 263,-1 3 0,-1 4-16,-2 2 1,-2-2-135,-4 2 1,0 0-129,0 3 0,3 4-64,0 3 1,0 1-125,-3 1 0,1 3 111,2 0 1,-2 4-119,2-1 1,2 1-2,1-1 1,-1 1-334,1-3 99,0-1 0,3-3-71,0 0 178,0-4 1,1 2 41,2-4 0,-1 0-23,4-3 122,0 0 0,3 0 11,0 0 0,3-4-28,0-2 1,4 1 23,-1-1 0,-1 0 24,1-3 1,0 3-38,0 0 0,1 1-11,-4-2 9,4-1 94,-6 3 26,3 0 281,-8 1-329,-1 0 0,-5 3 8,-2-2 1,1 3-54,-4 3 1,1-1 46,-1 4 1,-1 1-113,4 5 0,0-1 98,3 1 1,0 1-72,0-1 0,5 3 78,4-3 1,5 0-4,7-3 1,4 3-49,5 0 0,1 1 8,2-4 0,2 0-36,-5 0 1,-4 1 55,-5 2 0,-3-1-67,-3 4 1,-2 0 50,-7 3 1,-2 5 81,-4 1 0,-5 2-52,-4 1 1,-5 0 7,-4 1 1,-3-1-62,0 0 1,-4 0 4,1 0 1,-2 4-137,2-1 0,2-1 100,4-5 1,1-1 18,2-5 1,2 0 5,3 0 1,1-4-47,0-2 1,0-5 57,0-1 1,1-3-1,2 3 0,-2-4 25,2 1 0,-5-3 127,-1-3 1,-1-3-1,1-6 1,1-3-116,-1-6 1,2-3-11,1-7 1,4-5 21,2-6 0,4-2-116,5-2 1,8-5 31,11-1 1,2-1-132,3 8 1,1 1 118,2 8 0,5 5 50,-5 3 0,0 7 125,-5 9 0,-5 1-91,-2 8 1,-3 0-256,-3 3 1,1 7 83,-4 2 1,-3 6-100,-3 0 1,-4 7-159,1 2 1,-4 2-628,-5 1 1022,0 0 0,-11 1 0,3-1 0</inkml:trace>
  <inkml:trace contextRef="#ctx0" brushRef="#br0" timeOffset="39157">14387 668 8120,'4'-23'-1201,"2"2"830,2 6 1,-3-1 598,-2 4 13,3-1 1,-5 4 253,2 0 379,-2 0-526,3 0-170,-3 4 1,3 2-184,-4 6 1,0 3 68,0 6 1,0 2 30,0 5 0,-1 3-39,-2 2 1,-2 2-179,-4 1 0,2 4-69,1-1 0,1 3-281,-1-3 1,-1 1 31,4-4 1,-3-4-39,3-2 2,-4-2 476,6-9 0,-7-2 0,3-8 0</inkml:trace>
  <inkml:trace contextRef="#ctx0" brushRef="#br0" timeOffset="39364">14523 460 8058,'9'-4'-581,"-1"-1"-727,-1-5 1198,1 5 34,-3 1 1073,0 4-670,-1 0 1,-4 4-80,0 2 0,0 7-31,0 2 0,-4 1 5,-2-1 0,-2 5-129,-1-2 1,-1 3-117,1 1 0,-3-3-97,0 2 0,3 1-331,3-1 1,3 1-748,-3 0 1198,4-3 0,-6 7 0,3-3 0</inkml:trace>
  <inkml:trace contextRef="#ctx0" brushRef="#br0" timeOffset="41441">8 1875 8369,'0'-9'354,"0"0"0,0 3 264,0-1-286,-4 5-295,3-2 0,-2 1-222,6 0 0,2-3 157,4 3 0,0-4 24,0 1 0,0-2 110,0-1 0,4 0-260,-1 0 0,0 0-83,-3 0 0,0 3 164,0 0 0,0 3 98,0-3 1,-3 4 17,0-1 0,-3 2 38,3 1 0,-3 0-62,3 0 0,0 0 95,3 0 0,-3 1-77,1 2 1,2-2 11,3 2 1,0-1 10,-3 1 0,3-2 2,0 2 1,4-2 2,-1-1 1,2-4 4,2-2 1,-1-1-41,0 1 1,0-3-7,0 3 1,4-2-17,3-1 1,-2 0 36,1 0 0,0 3 20,3 0 1,2 3-15,1-3 0,-1 4-4,4-1 1,-3-1-19,4 1 0,0-1 6,5 1 0,-1 1-16,1-4 0,5 0-8,2-3 0,1 0-46,-2 0 1,0 0 61,-3 3 0,6-2-53,1 2 1,-1-2 39,1-1 1,-2 3 13,1 0 1,-1 3-8,1-3 0,2 3 6,2-3 1,-2 0 23,2-3 1,-2 3 7,1 0 1,2 0 40,-5-3 1,4 0-63,-4-1 1,4 5 94,0 2 1,-3-1-58,0 1 0,-3 0-3,-1 3 1,3 0-42,-3 0 0,2 4 5,-4 2 0,-2-1-49,1 1 0,-6-4-163,0 1 1,-2-1-41,3-2 0,-1 0 53,0 0 0,-3 0-118,1 0 1,-2 0-108,1 0 0,-1-4-68,-1 1 1,-2 0 32,4 3 1,-8 3-619,0 0 1040,-1 9 0,-5-6 0,3 7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09:29.922"/>
    </inkml:context>
    <inkml:brush xml:id="br0">
      <inkml:brushProperty name="width" value="0.11396" units="cm"/>
      <inkml:brushProperty name="height" value="0.11396" units="cm"/>
      <inkml:brushProperty name="color" value="#E71224"/>
    </inkml:brush>
  </inkml:definitions>
  <inkml:trace contextRef="#ctx0" brushRef="#br0">9 1352 12005,'-4'-5'-3273,"3"0"2570,-2 2 598,2 2 0,1-4 100,0 2-12,0 2 1,3-8 99,0 3 0,4 1 104,-1-1 1,2 1-96,1-1 0,0-1 350,0 4 1,-3-3 7,1 3 297,-5 0-430,6 3 133,-7 0-211,3 0 76,-4 0-284,0 4 1,-3-2 230,0 4-99,0-4-242,3 6 50,0-7-106,0 3 168,0-4 1,4 0-14,2 0 1,-1-3 252,1 0 0,0-3-184,3 3 0,1-3 95,2 3 1,-2-1-166,2 1 1,1 2 224,-1-2 1,4 2-113,-4 1 0,3 0 60,-3 0 0,3 0-134,-3 0 0,4 0-122,-1 0 1,-1 0 5,2 0 0,-1-3 17,3 0 1,1 0 31,2 3 0,-2-1 6,2-2 0,-1 2 58,-2-2 1,3-1-6,0 1 0,0 0-23,-3 3 0,-1-3 20,-1 0 1,4 0-35,-2 3 0,2 0-61,-2 0 0,0-1 61,1-2 1,2 2-15,0-2 1,0 2-45,-3 1 0,0-3 48,0 0 1,1 0-5,-1 3 0,-3 0 9,0 0 1,0 0 37,3 0 1,1 0-35,3 0 0,-2 0-14,4 0 1,-1 0 110,1 0 1,5-1-64,-1-2 0,4-1 25,-2-3 0,3-1 13,-2 2 0,3-1 92,-1 1 0,3-2-110,0 2 1,0 2-24,0 1 0,1 2-54,-1 1 0,-3 0-141,0 0 1,0 4-155,0 2 1,-1 2 103,-2 1 1,0 1-121,3 2 1,-3-1 116,3 1 1,0-3-49,0-3 1,2 2 125,-1-2 1,1-1 44,1 1 0,0-4 26,1 1 0,-1 1 158,0-1 1,-3 0-26,1-3 1,-5 0 52,1 0 0,-5 0-13,0 0 1,-5 0-69,1 0 1,-5 0 15,-1 0 0,-1-1-18,1-2 1,0 2-19,-3-2 0,-1 1-59,4-1 0,-3 1-7,3-4 1,0 3-60,3-3 0,-1 3 78,-1-3 1,0 3 61,-4-3 1,0 3-20,-3-3 0,0 4 76,0-1 1,-3-1-133,0 1 11,-4 0 0,3 1 66,-2-1 1,-1 2 187,4-2 0,-3 2-58,3 1-138,0 0 1,7 0-126,-1 0 0,0 0 72,-3 0 1,3 0-67,0 0 0,3-3 119,-3 0 1,3 0-80,-3 3 1,1 0-51,-4 0 0,3-1 31,0-2 1,0 2 74,-3-2 0,0 2-21,0 1 1,0-1 50,0-2 1,3 2-10,0-2 1,2 1-69,-2-1 72,-2 2-13,3-7-103,-4 7 59,-4-3 1,-5 4-211,-6 0 1,-3 1 118,-3 2 1,-2 2-604,-5 4 736,1 0 1,-8 0-1,-2 0 1</inkml:trace>
  <inkml:trace contextRef="#ctx0" brushRef="#br0" timeOffset="1118">852 345 22384,'0'-9'-5159,"0"0"3293,0 0 1058,0 0 681,-4-1-965,3 5 891,-3 1 0,3 4 716,-2 0 0,2 1-736,-2 2 0,2 2 304,1 5 0,0 0-26,0 2 1,0-1-41,0 4 1,0 1 19,0 5 1,0 0 111,0 7 0,1-2 37,2 7 0,-2 0-891,2 4 1,-2-1 70,-1 0 1,0 0 507,0 1 1,-3-5 84,0-2 1,-1-2-120,1 0 1,2-5 83,-2-2 1,2-3-24,1-3 0,0-2 163,0-4-47,-5-4 421,4 0 0,-6-10-467,4-1 0,-3-3-122,3-3 0,-3-3-60,3-6 0,0-2 144,3-4 1,1-5 44,2-1 0,6-6 205,6-4 1,3-2-152,0-3 0,3 1-92,0-1 1,4 6 327,-1 2 0,0 7 331,0 3 1,-4 6-13,1 2 1,-3 6-97,-3 1 1,2 8 125,-5 1 1,3 4-298,-3 2 0,4 0-66,-1 0 0,-1 7-342,1 2 1,-3 3-146,4 0 1,-5 6-216,1 3 1,-3 4-52,-3-1 0,1 2 9,-4 2 0,0 2-212,-3 0 0,0-1 287,0-5 1,0 2-91,0-5 0,0-1 377,0-5 0,0-2-29,0-4 384,0 0 17,0-4 73,4-1-133,-3-4 220,3 0 0,-4-4-378,0-2 0,3 1 206,0-1 0,1 0 11,-1-3 0,1-3-20,2 0 0,2-3-10,-2 3 0,5-4 70,1 0 1,4-1 2,-4-1 1,7 0-348,-1 0 0,0 0 398,0 0 1,-5-1-303,6 1 0,-4 4 238,0 2 0,-2 5 22,-4 1 1,0 4 36,0-1 1,-3 6-526,0 3 0,-3 6-220,3 3 1,-4 5 28,1 2 0,-2 3 200,-1-1 0,0 5-66,0 1 0,-1 0 7,-2-6 1,-1 4-263,-2-4 1,-2 1 204,2-3 0,2-3 114,1 2 1,2-5 238,1-1 1,0-4-61,0 1 0,0-5-127,0-1 0,0-3-510,0 4 29,0-5-298,4 2 1070,1-4 0,8-4 0,1-1 1</inkml:trace>
  <inkml:trace contextRef="#ctx0" brushRef="#br0" timeOffset="3418">2004 363 20342,'-9'-3'-1616,"0"0"0,-1 0 1585,-3 3 1,2 0 617,-4 0 0,0 1-176,-3 2 0,3 3-3,0 6 1,0-2-203,-3 2 0,3 1-69,3-1 0,2 4-334,1-4 1,0 3 294,0-3 1,4 3-417,2-3 0,2 0-108,1-3 1,4 0-400,2 0 1,6-1 378,3-2 0,2 2 123,2-5 0,0 3 98,2-3 1,-1 1 219,4-1 0,-3-2-135,4 2 0,-5-2 302,1-1 1,1 0 126,-1 0 0,0-4 387,-2-2 1,-4 1-294,0-1 1,-4 1-201,1-2 0,-3-1-185,-3 2 0,1-2 144,-4-1 0,0-1-308,-3-2 1,-1 1-322,-2-4 1,1 0-63,-4-3 0,-1-1-133,-5 1 0,1 0 38,-4 0 0,-1 3 157,-6 0 1,2 4 241,-4-1 0,4 3 215,-1 2 0,2 0 421,0 4 0,2-1 44,2 1 1,2 2 146,4-2 1,3 2 446,0 1 36,4 0-713,-2 0 1,6 0-246,4 0 0,1 0 64,8 0 1,4 0-73,5 0 1,4 1-46,2 2 0,3-2-48,6 2 0,0 1 58,3-1 0,-4 3-131,2-3 1,-4 4-1,-3-4 1,-1 3-4,-5-3 1,-3 4-67,0-1 1,-4-1-32,1 1 0,-1-1 18,-2 1 0,0 1 14,0-4 1,-3 1 47,0-1 0,-4-1-57,1 4 1,-1-4-94,-2 1-118,-4 2 36,-1 0 0,-12 4 442,-5 0 1,-7 1 174,-4 3 0,-6-2 32,-3 4 1,-3-1 30,0 1 1,0 2-37,0-2 0,-1 1 141,1-1 0,3 3-53,-1-3 0,5-1 281,-1 1 1,3-4-439,3 1 0,4 0-193,5-3 0,5 2-370,1-5 251,0 3 0,9 0-617,0 0 0,7-4 344,5-2 1,8 1 28,2-1 1,4 0 63,4-3 1,5-3 34,5 0 1,2-7 172,-3 1 0,2-4 163,-2 1 1,-2 1-27,2-4 0,-1 3 483,-2-3 0,-1 1-275,-1-1 1,0-2-136,-4 1 0,0-2-79,-2-3 1,-1 2-104,0-2 0,-1-1-107,-2 1 0,-1-5-130,-5 2 0,-1-1-70,-2 1 0,-6-2-201,-6 1 0,-4-1-167,-5-1 0,-4 1-46,-8 2 0,0-3 82,-1 3 0,1 1 19,0-1 1,1 4 128,2-2 0,2 7 88,4 3 0,0 3 256,0 3 1,3 2 372,-1 4 1,1 4 346,-3 2 1,0 6-150,0 3 0,0 7-161,0 2 1,0 2-54,0 1 0,0 7 35,0 3 0,0 4-66,0-2 1,1 4-126,2-4 1,2 4-351,4 0 0,0 0-243,0-1 1,4-1 95,2-5 0,6-4-1,3-2 1,3-2 165,3-4 0,2-3 241,5-6 0,-1 0 27,0-6 1,3 1 116,0-7 1,6 0 149,0-3 1,0-1 106,4-2 0,-4-2 119,-3-4 0,1-3 171,-3 0 1,1-1-160,-5 1 1,2-2-64,-4-4 0,-3 0-213,-1-1 1,-6 1-237,-3 0 1,-2-3-196,-1 0 1,-3-4-97,0 0 1,-4-1-165,1-1 1,-2 0-40,-1 0 1,0 3 22,0 3 1,-1 2 42,-2 1 0,-1 4 138,-2 2 1,-2 3-157,2 3 237,-2-3 53,-1 8 619,4-3-338,1 4 205,4 0 1,0 4-280,0 3 0,0 1 66,0 1 0,3 4-88,0 2 0,4 2-182,-1 1 0,0 3 10,3 0 1,-2 4-274,5-4 1,-2 0 242,0-3 0,-1 0-286,0 0 0,0-3 396,0-3 0,-1-2 24,-2-1 1,2-1 161,-2-2 1,-1 1 53,1-4 0,-1 1 114,1-1 1,2-2 84,-2 2 1,2-2 10,1-1 0,1 0 23,-1 0 0,0 0 477,0 0 23,0 0-404,0 0 1,-3-1 634,0-2-143,-4 2-724,6-3 0,-3 4-102,4 0 0,-2 0-106,2 0 1,-1-1 54,7-2 0,1 1 29,2-4 1,0 0-134,0-3 0,4 0-76,2 0 0,0 0 146,0 0 1,-3-4-139,3 1 0,-4-3 86,1 3 1,-2-4-180,-4 1 0,-2 1-24,-4-1 0,-1 0-114,-2-4 1,-2 1-117,-4 0 1,0 0-47,0 0 0,-1-3-86,-2-1 0,2 1 104,-2 3 1,-1 1 1,1 2-131,0 2 210,3 4 174,0 4 0,3 2 320,0 6 0,4 2-106,-1 4 0,2-3-6,1 0 0,1 0-43,2 3 0,1-3 209,3 0 0,0-3-111,-4 3 1,4-3 151,-1 3 0,-2-1-129,-1 1 0,1-1-257,-1-2 1,1-1 270,-4 4 1,0-4-32,0 1 0,0 2 82,0-2 1,0 3-134,0-3 1,1 3 11,2-3 0,-2 1 57,2-1 0,-2-1-88,0 4 1,-2-3-24,-2 3 1,-2-3-235,-4 3 0,0-3 23,0 3 0,-4 0 303,-2 3 0,-6-2 177,0 2 0,-5-1-46,-1 7 0,-1-2-46,-5 2 0,4 0-104,-2 3 1,0 0 141,1 0 1,0-3 132,3 0 0,4 0-67,2 0 1,2 1-271,0-4 0,2 0-137,2-3 0,2 0-147,4 0 1,0 0-91,0 0 1,4 0 30,2 1 0,3-4 196,4 0 1,1-4 126,4 1 0,4-2 103,2-1 1,2 0 60,2 0 1,3-4 58,2-2 0,-1-2 170,2-2 1,-2 1 83,1 0 1,2-3 6,-1 0 1,0-1-202,-1 1 1,2 2-99,-1-2 0,-2-1-83,1 1 1,-8 3 235,0 6 0,-6 2-204,-4 1 0,-2 0-97,-4 0 1,-4 4-413,-2 3 0,-2 2-44,-1 3 0,-1-1 56,-2 4 1,-3-3 215,-6 3 1,1-1-107,-4 1 1,-3-1 176,-4-1 1,1-4 102,3 0 1,3 0 41,0-3 1,4-1 337,-1 1 0,2-4 46,1 1 1,3-1 271,-1 1-607,5-2 149,-2 3-415,4-4-41,0 0 24,4-4 0,3 2 115,5-4 1,-1 0-95,4-3 0,1-1 2,5-2 0,-1 1 57,4-5 0,1 4 30,2-3 1,0 4 140,0-1 0,-4 2 130,-1 1 0,-6 4-5,-1 2 1,-4-1-96,1 1 0,-2 1-101,-1 5 0,0 2-195,0 4 0,0 1-2,1 2 1,0-1-12,2 4 0,2 0-149,4 4 0,0-1 82,0 0 1,1 0-175,3 0 1,1 0 66,4 0 1,0-1 133,0-1 1,1 0 202,-1-4 0,0 3-155,0-3 1,0-3 227,1-3 82,-5 0 1,7-1 0,-2-1-1</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08:47.387"/>
    </inkml:context>
    <inkml:brush xml:id="br0">
      <inkml:brushProperty name="width" value="0.08547" units="cm"/>
      <inkml:brushProperty name="height" value="0.08547" units="cm"/>
      <inkml:brushProperty name="color" value="#E71224"/>
    </inkml:brush>
  </inkml:definitions>
  <inkml:trace contextRef="#ctx0" brushRef="#br0">354 110 7926,'0'-9'-939,"0"0"904,0 0 1,3 0 375,0-1 0,1 1 113,-1 0 1,-1 3-172,5 0 1,-2 0-69,1-3 0,2 3 234,-2 0-529,2 4 1,1-2-72,0 4 1,0 0 254,0 0-248,-4 0 0,0 1 140,-2 2 0,-2-1-45,2 4 0,-3 0-44,-3 3 0,-2 0 84,-4 0 1,-1 4-90,-2 3 1,-2 1 18,-4 1 0,-2 4-162,-1 2 1,1 2 62,-4 2 0,-3 2-239,-3 0 0,-2 0 61,2-2 0,-2-1 45,-4 0 311,-1 0 0,-3 0 0,-1 1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08:42.887"/>
    </inkml:context>
    <inkml:brush xml:id="br0">
      <inkml:brushProperty name="width" value="0.11396" units="cm"/>
      <inkml:brushProperty name="height" value="0.11396" units="cm"/>
      <inkml:brushProperty name="color" value="#E71224"/>
    </inkml:brush>
  </inkml:definitions>
  <inkml:trace contextRef="#ctx0" brushRef="#br0">191 99 26209,'-7'0'-567,"1"0"249,4-4-4017,-2 3 4667,4-3-1523,0 4 1625,4-4 1,2 3 39,7-2 1,-3-1-355,2 1 0,1-4 178,-1 1 1,3-2-232,-3-1 0,0 0 889,-3 0 1,-1 3-326,-2 0 828,2 4-1029,-7-7-830,4 8 0,-7-2 115,-1 6 1,-2-1 373,-4 5 1,0-1-195,0 3 1,-3 3 41,0 0 0,-1 0 15,1-3 1,-1 3 108,-2 0 0,-3 3-156,3-3 1,1 4 350,-1-4 0,0 3-143,-3-3 1,0 3-238,0-3 0,0 0 210,3-3 1,2-3 158,4 0 0,1-3 130,2 3-507,2-4-113,4 2 0,4-4 229,2 0 1,3-1 117,3-2 1,2 2-76,5-2 1,-1-1-69,0 1 1,1 0-152,2 3 1,-2 0-122,2 0 1,-4 0 224,-2 0 1,-4 4-204,1 2 0,-3 3-569,-3 4 0,1-3-318,-4 2 1,0 1 273,-3-1 0,0 0 40,0-3 0,1 0-822,2 0 797,-2-4 0,3 0-650,-4-2 726,0-2 910,0 3 1,-1-1 580,-2 0 0,-6 5-51,-6 2 1,-3 0 321,-3 5-547,1 0 0,-10 3 0,2 0 1</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08:33.337"/>
    </inkml:context>
    <inkml:brush xml:id="br0">
      <inkml:brushProperty name="width" value="0.08547" units="cm"/>
      <inkml:brushProperty name="height" value="0.08547" units="cm"/>
      <inkml:brushProperty name="color" value="#E71224"/>
    </inkml:brush>
  </inkml:definitions>
  <inkml:trace contextRef="#ctx0" brushRef="#br0">37 91 8332,'-4'-9'-917,"-1"0"1040,-4 4 635,0 1-763,4 4 80,1 0-168,4 0 100,4 0 1,-2 0-15,4 0 0,-3 0 117,3 0-16,0-4 305,-1 3-310,-1-3 526,0 4-257,-3 0-308,3 0 135,-4 0-90,4 0 0,-2 0-36,4 0 0,-3 0-31,3 0 0,1-3-81,6 0 0,-3 0 59,2 3 0,-1-2-111,1-1 0,-1 2 126,4-2 1,-3 2-73,3 1 0,-1 0 72,2 0 0,1-3-5,-2 0 0,2-1 14,1 1 0,0 2 4,0-2 1,4-1 108,-1 1 1,1-3-112,-1 3 0,-1 0 112,4 3 0,-2 0-87,2 0 0,0 0 8,3 0 0,0 0-12,1 0 1,2 0-2,0 0 0,1 0-16,0 0 1,0 0-11,2 0 1,1 0-45,-3 0 1,3 0 60,-1 0 1,2 0-94,2 0 0,-1 0 73,0 0 0,1 0-70,-1 0 0,-1 0 42,-2 0 0,2 0-4,-5 0 1,2 1 15,-5 2 1,6-1-4,-6 4 1,2 0 10,-2 3 0,0 0-11,1 1 1,-2 0 27,-2 2 1,1-2-23,-4 2 1,4 2 31,-4 1 0,0-1-41,-3 1 0,0-4 0,0 1 0,-1-1-13,-1-2 1,0-3-6,-4 0 0,3-4 76,-3 1 0,-3-2-52,-3-1 0,0 0 110,3 0 0,-3 0-104,0 0 0,-3-4 159,3-2 1,-3-1-25,4 1 0,-5-2 104,1 1-128,-2-1 0,-1-1 8,0 0 1,0 3-62,0 0 0,-1 4 26,-2-1 0,1 1-84,-5-1 1,4 2 166,-3-2-303,0 2 110,-3 1 1,3 0 54,0 0-49,4 0-17,-2 0-1299,4 0 903,4 0 1,2 0-124,6 0 0,-2 0 0,2 0 1,3 1-287,0 2 0,-1 5 829,1 4 0,-4 8 0,2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10:28.702"/>
    </inkml:context>
    <inkml:brush xml:id="br0">
      <inkml:brushProperty name="width" value="0.11396" units="cm"/>
      <inkml:brushProperty name="height" value="0.11396" units="cm"/>
      <inkml:brushProperty name="color" value="#E71224"/>
    </inkml:brush>
    <inkml:brush xml:id="br1">
      <inkml:brushProperty name="width" value="0.08547" units="cm"/>
      <inkml:brushProperty name="height" value="0.08547" units="cm"/>
      <inkml:brushProperty name="color" value="#E71224"/>
    </inkml:brush>
  </inkml:definitions>
  <inkml:trace contextRef="#ctx0" brushRef="#br0">101 1315 12230,'-6'0'-1518,"2"0"1179,4-5 0,0-1 736,0-6 1,3 1 1,0-4 0,2 0 232,-2-3-502,-2 0 1,6 0 32,-4-1 1,0 2 52,-3 2 0,3 2 218,0 4 1,0 0 422,-3 0-759,4 0 0,-3 0-128,2 0 1,-2 0-81,-1 0 0,3-2 106,0-1 1,0-2-142,-3-4 1,-3 0 6,0 0 0,-4 1-136,1 2 0,-3-3-89,-3 3 1,1 2-34,-1 1 1,2 3-34,1 3 1,0-1 33,0 4 1,3 1 155,0 5 0,1 6 392,-1 6 1,-1 2 47,4 1 0,-3 5 74,3 1 1,0 2 139,3 1 1,0 0-53,0 1 0,1-2-5,2-2 0,5-2-97,4-4 0,4-3-396,-1 1 1,2-8-374,1 1 0,4-6 156,-1 0 0,3-2 63,-3-1 0,0-1 71,-3-2 1,-3 1-100,-3-4 1,-2 3 65,-1-3 0,-1 3 301,-2-4 0,-1 5 59,-2-1 331,-2 2-268,3-3-109,-4 3-221,0-3 132,0 12 1,0-2-103,0 7 0,1 0 72,2-1 1,2 7-70,4-1 0,3 2-47,0-2 0,4-4-102,0-1 0,1-3-9,1-1 0,1-3 94,2 0 0,-3-4 35,0 1 0,4-2-135,-4-1 1,-1-4 257,-2-2 1,-1-6 105,1-3 1,6-11 0,-1-2 0</inkml:trace>
  <inkml:trace contextRef="#ctx0" brushRef="#br0" timeOffset="1089">472 1071 14466,'0'-9'379,"0"-1"0,-1 4-1475,-2 0 790,2 0 0,-4 0-285,2 0 408,2 4 0,-7 3 501,2 8 1,1 5 25,-1 8 1,0 1-61,-3 4 1,0 3-227,0 0 1,1 4-4,2-4 1,-1 0-152,4-3 1,-3 0 211,3-3 0,0-2-445,3-4 0,1-4 165,2-2 0,2-2 0,4-1 0</inkml:trace>
  <inkml:trace contextRef="#ctx0" brushRef="#br0" timeOffset="1672">826 915 9582,'0'-9'-526,"4"4"1,-2 1 923,4 4 1,-1 1-249,1 2-213,-2 2 1,-1 8 126,0 3 0,1 2 12,-4 3 1,0 2 0,0 4 0,0 0 4,0 1 1,-2-1-174,-1 0 1,1 0 98,-4 1 0,3-4-66,-3 0 0,4-3 43,-1 3 1,-1-6-222,1 4 0,0-6 153,3 2 1,-3-4-119,0-5 123,0 0-39,3 0 77,0-4-15,-4-1 0,0-8 79,-2-2 1,-2-3-138,2-3 1,-2-3 39,-1-6 0,3-7 11,0-5 0,1-6-4,-1-3 0,2-7 57,4-2 0,0 0-15,0 0 0,1-2 16,2-2 1,2-1 75,4 4 0,0 7 83,0 3 0,1 7-15,2 5 0,-2 7 151,2 5 0,-2 5-185,-1 7 0,0 2-51,1 4 1,-1 9 9,0 6 1,0 8 42,0 10 1,0 0 9,0 7 1,-4 1-65,-2 1 0,-2 0 5,-1 0 1,-4-5-96,-2 0 1,-3-1 13,-3-3 1,-1-1 41,-2 2 0,-3-8-128,3 1 1,-1-6 29,1 0 1,-1-5-138,4-4 0,1-2-198,5-1 313,-2-4-201,7-1 203,5-12 1,6-1-91,8-6 181,0-2 0,4 2 0,1-3 0</inkml:trace>
  <inkml:trace contextRef="#ctx0" brushRef="#br1" timeOffset="3781">1054 1169 8425,'-14'0'-11,"2"0"1,2 3 83,1 0 332,0 4-238,4-6-324,1 8 0,5-8 98,2 2 0,2-3 70,4-3 0,3-6 25,0-3 1,4-4-127,-1 1 0,2-5 101,1-1 0,-3-4-181,1 0 1,-2 2 9,1-1 0,1 1 155,-4-1 1,0-2-104,-3 5 1,-1 1 66,-2 5 1,1-1-182,-4 4 1,3-1 65,-3 1 0,1 2-75,-4-3 145,0 3 23,0 1 134,4 4 1,-2-2-214,4 4 324,-4 0-213,6 3 1,-6 3 112,4 0 1,-4 1 18,1-1 81,2-2 1,-4 7-100,2-2 1,1-1 134,-1 1 1,0 4-151,-3 2 0,-3 1 21,0-1 0,-3-1-151,3 4 1,-4-1 130,1 1 1,1-1-76,-1-2 0,3-4-13,-3 1 0,4-2-58,-1 2 40,2 0 1,1 0 17,0 0 0,1 0 15,2 0 1,2 0-2,4 0 1,3 0 108,0 0 1,3 0-95,-3 1 1,4-2 80,-1-2 0,-1 1-64,2-4 1,-4 0 6,3-3 0,-4 0-10,1 0 0,-2-1-7,-1-2 0,0-2-39,0-4 1,-3-4 29,0 1 0,-1-7-179,1 1 1,-1-6 103,-2 0 0,-2-1-107,2 0 1,2 0 85,-2 4 0,0 0 47,-3 3 1,3 4 3,0 1 1,3 3 0,-3 1 0,4 1 177,-1 2-184,2 2 0,1 4 117,0 0 1,0 1-79,0 2 1,0 2 92,0 4 0,3 4-35,0 3 0,1 1 5,-4 1 0,1 0-52,2 0 0,-2 1-2,2 2 1,-2-2-3,-1-1 0,-3-3 20,0-3 1,-1-2-51,1 2 1,1-5 58,-4-1-86,4-4 61,-1 2 0,2-8 0,-2-2 1,1 0-9,-4-3 0,0 2 2,-3-5 1,3 2-6,0 1 1,0 0-2,-3 0 0,0 0-103,0-1 101,0 1-46,4 4 102,-3 1 0,6 5 2,-4 2 1,0 3 4,-3 6 0,3 0 133,0 3 1,4-3-85,-1 3 1,-1-4-61,1 1 1,1-2-17,5-1 0,-2-1 50,2-2 1,2-2-157,-2-4 0,4-1 66,-1-2 1,2-3-19,1-6 1,-2-2 8,2-4 1,-1-1-11,4-2 1,-5 1-121,-1-1 1,-3 2 139,3 1 0,-4 0-136,1 0 1,-3 3 113,-2-1 1,0 1-77,-4-3 1,3 0 55,-3 0 1,3 1-16,-3 2 0,0-1 106,-3 3 16,0 1 170,0 7 0,-4 10-69,-2 10 0,-6 8 100,-4 7 0,-1 2-31,-1 4 0,3-2-101,0-1 1,4-1-64,-1 1 0,3-2 28,3-7 1,-1-2-30,4-4 0,1-1-161,5-2 0,0-2-72,6-7 1,-1-2 110,7-4 0,0 0-147,3 0 1,0-1 101,0-2 0,1 1-78,-1-4 1,-3 0 88,0-4 1,-3 1 33,3 0 0,-1-1-1,1-2 1,2 2 14,-5-2 0,0 2 32,-3 1 0,0 3-45,0 0 1,0 1 115,0-1 1,0 1-98,0 2 1,0 2 199,0-2 1,-3 2-37,0 1 1,1 0 295,2 0-327,0 0 0,0-4 23,0 1 0,0-1 48,0 1 0,-3 1-68,0-4 0,0 0-172,3-3 1,-3-3 170,0 0 1,-1 0-282,1 3 0,1 0-6,-4 0 0,1 0-184,-1 0 293,-2 0 35,4 3 1,-7 2-41,-1 4 1,-2 1 21,-4 2 0,0 7 196,0 5 1,0 3-19,0 3 1,0-1 108,0 4 0,1-1-60,2 2 0,2-3-32,4-4 1,1-3-91,2 0 1,3-7 19,6 1 1,6-6-46,6 0 0,4-3 63,2-3 0,2-3-188,4-6 1,1-2 137,-1-4 0,1-3-161,2 0 1,3-2 23,3 2 1,-4 2 31,-1-2 1,-3 5-6,-1 1 1,-6 5-16,-3 1 1,-3 4-95,0 5 1,-3 0 133,-6 0 1,2 4-56,-5 2 1,0 2 33,-3 1 0,-3 0 46,0 0 0,-4 0-51,1 0 0,-2 0-84,-1 0 52,0-4 192,0-1-185,0-4 231,-4 0-219,3 0 247,-7 0 1,6 0-112,-4 0 0,3 0 100,-3 0 1,3 0 30,-3 0 103,0 4 0,-3 1-150,0 4 1,3 1 428,3-1-533,-2 0 0,4-3 206,-2 0-284,2-4 1,5 2 91,2-4 0,3-1-70,0-2 1,4-2 30,2-4 0,2-1-179,1-3 0,1 2 78,2-4 0,0 1 9,3-1 0,-3-2-133,3 2 0,0-2 114,4-1 1,2-2-112,0-1 0,0 2 137,-3-2 0,4-1-17,-1 1 1,0-2 9,-3 2 0,-2 4 14,-1-4 1,-4 7 41,1-4 1,-6 3 10,-3-1 0,-3 3 139,-3 4-116,-2 0 1,-9 1 183,-4 2 1,-6 2-116,-9 4 0,0 1 171,-6 2 0,-3 2 33,0 4 0,1-2 37,-1 2 0,3-1-152,0 7 1,2 1 130,1 2 1,0 0-139,3 0 1,-2 0 20,2 0 1,2-1-242,1-1 0,4 0 184,2-4-459,4-4 107,-2-4 0,9-6-88,4-4 0,4-4 138,5-8 0,1-5-93,2-1 0,2-3 175,5-3 1,-1-6-16,0-3 1,-1-4 141,-2 0 0,-1 2-81,-2-1 0,-3 3 227,0-4 1,0 4-49,-6-3 1,4 6 94,-1 0 0,2 4 26,1 1 1,-3 9 235,0 10 0,0 6-101,3 3 1,-3 15-68,0 9 1,-4 21 193,1 12 0,1 10-66,-1 8 1,4 4-491,-1 12 0,3-2-457,3 2 0,4-1-222,5-3 1,7-3 484,8-2 257,1-11 0,1-15 0,-8-9 0,-6-12 0,-4-13 0,-1-9 0</inkml:trace>
  <inkml:trace contextRef="#ctx0" brushRef="#br1" timeOffset="5466">4517 898 8295,'0'-12'-712,"0"0"489,0 0 1,0 3 324,0 0 0,0 3 523,0 0 1,1 4-351,2-1-132,-2 2 0,4 1 12,-2 0 1,-2 4-4,2 2 1,-2 2-18,-1 1 1,0 4-107,0 2 0,1-1-6,2 1 1,-1 0 67,5 4 1,-4-2-261,3-2 1,0 1-31,3-4 1,-3 3-43,0-3 1,0 0 98,3-3 1,-3 2-136,0 1 1,-4-4 98,1 4 1,-1-7-83,1 4 0,-2-2 11,2 2 120,-2 0 0,-2-1 121,-2-2-44,2 2 0,-4-7 152,2 2 1,1-2-124,-4-1 1,4-1 127,-1-2 1,-1-3-80,1-6 0,0-6 22,3-6 1,0-2 107,0-2 1,0 1-94,0 0 1,3-4 106,0-3 1,4-1-109,-1-1 1,2 4 8,1 1 1,1 4 58,2 3 0,-1 3 32,5 6 0,-4 3-74,3 6 1,1-2 15,5 5 1,2 0-212,4 3 1,4 4 104,-1 3 1,0 2-99,-3 3 0,0 2 95,-3 4 1,-5 1-17,-4 2 1,-4-2 16,1 3 1,-3 0-12,-3-1 1,1-1 63,-4-5 1,0 2 26,-3-2 0,-3 0 16,0 0 1,-4-4-56,1 1 0,-2 0-61,-1-3 0,-3 2 3,0-5 0,0-2-14,3-1 1,0-2 14,0-1 1,0-1-12,0-2 0,3-6-63,3-6 0,2-6-138,1-3 0,0-6 47,0 0 1,1-1 113,2 1 0,3 1 130,3-1 1,3 6-56,0 3 0,4 3 191,-1 3 1,3 2-202,3 3 0,1 2 13,3 2 0,-3 2 127,-4 4 0,0 2-99,0 4 0,-3 1 210,1 9 0,-5-1-56,1 3 1,-2 3-106,-1 0 0,3 3-68,0-3 1,0 4-186,-3-4 1,0 0 117,0-3 0,3 0-199,1 0 1,-1 1 75,-3-1 1,-1-3-174,-2 0 1,2-1 23,-2 1 0,-1-1 88,1-2 1,-1-1-334,1 5 568,2-5 0,-3 2 0,4-4 0</inkml:trace>
  <inkml:trace contextRef="#ctx0" brushRef="#br1" timeOffset="5890">5489 824 8365,'0'-5'-729,"-1"1"1608,-2 4-470,2 0 1,-6 5-207,4 4 0,-3 1-49,3 5 1,-1-3-140,1 3 0,2-3 61,-2 3 0,2-4-269,1 1-175,0 3 402,4-5-183,1 3 0,4-9 26,0-4 1,3-4-115,0-5 0,3-1 7,-3-2 1,4-3 108,0-3 1,-2 0 16,1 0 0,-4 1-26,1 2 0,-3-1 183,-3 4 0,1-4-97,-4 4 0,-1 1 114,-5 5 1,-3-1-69,-6 4 0,1 0 160,-4 3 1,1 0 41,-1 0 1,-2 1-117,5 2 0,-3 2-44,3 4 1,0 0 4,3 0 1,1 1 6,2 3 1,-1 0-5,4 2 0,0 2-95,3-2 1,0 2 82,0 1 0,0 0-23,0 1 1,3-1-26,0 0 0,4 3-1,-1 0 0,-1-1-40,1-5 1,-3 3-9,3-3 0,0-2-102,3-1 1,0-2-514,0-1 672,0 0 0,4 0 0,2 0 0</inkml:trace>
  <inkml:trace contextRef="#ctx0" brushRef="#br1" timeOffset="6390">5762 852 8119,'-12'5'-267,"0"-2"134,0 2 0,3 0 723,0 4-311,0 0 1,4 0-71,2 0 1,2 0-74,1 0 0,0-3-55,0 1 1,0-1-141,0 3 0,4-1 81,2-2 1,2 2 81,1-2 0,0-1-172,0 1 0,-3-3 17,0 3 1,-4-3-298,1 3 205,2 0-335,-4 3-45,3 0 394,-4-4 1,-4-1 46,-2-4 0,1-2-11,-1-4 0,4-1-12,-1-8 1,2-3 59,1-3 0,0-7 120,0 0 0,7-1-91,2 2 0,2 3 155,-2 0 1,3 4 57,0 2 1,0 2 77,-2 7 33,-1 2 0,0 9-72,0 4 0,-3 4-4,0 8 1,-3 3-102,3 1 0,0 2-20,3-3 0,-3 1 3,0-1 1,0-2-214,3 3 0,-3-3 88,0-1 1,0-3-249,3 0 0,-4-4-534,-2 1 353,3-2 14,-1 0 1,1-5 75,0-2 0,-3-2-66,3-1 1,-3-4 415,3-3 0,-4-1 0,6-5 0,-3-1 0</inkml:trace>
  <inkml:trace contextRef="#ctx0" brushRef="#br1" timeOffset="6689">6178 516 8119,'0'-27'-196,"0"4"-249,0 2 813,0 6 206,-4 1 1,-1 11-332,-4 6 0,3 7-17,0 8 0,4 0-248,-1 0 1,-1 3 83,1 0 0,0 1-172,3 0 0,4-3 2,2 2 1,2 2-18,1 1 0,0-1 140,0 2 0,0-1-124,1 3 1,-1-3-20,0 0 1,0 3 120,0 0 1,0 5-112,0-5 1,-1 3 100,-2-3 0,2-1-278,-2-2 0,-1 1-34,1-3 0,-3-2-451,3-5 466,0-2 314,-1-8 0,3-1 0,-2-4 0</inkml:trace>
  <inkml:trace contextRef="#ctx0" brushRef="#br1" timeOffset="6914">5716 771 8303,'-18'5'-126,"3"0"0,3-2 361,2-2 0,6 6 391,4-4 0,8 0-95,7-3 1,12-8-152,6-4 1,10-8-178,9-4 54,9-6-157,4-7 1,8 2-220,3-4 1,-6 4-39,3-5 1,-7 10-38,1 3 0,-11 7 175,-4 1 19,-13 5 0,-4 9 0,-7 1 0</inkml:trace>
  <inkml:trace contextRef="#ctx0" brushRef="#br1" timeOffset="7743">6568 970 8198,'-9'-20'392,"0"1"-207,4 3 0,-2 1 47,4 0-47,-4 4 0,5-5 1,-4 4 1,3-1 15,-3 1 1,1 2-207,-1-3 0,-1 2 82,4-1 0,-3 5-68,3-2 0,-1 3 129,1 0 1,-2 2-420,-4 4 1,0 5 16,-1 4 0,-3 7-21,-2 5 0,-2 9 140,-1 0 0,0 0 87,0 0 0,3 2 119,-1-2 1,6 0-108,1-3 1,1-4 57,5-1 1,1-6-34,5-1 0,-1-5-102,4-1 1,4-4 41,5-5 1,3-1-23,0-2 1,4-3 11,2-6 0,-2-2-134,-1-4 0,-1-2 208,-2-1 0,3 1-72,0-4 1,-3 3 217,-3-3 1,-4 0-65,1 0 0,-4-1 76,-2 4 0,-4 0 28,1 3 0,-3 3 437,-3 3-336,-2 2 0,-4 5 114,-1 2 0,4 3-93,0 3 0,3 5-119,-3 4 0,4 5-174,-1-2 0,2 5 67,1 1 1,0 1-250,0-1 1,4-3 31,2 1 0,5-2-12,1-5 0,8-3-35,-2-3 0,3-5-155,0-1 0,2-4 83,5-5 1,2-4 132,0-2 1,-1-2 70,-5-2 0,2 2-3,-5 2 0,0-2 158,-3 2 1,-1-2-92,-2-1 0,-2 2 145,-3 1 1,-1 0-59,0-3 1,0 0-30,0 0 1,-3 0 53,0 0 1,1-5-77,5-1 1,-2-2-48,2-1 1,-2-5 53,-1-1 0,0-5-142,1-1 1,-2-1 129,-2 4 0,1 1-12,-4 1 1,0 8 48,-3 8 0,-1 8 11,-2 7 0,-2 8 175,-4 7 1,-4 14-64,1 14 1,0 8 97,3 6 0,0 6-97,0 6 1,1 0-243,2 4 0,2-5-133,4 2 0,0-7-370,0-3 1,5-6 53,4-6 0,2-4 501,7-8 0,-2-2 0,7-4 0</inkml:trace>
  <inkml:trace contextRef="#ctx0" brushRef="#br1" timeOffset="8270">7621 1079 8037,'-9'-9'-373,"0"0"0,0-4 558,-1 1 0,1-1 453,0 1 0,0-1-287,0-2 0,3-3-107,0 0 0,4-2-193,-1-4 113,2 0 1,2-3-32,2 0 1,2 3-161,4 3 0,-1 3-77,-2 3 1,-1 3 149,-2 6-186,-2-2 1,4 8 37,-2 0 0,-2 5 151,2 7 1,-5 2 1,-1 4 0,-3 5 11,3 5 0,-3-1-20,3 3 1,0 0 8,3-2 1,0 0-166,0-7 0,4 0 109,2-3 0,3-4-312,3-2 1,-1-3 105,1-2 0,1-2-140,-1-2 0,3-2-8,-3 2 0,0-2-96,-3-1 0,0 0-258,0 0 713,0 0 0,1 0 0,-1 0 0</inkml:trace>
  <inkml:trace contextRef="#ctx0" brushRef="#br1" timeOffset="8581">7975 244 8167,'-2'-5'0,"-1"2"0,-2 4 881,-4 5-482,0 4 0,-3 14 206,0 7-423,0 1 1,4 12-4,2-1 1,-1-2-172,4 1 1,0-1-429,3 2 1,1-3 342,2-4 0,2 0-424,4-3 0,3-2 283,0-4 1,0-2-140,-3-1 1,3-4-14,0 1 0,1-3-19,-4-3 0,0 3 155,0-3 1,-1-2 83,-2-1 1,2 1 149,-2-1 0,-2 0 0,4-7 0,-3-1 0</inkml:trace>
  <inkml:trace contextRef="#ctx0" brushRef="#br1" timeOffset="8836">8247 116 8157,'5'4'-228,"-1"2"-57,-4 6 0,-1 7 1134,-2 9 1,-2 4-216,-4 7 1,-4 4-470,1 5 1,1 1 76,5 3 1,-2-3-183,2-4 1,2-2-79,1-1 0,2-2-90,1 0 0,0-1 140,0-6 0,0 0-137,0 0 1,0-7-376,0 1 1,0-6 193,0 1 1,4-4-318,2-3 1,-1 2 61,1-2 0,-1-1 541,1 1 0,2-4 0,-3 3 0</inkml:trace>
  <inkml:trace contextRef="#ctx0" brushRef="#br1" timeOffset="9266">8528 616 8095,'-8'5'0,"1"3"0,-8-2 0,3 6 1418,-4 3-872,5 7 0,-5 1-182,4 4 0,-4 1-178,1 2 1,1-1-215,-1 1 76,4-2 0,-3-5 28,5-2 1,-2-1-163,2-2 1,-2-1-215,5-2 0,1-2 117,-1-4-179,4 0 0,-3-1-98,2-2-674,2-2 760,-3-4 0,4-1-32,0-2 1,3-2 238,0-4 0,4-4 5,-1-2 1,5-5 40,1-1 1,4-5 199,-1 2 0,3-2 46,0-1 0,3 0-63,0-1 0,3 3 347,-3 4 1,0 1 9,-6 8 0,1 1 177,-4 5 0,0 2-157,-3 4 1,0 5 30,0 4 1,-3 1-229,0 5 1,-1 1 33,1 5 0,2-2-494,-1 3 0,1-3 209,1-1 1,-3-1-259,0-2 1,-1 1 8,1-4 0,-2 0-127,-4-2 0,3 2 41,0 0 0,0 0-147,-3-3 1,0 0-176,0 0 1,4 0-18,2 0 683,-2 4 0,8-3 0,-2 3 0</inkml:trace>
  <inkml:trace contextRef="#ctx0" brushRef="#br1" timeOffset="9700">8864 934 8043,'-14'0'-45,"0"0"-149,0 0 718,5 0-346,5 0 0,11-6-117,2-3 1,7-4-39,2-5 1,2-5 0,4-4 0,1 0 57,5-4 1,-2 0 8,3 1 1,-3 3-69,-1 2 1,0 2 2,1-1 1,-3-1-218,-4 4 0,-1 1 72,-8 4 1,-3 1-263,-3 6 358,-4-2 0,-3 10 52,-8-2 1,-1 4 6,-5 5 1,0 1 129,-3 8 1,0 1-33,0 6 0,2 0 180,1 2 1,1 2-99,-1-2 0,2 3-105,4 0 0,3-1-88,0-2 1,4 1 100,-1-3 0,3-2-364,3-5 1,2-2-104,4-4 0,3-1-117,0-2 1,4-2 52,-1-4 1,3 0-458,4 0 865,-3-4 0,7-5 0,-3-5 0</inkml:trace>
  <inkml:trace contextRef="#ctx0" brushRef="#br1" timeOffset="10162">9690 581 8110,'5'-9'-535,"-1"0"0,-4 0 1274,0-1-342,0 1 0,0 3-27,0 0 1,-4 4 17,-2-1 0,-3 2-126,-3 1 1,1 4-11,-4 2 1,0 2-108,-4 1 1,0 5 91,-2 1 1,2 2-295,-2 1 1,0 0-42,2 0 1,-1 0-79,5 1 0,2-5 63,1-2 0,5-3-26,1-3 0,4 2-61,-1-2 22,6-2 0,3 0-57,6-4 1,3 0 32,6 0 1,-1 0 78,5 0 0,-2-3 120,1 0 0,5-3 135,-2 3 1,0 0-104,-3 3 0,-4 0 97,1 0 1,-3 1-83,-3 2 0,-1-1 38,-5 4 0,-1 0 28,-2 3 1,-2 3-53,-4 0 1,-4 4-7,-2 0 0,-6-1-16,-4 3 0,-1-2-187,-1 5 0,0-5-48,0-1 0,0-1-174,0 2 0,0-3 30,3-4 1,-1-3-157,4 0 0,0-4 90,3 1 1,3-2 408,0-1 0,0 0 0,-3 0 0</inkml:trace>
  <inkml:trace contextRef="#ctx0" brushRef="#br1" timeOffset="10575">10143 444 8088,'-41'9'482,"4"4"1,-6 2 618,3 6-677,1 6 0,0 2-205,-1 1 0,2-3-474,5-3 1,3 0 97,5-5 0,4 0 168,6-7 0,2-4-135,4-5 134,4 2 0,2-4-105,6 2 0,6-2 71,6-1 1,7-4-8,5-2 1,5 0 13,4-3 0,0 5-8,1-5 1,-1 5-14,0-2 1,0 4-7,1-1 0,-5 2-165,-2 1 1,-2 0 115,0 0 0,-5 1-111,-2 2 1,-6-1 70,-3 4 1,-2 0 155,-1 3 0,-4-3-59,-2 0 1,-2 3 140,-1 3 0,-1 1-84,-2-1 1,-3-1 187,-6 4 0,1 1-304,-4 2 0,0-1 131,-3-2 0,0 2-407,0-2 1,-1 1 127,1-1 1,0-1-205,0-5 1,3-1-79,0-2 525,4 2 0,-2-7 0,3 3 0</inkml:trace>
  <inkml:trace contextRef="#ctx0" brushRef="#br1" timeOffset="10744">10533 724 8014,'0'-5'4972,"0"1"-4124,0 12-584,0-2 1,0 4-2446,0-4 1,4-1 2180,2 1 0,-2 2 0,0-3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10:22.875"/>
    </inkml:context>
    <inkml:brush xml:id="br0">
      <inkml:brushProperty name="width" value="0.08547" units="cm"/>
      <inkml:brushProperty name="height" value="0.08547" units="cm"/>
      <inkml:brushProperty name="color" value="#E71224"/>
    </inkml:brush>
    <inkml:brush xml:id="br1">
      <inkml:brushProperty name="width" value="0.11396" units="cm"/>
      <inkml:brushProperty name="height" value="0.11396" units="cm"/>
      <inkml:brushProperty name="color" value="#E71224"/>
    </inkml:brush>
  </inkml:definitions>
  <inkml:trace contextRef="#ctx0" brushRef="#br0">190 373 8417,'0'-9'-370,"0"3"-293,0-1 516,0 5-29,0-2 166,0 4-68,0 4 207,0 2-92,0-1 1,-2-1 29,-1-4 1,1 0-76,-4 0 1,3-3-4,-3 0 1,3-4 5,-3 4 0,0-3 42,-3 3 1,0-3-3,0 3 1,0 0 78,0 3 0,0 2-79,0 4 1,0 1 47,0 9 0,0 3-38,-1 5 1,1 2-2,0 1 1,1 5-14,2 1 0,-1 5 12,4 1 1,-3 1-7,3-4 0,1-3-12,5 1 0,3-8-79,6 1 0,2-9 83,4 0 1,5-7-77,1-2 0,2-4 66,1-5 1,1 0-53,3 0 0,-3-5 33,2-4 0,1-1-6,0-5 0,2 0-43,-3-3 0,3-3-1,-2 0 1,-1-4 8,-3 4 1,-1-3-8,-2 3 1,-2 0-17,-7 3 1,1-1 32,-4 1 1,-3 3 52,-3 0 0,-4 0-37,1-3 1,-3 0 4,-3-1 0,-3 1 10,-6 0 1,-1 1 5,-2 2 1,-2 0 146,1 6 1,0 2-148,1 7 0,-1 1 212,4 2 1,-3 3-107,3 6 0,0 2-126,3 4 0,0 3 8,0 0 1,2 1-11,1-4 0,3 3 26,-3 0 0,4 0-24,-1-3 1,2 3-82,1-3 1,0 2 81,0-5 0,0 1-87,0-1 0,3-2 77,0-4 0,4-3-89,-1 0 0,-1-4 60,2 1 1,-1-6-7,3-3 1,1-6 27,2-3 0,-1-5-7,4-1 0,-4-7 62,1 0 1,1-4-63,-1 2 1,-1 0 92,-4 3 1,0 0-26,-4 3 0,3 2 272,-3 4-269,0 4 1,-2 2 10,2 6 1,-1 2 6,4 4 0,-3 4 8,3 2 0,-3 2-51,3 1 1,-1 0-5,1 0 1,2 1-12,-2 2 1,1-2 26,-1 2 1,2-2-70,-2-1 0,2-3 23,2 0 0,-1-4-5,0 1 0,0-1 19,0-2 1,0 0-7,0 0 0,3-2-4,0-1 1,1-6 13,-1-6 0,2-3-52,5-3 0,2-2 46,0-4 1,0-1-8,-3 1 0,0 0 19,1 0 1,1 1 0,-2 1 1,2 3 39,-5 4 0,1 4 6,-1 2 1,1 6 82,-3 3 1,-1 6-114,-3 3 0,-3 10 216,0 5 0,-4 4-114,1 3 1,-2 3 9,-1 2 0,0 1-32,0 0 1,0-3 15,0-4 0,-3-1-87,0-2 0,0-5-392,3-7-106,0-2 405,0-5 1,0-2-13,0-6 0,0-3 44,0-6 0,0 1-137,0-5 0,0 1 110,0-3 0,0 0-3,0 0 0,0 0 17,0 0 1,0-1 0,0 1 1,0 0 18,0 0 1,0 0-19,0 0 0,1 0 98,2-1 0,-2 2-90,2 2 1,1 2 172,-1 4 1,1 1-130,-1 2 8,-2 2 1,6 8 71,-4 2 1,0 5 13,-3 1 0,3 4-8,0-1 1,4 3 7,-1 0 1,1-1-102,-1-2 1,5-2 50,-2-4 0,3 0-148,-3 0 0,0-4 47,0-2 0,0-2-19,0-1 1,-3 0 27,0 0 1,-3 0-120,3 0 141,-4 0-15,2-4 0,-3-1 60,2-4 1,-2 0-51,2 0 1,-2 0 65,-1 0 1,0-3-31,0 0 1,3-4 2,0 0 1,0-1-10,-3-1 1,1 1 0,2 2 1,-1-2 85,4 2 0,-3 1-82,3-2 0,-3 5 25,4-1 1,-4 3-17,3 3 0,-3-1 25,3 4 8,0 0 1,3 7 1,0 2 0,0 5-2,0 1 1,0 3 3,0-3 0,0 2-85,0-2 1,3-3 61,0 0 0,4 0-36,-4-3 1,3-1 31,-3 1 1,3-4-78,-3 1 1,3-2 2,-3-1 1,1 0-18,0 0 1,-3-3 37,2 0 1,-5-4-5,-1 1 0,-3-2 63,3-1 0,-4 0-48,1 0 1,-2 3 50,-1 0 1,0-2-23,0-4 0,0 2 8,0-2 1,1 1-10,2-1-2,-2 2 0,7-2 15,-2 6 1,-1-1 0,1 4 1,0 0 90,3 3 1,0 5-101,0 4 0,1 0 79,-1 3 1,3 1-62,0-1 0,4 0-31,-1-3 0,5-4-41,1-2 0,2-2-165,-2-1 1,2-5 10,4-4 0,-1-1-206,-2-5 0,-1 5-193,-5 1 0,-1 4 588,-2 5 0,-2 0 0,-4 0 0</inkml:trace>
  <inkml:trace contextRef="#ctx0" brushRef="#br1" timeOffset="967">446 1471 9511,'-19'14'297,"2"1"-320,2-3 1,-1 2 292,4 4 1,0 3-90,3 0 1,0 0-301,0-2 0,3 1 114,-1-2 0,5 2-16,-1-5 0,2-2 94,1-1 1,0-2-223,0-1 0,0 1 35,0-1-132,4-4 1,2-1 35,3-4 0,0 0 73,0 0 0,0-4 7,0-2 0,1-7 129,2-2 0,-2 1-81,2-1 0,-1 0 49,1-3 0,-3 4-56,1 2 0,-1 2-97,-3 1 119,2 3 1,1 2 60,0 4 0,-3 0-25,0 0 1,-4 4 154,1 3 0,1 1-53,-1 1 0,3 1 44,-3 2 1,1-2-80,-1 2 73,-2-2-1,7-1-10,-3 0-97,4-4-40,0-1 0,-1-8 6,-1-2 1,1-2 47,-2-1 0,2-4-60,1-2 1,1-2 55,2-1 1,-2-2-36,2-1 1,1 1 26,-1-4 1,3 4-3,-2-1 1,2 1-7,-3 2 0,1 4-6,-1 2 1,-2 3 53,2 3 1,-2 2-41,-1 4 0,0 4 122,0 2 1,1 3-52,-1 3 1,-3-2 6,0 2 0,-1-2-74,1 0 1,1-1 4,-4 0 1,1 0 9,-1 0 1,-2 0-6,2 0 0,-3 0-149,-3 0 0,1 0 144,-4 0 1,0 0-253,-3 0 0,-3 0 53,0 1 1,-4-1 52,4 0 0,0-3 81,3 0-19,0-4 70,0 2 1,4-8 16,2-2 0,3-5 6,3-1 0,6-8-47,6 2 1,2-3 194,1 0 0,4 2-73,-1-2 0,3 1-42,-3 2 1,1 4-98,-1 2 1,0 2-147,3 1 1,-3 4 53,3 2 1,-4 2-246,1 1 0,2 0 380,-2 0 0,0 8 0,-3 2 0</inkml:trace>
  <inkml:trace contextRef="#ctx0" brushRef="#br0" timeOffset="1917">1687 1253 8153,'-19'6'-118,"-2"0"142,6 0 0,-6 3 82,6 0 0,1 0-60,2 0 1,-1 0-330,1 0 201,0 0 0,6-4 101,0-2 1,3 1 141,-3-1-54,4 0-69,-2-3 1,4-1-47,0-2 1,1 1 16,2-4 1,2 0-66,4-3 1,0-1 58,0-2 1,1 1-18,2-4 0,2-3 21,5-4 0,-1-3-10,0 1 0,-3-5-5,0-1 1,0-4 1,3 4 1,-3-4-14,1 1 0,-5 0 19,1 0 0,-2 1-53,-1-1 0,-1-2-20,-2 5 1,-2 4-9,-4 5 1,0-1-15,0 4 0,-4 2-16,-2 7 0,-2 1 80,-1 2 0,3 2-14,0 4 0,1 4 120,-1 2 0,-1 7-76,4 5 1,-1 1 147,1 6 0,2 2-24,-2 3 1,2 3-30,1-2 0,3 3-73,0-1 1,4 1 4,-1 0 1,2 0-31,1-4 1,-1 1-11,-2 0 0,1-3-40,-4 2 0,0-2 58,-3 0 1,0-5-146,0-2 1,-1-3 22,-2-3 1,-1 1-89,-2-4 1,-2-1 112,2-4 1,1-3-15,-1-4 1,3-1 105,-3-2 1,3-2-77,-3-5 1,4-2 157,-1 0 0,2-3-133,1 3 0,0-4 75,0 1 0,0-2-3,0-1 1,4-1 132,2 1 1,0 1-99,3 2 0,-2-2 119,5 2 1,1 2-108,-1 1 0,1 1-19,-1 2 1,1 0-84,2 0 0,2 1 78,-5 2 1,4 1-96,-1 2 1,-1 2 11,1-2 0,-1 1-12,1-1 0,3 2 34,-3-2 0,-1 1-18,1-1 1,-3 2 69,3-2 0,-3-1-44,3 1 0,-3-3 147,4 3 0,-2-4-126,1 1 0,1 1 95,-4-1 1,3 0-70,-3-4 0,0 1 1,-3 0 1,2-3-26,-1 0 0,1 0-3,-5 3-27,-2 0-95,0 0 0,-8 3-43,-2 0 1,-6 5 78,-4 1 0,2 1-54,-1 5 1,1 4 162,-1 5 1,-2 3 141,2 3 0,2 3-117,1 7 0,-2-2 85,2 4 1,1 0-45,5 4 1,-1-2 140,4-2 0,0-5-34,3-3 0,7-9-87,2-1 1,7-8-123,2-4 1,9-8-5,6-7 1,6-10-191,4-12 1,5-2-74,3-3 1,3-2 269,0-5 0,1-3 0,-1-2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7T11:10:20.266"/>
    </inkml:context>
    <inkml:brush xml:id="br0">
      <inkml:brushProperty name="width" value="0.11396" units="cm"/>
      <inkml:brushProperty name="height" value="0.11396" units="cm"/>
      <inkml:brushProperty name="color" value="#E71224"/>
    </inkml:brush>
  </inkml:definitions>
  <inkml:trace contextRef="#ctx0" brushRef="#br0">28 1874 11580,'0'-9'-418,"0"0"-622,0 0 730,0 3 191,0-2 128,0 3-42,-4 0-246,3-3 180,-3 7 0,4-4 93,0 2 61,0 2-76,0-3 3,0 4-26,-4 0 8,3 0 315,-3 0-100,4 4-22,-5-3 1,4 4-11,-2-2 198,2-2 21,1 3 58,0-4-365,4 0-71,-3 0 0,5 0 63,-3 0-454,-2 0 349,3 0 0,-3 0-312,2 0-18,-2 0 358,3 0 0,-3 0 33,2 0 0,-2 1-178,2 2 0,1-1 57,-1 4 0,3-3-52,-3 3 1,4 1 32,-1 2 1,-1 1 56,1 2 0,0-2-29,3 2 1,0 1-21,0-1 1,0 0-22,0-3 1,-3 0 173,1 0 0,-1 1-12,3-1 0,0-1-168,0-2 184,0 2-471,0-3 382,0 0-14,0 3 26,-4-7 188,3 3-64,-7-4 203,3 0 238,-4 0-341,0-4 1,-1-1 29,-2-4 0,1 0-119,-4 0 0,3-3 78,-3-1 0,3-3-135,-3 1 1,0 1 20,-3-1 1,3 3-87,0-3 1,3 4-1,-3-1 0,4-2 9,-1 2 0,-1 0 88,1 3-98,0 0 0,3 0 108,0 0 1,0 3-23,0 0 0,0 3 154,0-3-42,0 4-27,0-6-48,0 7-20,0-3 1,1 4 54,2 0-155,-2 0-2,3 0 1,-3 0-37,2 0 31,-2 0 0,6 1-93,-4 2 1,1-2-37,-1 2 1,-1-1 9,4 1 0,-3-2 56,3 2 1,-3-1-39,3 1 0,-3-2 18,3 2 1,-3-1-9,3 1 1,-3-2-43,3 2 133,0-2 208,3 3-75,0-3-113,1 7 1,-2-3-13,-2 4 0,-1 0 38,-2 0 1,-2 0 111,2 1 1,1 0-66,-1 2 0,1-2 39,-1 2 0,-1 1-111,4-1 1,-3 1 49,3-1 0,-4-2 83,1 2 0,2-1 0,-3-2-215,4 0 0,-4-3 55,1 0 1,-1-3-193,1 3 129,-2-4-4,3 6 90,-4-7 0,-1 3 238,-2-4 1,1-1-238,-4-2 0,3-2-25,-3-4 0,3-4 83,-3-2 1,0-3 2,-3 0 1,3-1 4,0-2 1,3 2 11,-3-2 0,4-2 12,-1 2 1,2 0-250,1 3 1,0 1 297,0 2 0,0-1 13,0 4 1,1-4-28,2 4 1,-1 0 72,4 3 1,-3 0 107,3 0-98,0 0 0,2 3 127,-2 0-209,2 4 0,-3-2-57,4 4 0,-3 0-66,0 0 0,-3 1-129,3 2 1,-1 2-100,1 4 0,2 3 49,-1 0 0,-2 1-42,1-1 0,-1-2-5,1 2 0,2-1-294,-2-2 328,2 0 1,0 0 64,-2 0 1,1-3 4,-4 0 232,4-4-146,-2 6 1,1-7 53,0 2 1,-3-2 37,3-1 252,-4 4-200,6-3-68,-7 3 1,4-4 307,-2 0-139,-2 0 134,4 0-252,-1 0 0,-2-1 109,4-2 0,-4 1-42,1-4 1,1 3 120,-1-3 0,3 3 36,-3-3 1,4 0-124,-1-3 1,-1 0-54,1 0 0,-1-3-30,1-1 0,1-3-64,-4 1 0,4-5-62,-1-1 0,-1-3-55,1 3 0,-4-4-55,1 4 0,1 0 11,-1 3 0,0 0-17,-3 0 0,0 3 26,0 3 1,3 2 166,0 1 0,4 3 326,-4 0-186,4 4 1,-2-5-79,4 4 0,0 0-2,0 3 0,0 0-111,0 0 0,0 0-2,0 0 0,0 3-61,0 0 1,-3 4-178,0-1 0,-1 2-387,1 1 18,3 0 316,-4 4 0,0-2 196,-2 1 0,-2-2 81,-1-1 1,0 3 34,0 0 1,0 0 78,0-3 0,0 3 85,0 0 0,-3 1 14,0 0 0,-1-3 21,1 2 1,2-2 90,-2-1 6,2 0-226,-4 0 106,4 0-137,-3-4 261,4-1-368,0-4 0,3-1 38,0-2 140,5-2 0,-4-4-79,2 0 1,-1 3 67,-2 0 0,-1 0-94,4-3 0,-4 3 81,1 0-196,2 0 422,0-3-232,4-1 0,0 2-67,0 2 11,0-2 0,0 7-120,0-2 0,0 2-29,0 1 1,-3-3 138,1 0 0,-1 0-103,3 3 0,0-1-42,0-2 0,-3 2 17,0-2 1,0-1 11,3 1 0,0-3 17,0 3 0,-3-3 133,0 3 0,0-4 48,3 1 0,-3 1-73,0-1 0,-3 0 34,4-3 1,-5 3-7,1-1 1,1 1-48,-1-3 1,0 0-41,-3 0 1,0 0-70,0 0 0,-1-1-77,-2-2 1,1 2-63,-4-2 1,0 1-57,-4-1 1,1 1 5,0-1 0,1 2-217,2 1 21,-2 0 62,3 0 357,0 4 0,-2 2 92,4 6 1,0-1 138,3 4 1,0 0-37,0 3 1,3 0-50,0 0 0,4 0-89,-1 1 1,2-1-29,1 0 0,3-3 34,0 0 0,4-4 73,-4 1 1,3-2-107,-3-1 1,4 0-74,-1 0 1,-2 0 86,-1 0 0,1-3 132,-1 0 1,4-1 73,-4 1 1,0 1 68,-3-4 0,3 3-74,0-3 1,0 1-27,-3-2 0,-1-1 33,-2 2 1,2-2-19,-2-1 0,1-1-39,0-2 0,1 2-47,-2-2 0,-1-1-11,1 1 0,-3-4-53,3 0 0,-4 2-14,1-1 0,-2 0-93,-1-3 0,0 1-88,0 2 0,0-2 17,0 1 1,-4 0-50,-2 1 0,-5 1-88,-1 2 1,-4 5 65,4-2 0,-3 5 58,3-2 1,-3 4 59,3-1 0,-1 6 161,1 3 0,2 0 74,-2 3 1,2-2 38,0 5 0,2-1 32,2 1 0,-2-1 83,2 4 1,2-2-89,1 2 0,-1-4-33,1 1 1,1-2-121,5-1 1,-1-1-233,4-2 0,1-2 67,5-4 0,-1 0-56,5 0 0,-1-1 124,3-2 1,0-3 44,0-6 1,1 2 50,2-2 0,-1-1-41,1 1 1,-2-5 106,-1 2 0,0 1 123,0-1 1,0 4-100,1-1 0,-4 0 4,0 3 0,-4-2 93,1 5-215,-2 2 0,-1 0-90,0 4 1,-3 2-153,0 4 0,-1 1 31,1 8 0,-1 1 219,-2 5 0,-1 2-111,5 5 1,-4-3 2,3 2 0,-3-2-110,3 5 0,-1-1 131,1-2 0,1 0-143,-4 0 0,4-4 260,-1-1 0,-1 0-199,1-1 0,-4 0 76,1-3 1,-2 1-26,-1 3 0,-1 1 20,-2 4 0,1-3-3,-4 0 0,0 1-49,-3 2 1,-3-1 89,0-2 0,0 2 14,3-1 1,-4-3-36,1-1 1,0-6 133,3-3 1,0-2-24,0-1 0,0-4 29,0-2 1,-3-2-30,0-1-118,0 0 0,3-1 76,-1-2 0,2-2-132,2-4 1,-1-1 101,4-2 0,-3-2-41,3-4 0,0-5 20,3-5 1,1-4 32,2-7 0,5-2 57,4-1 1,3-5 62,-2 1 1,3-2 28,-1 0 1,5-3 73,1-3 1,3-3-65,-3 3 0,4-5-98,-4 8 1,2 0 60,-5 5 1,1 5-19,-7 2 0,2 3-64,-2 0 1,-3 3-23,0-3 1,-1 0-58,-5 6 0,0-3-28,-3 3 0,-1 2-123,-2 4 1,-1 4 127,-2-1 1,-1 6-178,4 3-49,-4 2-310,6 4 489,-3 2 0,5 12 41,2 5 0,1 7 41,2 4 0,2 5 124,-2 1 0,2 5 3,1-2 0,0-1-86,0 1 0,0 0 43,0 0 0,0 1-50,0-4 0,-1 0-11,-2-6 0,2-2-13,-5-4 0,3-1-39,-3-2 0,0-1 38,-3-5 0,1-1-54,2-2 1,-2-2-11,3-4 0,-4-1 257,0-2 0,0-5-231,0-4 1,0-9-3,0 0 0,0-8 30,0-4 0,0-4-139,0-2 1,1 0 131,2 0 0,-1-3 31,4 9 0,-3 1 116,3 8 1,-4 5-177,1 7 0,-1 6 345,1 3 1,-2 3-135,2 3 1,-2 6 107,-1 6 0,3 7-155,0 2 1,3 5 172,-3 1 0,3 5-233,-3-2 1,4 2-11,-1 1 1,-1-4-62,1-5 1,0-1 23,4-5 1,-1-3-228,0-3 87,0-7 0,0 0-74,0-8 1,0-2 230,0-4 0,1-6 7,2-9 1,-2-3-30,2-6 0,-5 1-28,-1-5 1,-1 1 14,2-3 0,-2 0 49,-2-1 1,-2-2 11,2 0 0,-1-5-4,1 2 1,-2-2-98,2-2 1,1 1 13,-1 0 1,0-2 27,-3-1 0,3 4 25,0-1 1,3 10 28,-3 2 0,1 8 218,-1 7 0,-2 4-64,2 5 1,-2 5-146,-1 4 1,1 9 48,2 9 1,-2 6 7,2 10 1,-2 3-13,-1 8 0,0 4 3,0-1 1,0 3-67,0-2 0,0-2-130,0-4 0,1-4-80,2-6 0,1-3 79,2-5 1,2-3-187,-2-4 144,2-4 22,1-1 0,1-8 44,-1-2 0,-3-2-8,0-1 130,0-4 0,3-1 62,0-4 1,1-1 4,2-2 1,-2 1 9,2-4 1,-1 4 46,1-2 0,-2 0 0,3 1 0,0-3-7,-1 3 0,1 0-47,-1 3 0,-2 3-82,2 0 1,-2 4-5,-1-1 0,0 5-63,0 1 1,-3 8 101,1 1 1,-2 4-151,1 2 1,-2 1 162,-4 3 0,0-2-141,0 4 1,-1-3 8,-2 3 0,-2-3 33,-4 4 0,-5-1 34,-1 3 1,-2-1 77,-1-2 0,-3 2 6,0-5 1,-4 0-182,4-3 1,-3-4 80,3-2 1,0-6-117,3-3 0,0-4 23,-1-5 1,5-5-89,2-10 1,2-2 51,1-4 1,4-1 18,2 1 0,2-3-46,1 0 0,1 0 14,2 2 0,5-1 0,4 2 1,4-4 176,-1 6 1,3-3 0,0 5 0</inkml:trace>
  <inkml:trace contextRef="#ctx0" brushRef="#br0" timeOffset="262">2075 557 11943,'-8'-1'-366,"2"-2"1,1 1-228,2-4 538,2 4 1,0-6 208,4 2 1,5-2 76,1-1 1,5-4-1,7-2 0,0-2-196,6-1 0,-1-4 190,4 1 1,-2-3-56,-1 3 1,-4 0 85,-1 3 0,-3 2-37,-1 1 0,-4 5-10,-2 1-250,-2 4 0,3 1 0,1-1 0</inkml:trace>
  <inkml:trace contextRef="#ctx0" brushRef="#br0" timeOffset="523">953 1001 17671,'-9'-8'-2073,"0"2"1,3 2 597,0 4 2320,4 0-770,-2 0 0,1 4 239,0 2 1,0-1-99,3 1 1,-4 0-1,-1 3 1</inkml:trace>
  <inkml:trace contextRef="#ctx0" brushRef="#br0" timeOffset="800">91 1436 18812,'-23'-3'-560,"2"0"0,9-3-1067,3 3 1479,6-4 390,-1 6-714,4-3 1,4 5-546,2 2 513,2 2 1,5 7-443,2 0 1,-1 4 67,1 0 1,-1 2 895,1 3 1,-1 2 0,-5 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6952C-F965-C240-B2AC-3CFE44A6454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7059</Words>
  <Characters>40242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Ebhodaghe, Joshua A CPT MIL USA FORSCOM</dc:creator>
  <cp:keywords/>
  <dc:description/>
  <cp:lastModifiedBy>Michael Milton PhD</cp:lastModifiedBy>
  <cp:revision>2</cp:revision>
  <cp:lastPrinted>2019-08-26T12:10:00Z</cp:lastPrinted>
  <dcterms:created xsi:type="dcterms:W3CDTF">2019-09-17T11:31:00Z</dcterms:created>
  <dcterms:modified xsi:type="dcterms:W3CDTF">2019-09-17T11:31:00Z</dcterms:modified>
</cp:coreProperties>
</file>